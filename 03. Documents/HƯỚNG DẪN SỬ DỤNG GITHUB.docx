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405A5C2C" w:rsidR="005A74A2"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18128007" w:rsidR="00A57694" w:rsidRDefault="00780ACB" w:rsidP="00A57694">
      <w:pPr>
        <w:pStyle w:val="Heading2"/>
        <w:rPr>
          <w:ins w:id="4" w:author="Pham Thanh" w:date="2018-07-26T15:50:00Z"/>
          <w:b/>
          <w:sz w:val="28"/>
          <w:szCs w:val="28"/>
          <w:lang w:val="en-GB"/>
        </w:rPr>
      </w:pPr>
      <w:r>
        <w:rPr>
          <w:b/>
          <w:sz w:val="28"/>
          <w:szCs w:val="28"/>
          <w:lang w:val="en-GB"/>
        </w:rPr>
        <w:t>4</w:t>
      </w:r>
      <w:del w:id="5"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pPr>
        <w:rPr>
          <w:ins w:id="6" w:author="Pham Thanh" w:date="2018-07-26T15:51:00Z"/>
          <w:rFonts w:eastAsia="Times New Roman" w:cstheme="majorHAnsi"/>
          <w:color w:val="313131"/>
          <w:sz w:val="24"/>
          <w:szCs w:val="24"/>
        </w:rPr>
        <w:pPrChange w:id="7" w:author="Pham Thanh" w:date="2018-07-26T15:50:00Z">
          <w:pPr>
            <w:pStyle w:val="Heading2"/>
          </w:pPr>
        </w:pPrChange>
      </w:pPr>
      <w:ins w:id="8" w:author="Pham Thanh" w:date="2018-07-26T15:50:00Z">
        <w:r w:rsidRPr="00C32B05">
          <w:rPr>
            <w:rFonts w:asciiTheme="majorHAnsi" w:eastAsia="Times New Roman" w:hAnsiTheme="majorHAnsi" w:cstheme="majorHAnsi"/>
            <w:color w:val="313131"/>
            <w:sz w:val="24"/>
            <w:szCs w:val="24"/>
            <w:rPrChange w:id="9" w:author="Pham Thanh" w:date="2018-07-26T15:51:00Z">
              <w:rPr>
                <w:rFonts w:ascii="Segoe UI" w:hAnsi="Segoe UI" w:cs="Segoe UI"/>
                <w:color w:val="1B1B1B"/>
                <w:spacing w:val="-1"/>
                <w:sz w:val="27"/>
                <w:szCs w:val="27"/>
                <w:shd w:val="clear" w:color="auto" w:fill="FFFFFF"/>
              </w:rPr>
            </w:rPrChange>
          </w:rPr>
          <w:t>Chúng ta slàm việc với gith</w:t>
        </w:r>
        <w:r w:rsidRPr="00C2531E">
          <w:rPr>
            <w:rFonts w:asciiTheme="majorHAnsi" w:eastAsia="Times New Roman" w:hAnsiTheme="majorHAnsi" w:cstheme="majorHAnsi"/>
            <w:color w:val="313131"/>
            <w:sz w:val="24"/>
            <w:szCs w:val="24"/>
            <w:rPrChange w:id="10" w:author="Pham Thanh" w:date="2018-07-26T15:58:00Z">
              <w:rPr>
                <w:rFonts w:ascii="Segoe UI" w:hAnsi="Segoe UI" w:cs="Segoe UI"/>
                <w:color w:val="1B1B1B"/>
                <w:spacing w:val="-1"/>
                <w:sz w:val="27"/>
                <w:szCs w:val="27"/>
                <w:shd w:val="clear" w:color="auto" w:fill="FFFFFF"/>
              </w:rPr>
            </w:rPrChange>
          </w:rPr>
          <w:t>làm</w:t>
        </w:r>
        <w:r w:rsidRPr="00C32B05">
          <w:rPr>
            <w:rFonts w:asciiTheme="majorHAnsi" w:eastAsia="Times New Roman" w:hAnsiTheme="majorHAnsi" w:cstheme="majorHAnsi"/>
            <w:color w:val="313131"/>
            <w:sz w:val="24"/>
            <w:szCs w:val="24"/>
            <w:rPrChange w:id="11" w:author="Pham Thanh" w:date="2018-07-26T15:51:00Z">
              <w:rPr>
                <w:rFonts w:ascii="Segoe UI" w:hAnsi="Segoe UI" w:cs="Segoe UI"/>
                <w:color w:val="1B1B1B"/>
                <w:spacing w:val="-1"/>
                <w:sz w:val="27"/>
                <w:szCs w:val="27"/>
                <w:shd w:val="clear" w:color="auto" w:fill="FFFFFF"/>
              </w:rPr>
            </w:rPrChange>
          </w:rPr>
          <w:t xml:space="preserve"> ving ta slàm việc với github </w:t>
        </w:r>
      </w:ins>
    </w:p>
    <w:p w14:paraId="401FE228" w14:textId="5D50E689" w:rsidR="00C32B05" w:rsidRPr="00C32B05" w:rsidRDefault="00C32B05">
      <w:pPr>
        <w:rPr>
          <w:ins w:id="12" w:author="Pham Thanh" w:date="2018-07-26T15:47:00Z"/>
          <w:rFonts w:eastAsia="Times New Roman" w:cstheme="majorHAnsi"/>
          <w:color w:val="313131"/>
          <w:sz w:val="24"/>
          <w:szCs w:val="24"/>
          <w:rPrChange w:id="13" w:author="Pham Thanh" w:date="2018-07-26T15:51:00Z">
            <w:rPr>
              <w:ins w:id="14" w:author="Pham Thanh" w:date="2018-07-26T15:47:00Z"/>
              <w:b/>
              <w:sz w:val="28"/>
              <w:szCs w:val="28"/>
              <w:lang w:val="en-GB"/>
            </w:rPr>
          </w:rPrChange>
        </w:rPr>
        <w:pPrChange w:id="15" w:author="Pham Thanh" w:date="2018-07-26T15:51:00Z">
          <w:pPr>
            <w:pStyle w:val="Heading2"/>
          </w:pPr>
        </w:pPrChange>
      </w:pPr>
      <w:ins w:id="16" w:author="Pham Thanh" w:date="2018-07-26T15:51:00Z">
        <w:r w:rsidRPr="0045145E">
          <w:rPr>
            <w:rFonts w:asciiTheme="majorHAnsi" w:eastAsia="Times New Roman" w:hAnsiTheme="majorHAnsi" w:cstheme="majorHAnsi"/>
            <w:b/>
            <w:color w:val="313131"/>
            <w:sz w:val="24"/>
            <w:szCs w:val="24"/>
            <w:rPrChange w:id="17" w:author="Pham Thanh" w:date="2018-07-26T16:06:00Z">
              <w:rPr>
                <w:rFonts w:eastAsia="Times New Roman" w:cstheme="majorHAnsi"/>
                <w:color w:val="313131"/>
                <w:sz w:val="24"/>
                <w:szCs w:val="24"/>
              </w:rPr>
            </w:rPrChange>
          </w:rPr>
          <w:t>a) Subversion-style:</w:t>
        </w:r>
      </w:ins>
      <w:ins w:id="18" w:author="Pham Thanh" w:date="2018-07-26T15:58:00Z">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ins>
      <w:ins w:id="19" w:author="Pham Thanh" w:date="2018-07-26T15:59:00Z">
        <w:r w:rsidR="0045145E">
          <w:rPr>
            <w:rFonts w:asciiTheme="majorHAnsi" w:eastAsia="Times New Roman" w:hAnsiTheme="majorHAnsi" w:cstheme="majorHAnsi"/>
            <w:color w:val="313131"/>
          </w:rPr>
          <w:t xml:space="preserve"> </w:t>
        </w:r>
      </w:ins>
      <w:ins w:id="20" w:author="Pham Thanh" w:date="2018-07-26T15:58:00Z">
        <w:r w:rsidR="0045145E" w:rsidRPr="0045145E">
          <w:rPr>
            <w:rFonts w:asciiTheme="majorHAnsi" w:eastAsia="Times New Roman" w:hAnsiTheme="majorHAnsi" w:cstheme="majorHAnsi"/>
            <w:color w:val="313131"/>
            <w:sz w:val="24"/>
            <w:szCs w:val="24"/>
            <w:rPrChange w:id="21" w:author="Pham Thanh" w:date="2018-07-26T15:59:00Z">
              <w:rPr>
                <w:rFonts w:ascii="Segoe UI" w:hAnsi="Segoe UI" w:cs="Segoe UI"/>
                <w:color w:val="1B1B1B"/>
                <w:spacing w:val="-1"/>
                <w:sz w:val="27"/>
                <w:szCs w:val="27"/>
                <w:shd w:val="clear" w:color="auto" w:fill="FFFFFF"/>
              </w:rPr>
            </w:rPrChange>
          </w:rPr>
          <w:t>repository v</w:t>
        </w:r>
      </w:ins>
      <w:r w:rsidR="000969ED">
        <w:rPr>
          <w:rFonts w:asciiTheme="majorHAnsi" w:eastAsia="Times New Roman" w:hAnsiTheme="majorHAnsi" w:cstheme="majorHAnsi"/>
          <w:color w:val="313131"/>
          <w:sz w:val="24"/>
          <w:szCs w:val="24"/>
        </w:rPr>
        <w:t>ề máy tính của mình, sau đó add,</w:t>
      </w:r>
      <w:ins w:id="22" w:author="Pham Thanh" w:date="2018-07-26T15:58:00Z">
        <w:r w:rsidR="0045145E" w:rsidRPr="0045145E">
          <w:rPr>
            <w:rFonts w:asciiTheme="majorHAnsi" w:eastAsia="Times New Roman" w:hAnsiTheme="majorHAnsi" w:cstheme="majorHAnsi"/>
            <w:color w:val="313131"/>
            <w:sz w:val="24"/>
            <w:szCs w:val="24"/>
            <w:rPrChange w:id="23" w:author="Pham Thanh" w:date="2018-07-26T15:59:00Z">
              <w:rPr>
                <w:rFonts w:ascii="Segoe UI" w:hAnsi="Segoe UI" w:cs="Segoe UI"/>
                <w:color w:val="1B1B1B"/>
                <w:spacing w:val="-1"/>
                <w:sz w:val="27"/>
                <w:szCs w:val="27"/>
                <w:shd w:val="clear" w:color="auto" w:fill="FFFFFF"/>
              </w:rPr>
            </w:rPrChange>
          </w:rPr>
          <w:t xml:space="preserve"> </w:t>
        </w:r>
      </w:ins>
      <w:r w:rsidR="000969ED">
        <w:rPr>
          <w:rFonts w:asciiTheme="majorHAnsi" w:eastAsia="Times New Roman" w:hAnsiTheme="majorHAnsi" w:cstheme="majorHAnsi"/>
          <w:color w:val="313131"/>
          <w:sz w:val="24"/>
          <w:szCs w:val="24"/>
        </w:rPr>
        <w:t xml:space="preserve">commit rồi </w:t>
      </w:r>
      <w:ins w:id="24" w:author="Pham Thanh" w:date="2018-07-26T15:58:00Z">
        <w:r w:rsidR="0045145E" w:rsidRPr="0045145E">
          <w:rPr>
            <w:rFonts w:asciiTheme="majorHAnsi" w:eastAsia="Times New Roman" w:hAnsiTheme="majorHAnsi" w:cstheme="majorHAnsi"/>
            <w:color w:val="313131"/>
            <w:sz w:val="24"/>
            <w:szCs w:val="24"/>
          </w:rPr>
          <w:t>push</w:t>
        </w:r>
        <w:r w:rsidR="0045145E" w:rsidRPr="0045145E">
          <w:rPr>
            <w:rFonts w:asciiTheme="majorHAnsi" w:eastAsia="Times New Roman" w:hAnsiTheme="majorHAnsi" w:cstheme="majorHAnsi"/>
            <w:color w:val="313131"/>
            <w:sz w:val="24"/>
            <w:szCs w:val="24"/>
            <w:rPrChange w:id="25" w:author="Pham Thanh" w:date="2018-07-26T15:59:00Z">
              <w:rPr>
                <w:rFonts w:ascii="Segoe UI" w:hAnsi="Segoe UI" w:cs="Segoe UI"/>
                <w:color w:val="1B1B1B"/>
                <w:spacing w:val="-1"/>
                <w:sz w:val="27"/>
                <w:szCs w:val="27"/>
                <w:shd w:val="clear" w:color="auto" w:fill="FFFFFF"/>
              </w:rPr>
            </w:rPrChange>
          </w:rPr>
          <w:t xml:space="preserve"> lên </w:t>
        </w:r>
      </w:ins>
      <w:ins w:id="26" w:author="Pham Thanh" w:date="2018-07-26T16:00:00Z">
        <w:r w:rsidR="0045145E">
          <w:rPr>
            <w:rFonts w:asciiTheme="majorHAnsi" w:eastAsia="Times New Roman" w:hAnsiTheme="majorHAnsi" w:cstheme="majorHAnsi"/>
            <w:color w:val="313131"/>
            <w:sz w:val="24"/>
            <w:szCs w:val="24"/>
          </w:rPr>
          <w:t>remote</w:t>
        </w:r>
      </w:ins>
      <w:ins w:id="27" w:author="Pham Thanh" w:date="2018-07-26T15:58:00Z">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w:t>
        </w:r>
      </w:ins>
      <w:ins w:id="28" w:author="Pham Thanh" w:date="2018-07-26T15:59:00Z">
        <w:r w:rsidR="0045145E" w:rsidRPr="0045145E">
          <w:rPr>
            <w:rFonts w:asciiTheme="majorHAnsi" w:eastAsia="Times New Roman" w:hAnsiTheme="majorHAnsi" w:cstheme="majorHAnsi"/>
            <w:color w:val="313131"/>
            <w:sz w:val="24"/>
            <w:szCs w:val="24"/>
          </w:rPr>
          <w:t xml:space="preserve"> </w:t>
        </w:r>
      </w:ins>
      <w:ins w:id="29" w:author="Pham Thanh" w:date="2018-07-26T15:58:00Z">
        <w:r w:rsidR="0045145E" w:rsidRPr="0045145E">
          <w:rPr>
            <w:rFonts w:asciiTheme="majorHAnsi" w:eastAsia="Times New Roman" w:hAnsiTheme="majorHAnsi" w:cstheme="majorHAnsi"/>
            <w:color w:val="313131"/>
            <w:sz w:val="24"/>
            <w:szCs w:val="24"/>
            <w:rPrChange w:id="30" w:author="Pham Thanh" w:date="2018-07-26T15:59:00Z">
              <w:rPr>
                <w:rFonts w:ascii="Segoe UI" w:hAnsi="Segoe UI" w:cs="Segoe UI"/>
                <w:color w:val="1B1B1B"/>
                <w:spacing w:val="-1"/>
                <w:sz w:val="27"/>
                <w:szCs w:val="27"/>
                <w:shd w:val="clear" w:color="auto" w:fill="FFFFFF"/>
              </w:rPr>
            </w:rPrChange>
          </w:rPr>
          <w:t>c</w:t>
        </w:r>
      </w:ins>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ins w:id="31" w:author="Pham Thanh" w:date="2018-07-26T15:58:00Z">
        <w:r w:rsidR="0045145E" w:rsidRPr="0045145E">
          <w:rPr>
            <w:rFonts w:asciiTheme="majorHAnsi" w:eastAsia="Times New Roman" w:hAnsiTheme="majorHAnsi" w:cstheme="majorHAnsi"/>
            <w:color w:val="313131"/>
            <w:sz w:val="24"/>
            <w:szCs w:val="24"/>
            <w:rPrChange w:id="32" w:author="Pham Thanh" w:date="2018-07-26T15:59:00Z">
              <w:rPr>
                <w:rFonts w:ascii="Segoe UI" w:hAnsi="Segoe UI" w:cs="Segoe UI"/>
                <w:color w:val="1B1B1B"/>
                <w:spacing w:val="-1"/>
                <w:sz w:val="27"/>
                <w:szCs w:val="27"/>
                <w:shd w:val="clear" w:color="auto" w:fill="FFFFFF"/>
              </w:rPr>
            </w:rPrChange>
          </w:rPr>
          <w:t xml:space="preserve">repository. </w:t>
        </w:r>
      </w:ins>
      <w:r w:rsidR="00094B94">
        <w:rPr>
          <w:rFonts w:asciiTheme="majorHAnsi" w:eastAsia="Times New Roman" w:hAnsiTheme="majorHAnsi" w:cstheme="majorHAnsi"/>
          <w:color w:val="313131"/>
          <w:sz w:val="24"/>
          <w:szCs w:val="24"/>
        </w:rPr>
        <w:t>Còn nếu muốn người khác</w:t>
      </w:r>
      <w:ins w:id="33" w:author="Pham Thanh" w:date="2018-07-26T15:58:00Z">
        <w:r w:rsidR="0045145E" w:rsidRPr="0045145E">
          <w:rPr>
            <w:rFonts w:asciiTheme="majorHAnsi" w:eastAsia="Times New Roman" w:hAnsiTheme="majorHAnsi" w:cstheme="majorHAnsi"/>
            <w:color w:val="313131"/>
            <w:sz w:val="24"/>
            <w:szCs w:val="24"/>
            <w:rPrChange w:id="34" w:author="Pham Thanh" w:date="2018-07-26T15:59:00Z">
              <w:rPr>
                <w:rFonts w:ascii="Segoe UI" w:hAnsi="Segoe UI" w:cs="Segoe UI"/>
                <w:color w:val="1B1B1B"/>
                <w:spacing w:val="-1"/>
                <w:sz w:val="27"/>
                <w:szCs w:val="27"/>
                <w:shd w:val="clear" w:color="auto" w:fill="FFFFFF"/>
              </w:rPr>
            </w:rPrChange>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45145E">
          <w:rPr>
            <w:rFonts w:asciiTheme="majorHAnsi" w:eastAsia="Times New Roman" w:hAnsiTheme="majorHAnsi" w:cstheme="majorHAnsi"/>
            <w:color w:val="313131"/>
            <w:sz w:val="24"/>
            <w:szCs w:val="24"/>
            <w:rPrChange w:id="35" w:author="Pham Thanh" w:date="2018-07-26T15:59:00Z">
              <w:rPr>
                <w:rFonts w:ascii="Segoe UI" w:hAnsi="Segoe UI" w:cs="Segoe UI"/>
                <w:color w:val="1B1B1B"/>
                <w:spacing w:val="-1"/>
                <w:sz w:val="27"/>
                <w:szCs w:val="27"/>
                <w:shd w:val="clear" w:color="auto" w:fill="FFFFFF"/>
              </w:rPr>
            </w:rPrChange>
          </w:rPr>
          <w:t> lên server.</w:t>
        </w:r>
      </w:ins>
    </w:p>
    <w:p w14:paraId="70583C99" w14:textId="582FC56E" w:rsidR="00C32B05" w:rsidRPr="00C32B05" w:rsidRDefault="00C32B05">
      <w:pPr>
        <w:jc w:val="center"/>
        <w:rPr>
          <w:lang w:val="en-GB"/>
        </w:rPr>
        <w:pPrChange w:id="36" w:author="Pham Thanh" w:date="2018-07-26T15:54:00Z">
          <w:pPr/>
        </w:pPrChange>
      </w:pPr>
      <w:ins w:id="37" w:author="Pham Thanh" w:date="2018-07-26T15:49:00Z">
        <w:r w:rsidRPr="00C32B05">
          <w:rPr>
            <w:noProof/>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ins>
    </w:p>
    <w:p w14:paraId="4E6123DF" w14:textId="14A078FB" w:rsidR="00A57694" w:rsidRPr="00A57694" w:rsidDel="00C32B05" w:rsidRDefault="00A57694" w:rsidP="00A57694">
      <w:pPr>
        <w:shd w:val="clear" w:color="auto" w:fill="FFFFFF"/>
        <w:spacing w:after="180" w:line="360" w:lineRule="atLeast"/>
        <w:jc w:val="both"/>
        <w:rPr>
          <w:del w:id="38" w:author="Pham Thanh" w:date="2018-07-26T15:49:00Z"/>
          <w:rFonts w:asciiTheme="majorHAnsi" w:eastAsia="Times New Roman" w:hAnsiTheme="majorHAnsi" w:cstheme="majorHAnsi"/>
          <w:color w:val="313131"/>
          <w:sz w:val="24"/>
          <w:szCs w:val="24"/>
        </w:rPr>
      </w:pPr>
      <w:del w:id="39" w:author="Pham Thanh" w:date="2018-07-26T15:49:00Z">
        <w:r w:rsidDel="00C32B05">
          <w:rPr>
            <w:rFonts w:asciiTheme="majorHAnsi" w:eastAsia="Times New Roman" w:hAnsiTheme="majorHAnsi" w:cstheme="majorHAnsi"/>
            <w:color w:val="313131"/>
            <w:sz w:val="24"/>
            <w:szCs w:val="24"/>
          </w:rPr>
          <w:delText>L</w:delText>
        </w:r>
        <w:r w:rsidRPr="00A57694" w:rsidDel="00C32B05">
          <w:rPr>
            <w:rFonts w:asciiTheme="majorHAnsi" w:eastAsia="Times New Roman" w:hAnsiTheme="majorHAnsi" w:cstheme="majorHAnsi"/>
            <w:color w:val="313131"/>
            <w:sz w:val="24"/>
            <w:szCs w:val="24"/>
          </w:rPr>
          <w:delText>àm việc với GitHub nói riêng hay hệ thống GIT nói chung có 2 workflow chính là local workflow và server workflow.</w:delText>
        </w:r>
      </w:del>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40" w:author="Pham Thanh" w:date="2018-07-18T10:57:00Z"/>
          <w:rFonts w:asciiTheme="majorHAnsi" w:eastAsia="Times New Roman" w:hAnsiTheme="majorHAnsi" w:cstheme="majorHAnsi"/>
          <w:color w:val="000000" w:themeColor="text1"/>
          <w:sz w:val="24"/>
          <w:szCs w:val="24"/>
          <w:rPrChange w:id="41" w:author="Pham Thanh" w:date="2018-07-18T11:15:00Z">
            <w:rPr>
              <w:ins w:id="42"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43"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2C74B483" w:rsidR="008B51EB" w:rsidDel="00C32B05" w:rsidRDefault="00C32B05" w:rsidP="00A57694">
      <w:pPr>
        <w:shd w:val="clear" w:color="auto" w:fill="FFFFFF"/>
        <w:spacing w:after="180" w:line="360" w:lineRule="atLeast"/>
        <w:jc w:val="both"/>
        <w:rPr>
          <w:del w:id="44" w:author="Pham Thanh" w:date="2018-07-26T15:56:00Z"/>
          <w:rFonts w:asciiTheme="majorHAnsi" w:eastAsia="Times New Roman" w:hAnsiTheme="majorHAnsi" w:cstheme="majorHAnsi"/>
          <w:b/>
          <w:bCs/>
          <w:sz w:val="24"/>
          <w:szCs w:val="24"/>
        </w:rPr>
      </w:pPr>
      <w:ins w:id="45" w:author="Pham Thanh" w:date="2018-07-26T15:56:00Z">
        <w:r w:rsidRPr="00C32B05">
          <w:rPr>
            <w:rFonts w:asciiTheme="majorHAnsi" w:eastAsia="Times New Roman" w:hAnsiTheme="majorHAnsi" w:cstheme="majorHAnsi"/>
            <w:color w:val="313131"/>
            <w:sz w:val="24"/>
            <w:szCs w:val="24"/>
            <w:rPrChange w:id="46" w:author="Pham Thanh" w:date="2018-07-26T15:56:00Z">
              <w:rPr>
                <w:rFonts w:ascii="Arial" w:hAnsi="Arial" w:cs="Arial"/>
                <w:color w:val="313131"/>
                <w:shd w:val="clear" w:color="auto" w:fill="FFFFFF"/>
              </w:rPr>
            </w:rPrChange>
          </w:rPr>
          <w:t xml:space="preserve">Staging Area là khu </w:t>
        </w:r>
      </w:ins>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ins w:id="47" w:author="Pham Thanh" w:date="2018-07-26T15:56:00Z">
        <w:r w:rsidRPr="00C32B05">
          <w:rPr>
            <w:rFonts w:asciiTheme="majorHAnsi" w:eastAsia="Times New Roman" w:hAnsiTheme="majorHAnsi" w:cstheme="majorHAnsi"/>
            <w:color w:val="313131"/>
            <w:sz w:val="24"/>
            <w:szCs w:val="24"/>
            <w:rPrChange w:id="48" w:author="Pham Thanh" w:date="2018-07-26T15:56:00Z">
              <w:rPr>
                <w:rFonts w:ascii="Arial" w:hAnsi="Arial" w:cs="Arial"/>
                <w:color w:val="313131"/>
                <w:shd w:val="clear" w:color="auto" w:fill="FFFFFF"/>
              </w:rPr>
            </w:rPrChange>
          </w:rPr>
          <w:t>khi nẽ lưu giữ những thay đổi trong tập tin của</w:t>
        </w:r>
        <w:r w:rsidRPr="00C2531E">
          <w:rPr>
            <w:rFonts w:asciiTheme="majorHAnsi" w:eastAsia="Times New Roman" w:hAnsiTheme="majorHAnsi" w:cstheme="majorHAnsi"/>
            <w:sz w:val="24"/>
            <w:szCs w:val="24"/>
            <w:rPrChange w:id="49" w:author="Pham Thanh" w:date="2018-07-26T15:56:00Z">
              <w:rPr>
                <w:rStyle w:val="Strong"/>
                <w:rFonts w:ascii="Arial" w:hAnsi="Arial" w:cs="Arial"/>
                <w:color w:val="313131"/>
                <w:shd w:val="clear" w:color="auto" w:fill="FFFFFF"/>
              </w:rPr>
            </w:rPrChange>
          </w:rPr>
          <w:t>Stagged</w:t>
        </w:r>
      </w:ins>
      <w:r w:rsidR="00094B94">
        <w:rPr>
          <w:rFonts w:asciiTheme="majorHAnsi" w:eastAsia="Times New Roman" w:hAnsiTheme="majorHAnsi" w:cstheme="majorHAnsi"/>
          <w:sz w:val="24"/>
          <w:szCs w:val="24"/>
        </w:rPr>
        <w:t>.</w:t>
      </w:r>
    </w:p>
    <w:p w14:paraId="40FBDC0F" w14:textId="77777777" w:rsidR="00C32B05" w:rsidRDefault="00C32B05" w:rsidP="00A57694">
      <w:pPr>
        <w:shd w:val="clear" w:color="auto" w:fill="FFFFFF"/>
        <w:spacing w:after="180" w:line="360" w:lineRule="atLeast"/>
        <w:jc w:val="both"/>
        <w:rPr>
          <w:ins w:id="50" w:author="Pham Thanh" w:date="2018-07-26T15:57:00Z"/>
          <w:rFonts w:asciiTheme="majorHAnsi" w:eastAsia="Times New Roman" w:hAnsiTheme="majorHAnsi" w:cstheme="majorHAnsi"/>
          <w:color w:val="313131"/>
          <w:sz w:val="24"/>
          <w:szCs w:val="24"/>
        </w:rPr>
      </w:pP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130AB58A"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del w:id="51" w:author="Pham Thanh" w:date="2018-07-26T16:01:00Z">
        <w:r w:rsidRPr="00A57694" w:rsidDel="0045145E">
          <w:rPr>
            <w:rFonts w:asciiTheme="majorHAnsi" w:eastAsia="Times New Roman" w:hAnsiTheme="majorHAnsi" w:cstheme="majorHAnsi"/>
            <w:color w:val="313131"/>
            <w:sz w:val="24"/>
            <w:szCs w:val="24"/>
          </w:rPr>
          <w:delText xml:space="preserve"> github:</w:delText>
        </w:r>
      </w:del>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14F788"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52" w:author="Pham Thanh" w:date="2018-07-18T11:15:00Z">
            <w:rPr>
              <w:rFonts w:asciiTheme="majorHAnsi" w:eastAsia="Times New Roman" w:hAnsiTheme="majorHAnsi" w:cstheme="majorHAnsi"/>
              <w:color w:val="FF0000"/>
              <w:sz w:val="24"/>
              <w:szCs w:val="24"/>
            </w:rPr>
          </w:rPrChange>
        </w:rPr>
        <w:t>pull</w:t>
      </w:r>
      <w:del w:id="53"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ins w:id="54" w:author="Pham Thanh" w:date="2018-07-26T16:00:00Z"/>
          <w:rFonts w:asciiTheme="majorHAnsi" w:eastAsia="Times New Roman" w:hAnsiTheme="majorHAnsi" w:cstheme="majorHAnsi"/>
          <w:color w:val="313131"/>
          <w:sz w:val="24"/>
          <w:szCs w:val="24"/>
        </w:rPr>
      </w:pPr>
      <w:ins w:id="55" w:author="Pham Thanh" w:date="2018-07-26T14:03:00Z">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ins>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ins w:id="56" w:author="Pham Thanh" w:date="2018-07-26T16:06:00Z">
        <w:r w:rsidR="0045145E" w:rsidRPr="00C2531E">
          <w:rPr>
            <w:rFonts w:asciiTheme="majorHAnsi" w:eastAsia="Times New Roman" w:hAnsiTheme="majorHAnsi" w:cstheme="majorHAnsi"/>
            <w:b/>
            <w:color w:val="313131"/>
            <w:sz w:val="24"/>
            <w:szCs w:val="24"/>
          </w:rPr>
          <w:t>Integration Manager</w:t>
        </w:r>
      </w:ins>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del w:id="57"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lastRenderedPageBreak/>
        <w:t>I</w:t>
      </w:r>
      <w:r>
        <w:rPr>
          <w:b/>
          <w:lang w:val="en-GB"/>
        </w:rPr>
        <w:t>I</w:t>
      </w:r>
      <w:del w:id="58"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59"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pPr>
        <w:jc w:val="center"/>
        <w:rPr>
          <w:rFonts w:asciiTheme="majorHAnsi" w:eastAsia="Times New Roman" w:hAnsiTheme="majorHAnsi" w:cstheme="majorHAnsi"/>
          <w:color w:val="313131"/>
          <w:sz w:val="24"/>
          <w:szCs w:val="24"/>
        </w:rPr>
        <w:pPrChange w:id="60" w:author="Pham Thanh" w:date="2018-07-26T14:03:00Z">
          <w:pPr/>
        </w:pPrChange>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61"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62"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r>
        <w:rPr>
          <w:b/>
          <w:lang w:val="en-GB"/>
        </w:rPr>
        <w:t>2</w:t>
      </w:r>
      <w:r w:rsidR="00476EDB">
        <w:rPr>
          <w:b/>
          <w:lang w:val="en-GB"/>
        </w:rPr>
        <w:t>.2</w:t>
      </w:r>
      <w:del w:id="63"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64"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65"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905606"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del w:id="66" w:author="Pham Thanh" w:date="2018-07-26T14:12:00Z">
        <w:r w:rsidDel="00225AC1">
          <w:rPr>
            <w:rFonts w:asciiTheme="majorHAnsi" w:eastAsia="Times New Roman" w:hAnsiTheme="majorHAnsi" w:cstheme="majorHAnsi"/>
            <w:color w:val="313131"/>
            <w:sz w:val="24"/>
            <w:szCs w:val="24"/>
          </w:rPr>
          <w:delText xml:space="preserve">fetch </w:delText>
        </w:r>
      </w:del>
      <w:ins w:id="67" w:author="Pham Thanh" w:date="2018-07-26T14:12: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63C51709"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 xml:space="preserve">Commit </w:t>
      </w:r>
      <w:del w:id="68" w:author="Pham Thanh" w:date="2018-07-26T14:11:00Z">
        <w:r w:rsidRPr="002B0DB9" w:rsidDel="00225AC1">
          <w:rPr>
            <w:rFonts w:asciiTheme="majorHAnsi" w:eastAsia="Times New Roman" w:hAnsiTheme="majorHAnsi" w:cstheme="majorHAnsi"/>
            <w:color w:val="313131"/>
            <w:sz w:val="24"/>
            <w:szCs w:val="24"/>
          </w:rPr>
          <w:delText xml:space="preserve">to master </w:delText>
        </w:r>
      </w:del>
      <w:r w:rsidRPr="002B0DB9">
        <w:rPr>
          <w:rFonts w:asciiTheme="majorHAnsi" w:eastAsia="Times New Roman" w:hAnsiTheme="majorHAnsi" w:cstheme="majorHAnsi"/>
          <w:color w:val="313131"/>
          <w:sz w:val="24"/>
          <w:szCs w:val="24"/>
        </w:rPr>
        <w:t>mới chỉ update trạng thái trên local repository của bạn</w:t>
      </w:r>
    </w:p>
    <w:p w14:paraId="3E39C90C" w14:textId="6A6B0851"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del w:id="69" w:author="Pham Thanh" w:date="2018-07-26T14:11:00Z">
        <w:r w:rsidDel="00225AC1">
          <w:rPr>
            <w:rFonts w:asciiTheme="majorHAnsi" w:eastAsia="Times New Roman" w:hAnsiTheme="majorHAnsi" w:cstheme="majorHAnsi"/>
            <w:color w:val="313131"/>
            <w:sz w:val="24"/>
            <w:szCs w:val="24"/>
          </w:rPr>
          <w:delText xml:space="preserve">Fetch </w:delText>
        </w:r>
      </w:del>
      <w:ins w:id="70" w:author="Pham Thanh" w:date="2018-07-26T14:11: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del w:id="71" w:author="Pham Thanh" w:date="2018-07-26T14:12:00Z">
        <w:r w:rsidDel="00225AC1">
          <w:rPr>
            <w:rFonts w:asciiTheme="majorHAnsi" w:eastAsia="Times New Roman" w:hAnsiTheme="majorHAnsi" w:cstheme="majorHAnsi"/>
            <w:color w:val="313131"/>
            <w:sz w:val="24"/>
            <w:szCs w:val="24"/>
          </w:rPr>
          <w:delText>github.com</w:delText>
        </w:r>
      </w:del>
      <w:ins w:id="72" w:author="Pham Thanh" w:date="2018-07-26T14:12:00Z">
        <w:r w:rsidR="00225AC1">
          <w:rPr>
            <w:rFonts w:asciiTheme="majorHAnsi" w:eastAsia="Times New Roman" w:hAnsiTheme="majorHAnsi" w:cstheme="majorHAnsi"/>
            <w:color w:val="313131"/>
            <w:sz w:val="24"/>
            <w:szCs w:val="24"/>
          </w:rPr>
          <w:t>server</w:t>
        </w:r>
      </w:ins>
    </w:p>
    <w:p w14:paraId="49E2AF3F" w14:textId="77777777" w:rsidR="000A6060" w:rsidRDefault="00F52591" w:rsidP="000A6060">
      <w:pPr>
        <w:pStyle w:val="Heading3"/>
        <w:rPr>
          <w:b/>
          <w:lang w:val="en-GB"/>
        </w:rPr>
      </w:pPr>
      <w:r>
        <w:rPr>
          <w:b/>
          <w:lang w:val="en-GB"/>
        </w:rPr>
        <w:t>2.5</w:t>
      </w:r>
      <w:del w:id="73"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420D453A" w:rsidR="009C1C30" w:rsidRPr="000032F7" w:rsidDel="000658D3" w:rsidRDefault="008378AD" w:rsidP="009C1C30">
      <w:pPr>
        <w:rPr>
          <w:del w:id="74" w:author="Pham Thanh" w:date="2018-07-18T13:31:00Z"/>
          <w:color w:val="FF0000"/>
          <w:lang w:val="en-GB"/>
        </w:rPr>
      </w:pPr>
      <w:ins w:id="75"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76"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77" w:author="Pham Thanh" w:date="2018-07-18T11:13:00Z">
        <w:r w:rsidR="000032F7" w:rsidRPr="000032F7" w:rsidDel="008378AD">
          <w:rPr>
            <w:color w:val="FF0000"/>
            <w:lang w:val="en-GB"/>
          </w:rPr>
          <w:delText>Sau khi fork thì tiếp theo làm gì để lấ</w:delText>
        </w:r>
      </w:del>
      <w:ins w:id="78" w:author="Pham Thanh" w:date="2018-07-26T13:07:00Z">
        <w:r w:rsidR="00BE5623">
          <w:rPr>
            <w:color w:val="FF0000"/>
            <w:lang w:val="en-GB"/>
          </w:rPr>
          <w:t xml:space="preserve"> </w:t>
        </w:r>
      </w:ins>
      <w:del w:id="79" w:author="Pham Thanh" w:date="2018-07-18T11:13:00Z">
        <w:r w:rsidR="000032F7" w:rsidRPr="000032F7" w:rsidDel="008378AD">
          <w:rPr>
            <w:color w:val="FF0000"/>
            <w:lang w:val="en-GB"/>
          </w:rPr>
          <w:delText>y project về máy mình?</w:delText>
        </w:r>
      </w:del>
    </w:p>
    <w:p w14:paraId="762B6F6F" w14:textId="77777777" w:rsidR="008378AD" w:rsidRDefault="008378AD">
      <w:pPr>
        <w:rPr>
          <w:ins w:id="80" w:author="Pham Thanh" w:date="2018-07-18T11:10:00Z"/>
          <w:lang w:val="en-GB"/>
        </w:rPr>
        <w:pPrChange w:id="81" w:author="Pham Thanh" w:date="2018-07-18T13:31:00Z">
          <w:pPr>
            <w:pStyle w:val="Heading3"/>
          </w:pPr>
        </w:pPrChange>
      </w:pPr>
    </w:p>
    <w:p w14:paraId="7B5EF094" w14:textId="77777777" w:rsidR="00CB2B65" w:rsidRDefault="00F52591" w:rsidP="005D36EE">
      <w:pPr>
        <w:pStyle w:val="Heading3"/>
        <w:rPr>
          <w:ins w:id="82" w:author="Pham Thanh" w:date="2018-07-18T11:10:00Z"/>
          <w:b/>
          <w:lang w:val="en-GB"/>
        </w:rPr>
      </w:pPr>
      <w:r>
        <w:rPr>
          <w:b/>
          <w:lang w:val="en-GB"/>
        </w:rPr>
        <w:lastRenderedPageBreak/>
        <w:t>2.6</w:t>
      </w:r>
      <w:del w:id="83"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84" w:author="Pham Thanh" w:date="2018-07-18T11:10:00Z">
            <w:rPr>
              <w:b/>
              <w:lang w:val="en-GB"/>
            </w:rPr>
          </w:rPrChange>
        </w:rPr>
        <w:pPrChange w:id="85" w:author="Pham Thanh" w:date="2018-07-18T11:10:00Z">
          <w:pPr>
            <w:pStyle w:val="Heading3"/>
          </w:pPr>
        </w:pPrChange>
      </w:pPr>
    </w:p>
    <w:p w14:paraId="333C9208" w14:textId="77777777" w:rsidR="008B51EB" w:rsidRDefault="00DC2877" w:rsidP="00DC2877">
      <w:pPr>
        <w:rPr>
          <w:ins w:id="86" w:author="Pham Thanh" w:date="2018-07-18T11:10:00Z"/>
          <w:rFonts w:asciiTheme="majorHAnsi" w:eastAsia="Times New Roman" w:hAnsiTheme="majorHAnsi" w:cstheme="majorHAnsi"/>
          <w:color w:val="313131"/>
          <w:sz w:val="24"/>
          <w:szCs w:val="24"/>
          <w:lang w:val="en-GB"/>
        </w:rPr>
      </w:pPr>
      <w:del w:id="87"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88" w:author="Pham Thanh" w:date="2018-07-18T11:06:00Z">
        <w:r w:rsidR="008B51EB">
          <w:rPr>
            <w:rFonts w:asciiTheme="majorHAnsi" w:eastAsia="Times New Roman" w:hAnsiTheme="majorHAnsi" w:cstheme="majorHAnsi"/>
            <w:color w:val="313131"/>
            <w:sz w:val="24"/>
            <w:szCs w:val="24"/>
            <w:lang w:val="en-GB"/>
          </w:rPr>
          <w:t>Trên</w:t>
        </w:r>
      </w:ins>
      <w:ins w:id="89"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90"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91" w:author="Pham Thanh" w:date="2018-07-18T11:11:00Z"/>
          <w:lang w:val="en-GB"/>
        </w:rPr>
      </w:pPr>
      <w:ins w:id="92"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93" w:author="Pham Thanh" w:date="2018-07-18T11:11:00Z"/>
          <w:lang w:val="en-GB"/>
        </w:rPr>
      </w:pPr>
    </w:p>
    <w:p w14:paraId="16674283" w14:textId="77777777" w:rsidR="008378AD" w:rsidDel="008378AD" w:rsidRDefault="008378AD" w:rsidP="000A6060">
      <w:pPr>
        <w:rPr>
          <w:del w:id="94" w:author="Pham Thanh" w:date="2018-07-18T11:12:00Z"/>
          <w:lang w:val="en-GB"/>
        </w:rPr>
      </w:pPr>
    </w:p>
    <w:p w14:paraId="126F689F" w14:textId="77777777" w:rsidR="008378AD" w:rsidRDefault="008378AD" w:rsidP="005D36EE">
      <w:pPr>
        <w:rPr>
          <w:ins w:id="95" w:author="Pham Thanh" w:date="2018-07-18T11:12:00Z"/>
          <w:lang w:val="en-GB"/>
        </w:rPr>
      </w:pPr>
    </w:p>
    <w:p w14:paraId="570D44BF" w14:textId="77777777" w:rsidR="008378AD" w:rsidRDefault="008378AD" w:rsidP="005D36EE">
      <w:pPr>
        <w:rPr>
          <w:ins w:id="96" w:author="Pham Thanh" w:date="2018-07-18T11:12:00Z"/>
          <w:lang w:val="en-GB"/>
        </w:rPr>
      </w:pPr>
    </w:p>
    <w:p w14:paraId="33133AF0" w14:textId="77777777" w:rsidR="008378AD" w:rsidRDefault="008378AD" w:rsidP="005D36EE">
      <w:pPr>
        <w:rPr>
          <w:ins w:id="97" w:author="Pham Thanh" w:date="2018-07-18T11:12:00Z"/>
          <w:lang w:val="en-GB"/>
        </w:rPr>
      </w:pPr>
    </w:p>
    <w:p w14:paraId="03C8E414" w14:textId="77777777" w:rsidR="008378AD" w:rsidRDefault="008378AD" w:rsidP="005D36EE">
      <w:pPr>
        <w:rPr>
          <w:ins w:id="98" w:author="Pham Thanh" w:date="2018-07-18T11:12:00Z"/>
          <w:lang w:val="en-GB"/>
        </w:rPr>
      </w:pPr>
    </w:p>
    <w:p w14:paraId="4CE29367" w14:textId="77777777" w:rsidR="008378AD" w:rsidRDefault="008378AD" w:rsidP="005D36EE">
      <w:pPr>
        <w:rPr>
          <w:ins w:id="99" w:author="Pham Thanh" w:date="2018-07-18T11:12:00Z"/>
          <w:lang w:val="en-GB"/>
        </w:rPr>
      </w:pPr>
    </w:p>
    <w:p w14:paraId="2B3DC2D7" w14:textId="54C44DFF" w:rsidR="008378AD" w:rsidRPr="008378AD" w:rsidRDefault="00225AC1" w:rsidP="005D36EE">
      <w:pPr>
        <w:rPr>
          <w:ins w:id="100" w:author="Pham Thanh" w:date="2018-07-18T11:12:00Z"/>
          <w:rFonts w:asciiTheme="majorHAnsi" w:eastAsia="Times New Roman" w:hAnsiTheme="majorHAnsi" w:cstheme="majorHAnsi"/>
          <w:color w:val="313131"/>
          <w:sz w:val="24"/>
          <w:szCs w:val="24"/>
          <w:lang w:val="en-GB"/>
          <w:rPrChange w:id="101" w:author="Pham Thanh" w:date="2018-07-18T11:12:00Z">
            <w:rPr>
              <w:ins w:id="102" w:author="Pham Thanh" w:date="2018-07-18T11:12:00Z"/>
              <w:lang w:val="en-GB"/>
            </w:rPr>
          </w:rPrChange>
        </w:rPr>
      </w:pPr>
      <w:ins w:id="103" w:author="Pham Thanh" w:date="2018-07-26T14:18:00Z">
        <w:r>
          <w:rPr>
            <w:rFonts w:asciiTheme="majorHAnsi" w:eastAsia="Times New Roman" w:hAnsiTheme="majorHAnsi" w:cstheme="majorHAnsi"/>
            <w:color w:val="313131"/>
            <w:sz w:val="24"/>
            <w:szCs w:val="24"/>
            <w:lang w:val="en-GB"/>
          </w:rPr>
          <w:lastRenderedPageBreak/>
          <w:t xml:space="preserve">Giao diện trên trang web của github </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104"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105" w:author="Pham Thanh" w:date="2018-07-18T11:27:00Z">
            <w:rPr>
              <w:b/>
              <w:lang w:val="en-GB"/>
            </w:rPr>
          </w:rPrChange>
        </w:rPr>
      </w:pPr>
      <w:r>
        <w:rPr>
          <w:b/>
          <w:lang w:val="en-GB"/>
        </w:rPr>
        <w:t>2.8</w:t>
      </w:r>
      <w:del w:id="106"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D901A4E" w:rsidR="009738DA" w:rsidRPr="00A14895" w:rsidRDefault="009738DA" w:rsidP="009738DA">
      <w:pPr>
        <w:rPr>
          <w:rFonts w:asciiTheme="majorHAnsi" w:eastAsia="Times New Roman" w:hAnsiTheme="majorHAnsi" w:cstheme="majorHAnsi"/>
          <w:color w:val="313131"/>
          <w:sz w:val="24"/>
          <w:szCs w:val="24"/>
          <w:lang w:val="en-GB"/>
          <w:rPrChange w:id="107"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108" w:author="Pham Thanh" w:date="2018-07-18T11:27:00Z">
        <w:r w:rsidR="00A14895" w:rsidRPr="00A14895">
          <w:rPr>
            <w:rFonts w:asciiTheme="majorHAnsi" w:eastAsia="Times New Roman" w:hAnsiTheme="majorHAnsi" w:cstheme="majorHAnsi"/>
            <w:color w:val="313131"/>
            <w:sz w:val="24"/>
            <w:szCs w:val="24"/>
            <w:lang w:val="en-GB"/>
            <w:rPrChange w:id="109" w:author="Pham Thanh" w:date="2018-07-18T11:27:00Z">
              <w:rPr>
                <w:lang w:val="en-GB"/>
              </w:rPr>
            </w:rPrChange>
          </w:rPr>
          <w:t xml:space="preserve"> như hình bên d</w:t>
        </w:r>
      </w:ins>
      <w:r w:rsidR="00F23A81">
        <w:rPr>
          <w:rFonts w:asciiTheme="majorHAnsi" w:eastAsia="Times New Roman" w:hAnsiTheme="majorHAnsi" w:cstheme="majorHAnsi"/>
          <w:color w:val="313131"/>
          <w:sz w:val="24"/>
          <w:szCs w:val="24"/>
          <w:lang w:val="en-GB"/>
        </w:rPr>
        <w:t>ưới</w:t>
      </w:r>
      <w:del w:id="110" w:author="Pham Thanh" w:date="2018-07-18T11:27:00Z">
        <w:r w:rsidRPr="00A14895" w:rsidDel="00A14895">
          <w:rPr>
            <w:rFonts w:asciiTheme="majorHAnsi" w:eastAsia="Times New Roman" w:hAnsiTheme="majorHAnsi" w:cstheme="majorHAnsi"/>
            <w:color w:val="313131"/>
            <w:sz w:val="24"/>
            <w:szCs w:val="24"/>
            <w:lang w:val="en-GB"/>
            <w:rPrChange w:id="111" w:author="Pham Thanh" w:date="2018-07-18T11:27:00Z">
              <w:rPr>
                <w:lang w:val="en-GB"/>
              </w:rPr>
            </w:rPrChange>
          </w:rPr>
          <w:delText>.</w:delText>
        </w:r>
      </w:del>
    </w:p>
    <w:p w14:paraId="7BCCC529" w14:textId="77777777" w:rsidR="00DC2877" w:rsidRPr="00DC2877" w:rsidDel="00A14895" w:rsidRDefault="00DC2877" w:rsidP="009738DA">
      <w:pPr>
        <w:rPr>
          <w:del w:id="112" w:author="Pham Thanh" w:date="2018-07-18T11:27:00Z"/>
          <w:color w:val="FF0000"/>
          <w:lang w:val="en-GB"/>
        </w:rPr>
      </w:pPr>
      <w:del w:id="113"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114"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115"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116"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117"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118"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119" w:author="Pham Thanh" w:date="2018-07-18T11:03:00Z">
        <w:r w:rsidR="008B51EB">
          <w:rPr>
            <w:rFonts w:asciiTheme="majorHAnsi" w:eastAsia="Times New Roman" w:hAnsiTheme="majorHAnsi" w:cstheme="majorHAnsi"/>
            <w:color w:val="313131"/>
            <w:sz w:val="24"/>
            <w:szCs w:val="24"/>
            <w:lang w:val="en-GB"/>
          </w:rPr>
          <w:t>lên remote repo</w:t>
        </w:r>
      </w:ins>
      <w:ins w:id="120" w:author="Pham Thanh" w:date="2018-07-18T11:04:00Z">
        <w:r w:rsidR="008B51EB">
          <w:rPr>
            <w:rFonts w:asciiTheme="majorHAnsi" w:eastAsia="Times New Roman" w:hAnsiTheme="majorHAnsi" w:cstheme="majorHAnsi"/>
            <w:color w:val="313131"/>
            <w:sz w:val="24"/>
            <w:szCs w:val="24"/>
            <w:lang w:val="en-GB"/>
          </w:rPr>
          <w:t xml:space="preserve">sitory ở </w:t>
        </w:r>
      </w:ins>
      <w:r w:rsidR="00F23A81">
        <w:rPr>
          <w:rFonts w:asciiTheme="majorHAnsi" w:eastAsia="Times New Roman" w:hAnsiTheme="majorHAnsi" w:cstheme="majorHAnsi"/>
          <w:color w:val="313131"/>
          <w:sz w:val="24"/>
          <w:szCs w:val="24"/>
          <w:lang w:val="en-GB"/>
        </w:rPr>
        <w:t>server</w:t>
      </w:r>
      <w:ins w:id="121" w:author="Pham Thanh" w:date="2018-07-18T11:04:00Z">
        <w:r w:rsidR="008B51EB">
          <w:rPr>
            <w:rFonts w:asciiTheme="majorHAnsi" w:eastAsia="Times New Roman" w:hAnsiTheme="majorHAnsi" w:cstheme="majorHAnsi"/>
            <w:color w:val="313131"/>
            <w:sz w:val="24"/>
            <w:szCs w:val="24"/>
            <w:lang w:val="en-GB"/>
          </w:rPr>
          <w:t>.</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122"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123"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124"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125"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43B047CC"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126"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127"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w:t>
      </w:r>
      <w:del w:id="128" w:author="Tung Tran Thanh" w:date="2018-07-18T23:16:00Z">
        <w:r w:rsidRPr="003566BD" w:rsidDel="003834C2">
          <w:rPr>
            <w:rFonts w:asciiTheme="majorHAnsi" w:eastAsia="Times New Roman" w:hAnsiTheme="majorHAnsi" w:cstheme="majorHAnsi"/>
            <w:sz w:val="24"/>
            <w:szCs w:val="24"/>
            <w:lang w:val="en-GB"/>
            <w:rPrChange w:id="129"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130"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753EF" w:rsidDel="00A14895" w:rsidRDefault="00DC2877" w:rsidP="006B0566">
      <w:pPr>
        <w:shd w:val="clear" w:color="auto" w:fill="FFFFFF"/>
        <w:spacing w:after="240" w:line="240" w:lineRule="auto"/>
        <w:jc w:val="both"/>
        <w:textAlignment w:val="baseline"/>
        <w:rPr>
          <w:del w:id="131" w:author="Pham Thanh" w:date="2018-07-18T11:31:00Z"/>
          <w:rFonts w:asciiTheme="majorHAnsi" w:eastAsia="Times New Roman" w:hAnsiTheme="majorHAnsi" w:cstheme="majorHAnsi"/>
          <w:sz w:val="24"/>
          <w:szCs w:val="24"/>
          <w:lang w:val="en-GB"/>
        </w:rPr>
      </w:pPr>
      <w:del w:id="132" w:author="Pham Thanh" w:date="2018-07-18T11:31:00Z">
        <w:r w:rsidRPr="00D753EF" w:rsidDel="00A14895">
          <w:rPr>
            <w:rFonts w:asciiTheme="majorHAnsi" w:eastAsia="Times New Roman" w:hAnsiTheme="majorHAnsi" w:cstheme="majorHAnsi"/>
            <w:sz w:val="24"/>
            <w:szCs w:val="24"/>
            <w:lang w:val="en-GB"/>
          </w:rPr>
          <w:delText>Giải thích theem về stash, cách sử dụng cụ thể</w:delText>
        </w:r>
      </w:del>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Stash là khu vực ghi lại tạm thời nội dung thay đổi của file. Bằng việc sử dụng stash, trong work tree và index,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Những thay đổi lưu tạm này về sau có thể lấy ra và hiển thị trên branch ban đầu hay là phản ánh lên branch khác. </w:t>
      </w:r>
    </w:p>
    <w:p w14:paraId="47F57D67" w14:textId="46D5CDBC" w:rsidR="00A14895" w:rsidRPr="00A14895" w:rsidRDefault="006426E4" w:rsidP="00D753EF">
      <w:pPr>
        <w:shd w:val="clear" w:color="auto" w:fill="FFFFFF"/>
        <w:spacing w:after="240" w:line="240" w:lineRule="auto"/>
        <w:jc w:val="both"/>
        <w:textAlignment w:val="baseline"/>
        <w:rPr>
          <w:ins w:id="133" w:author="Pham Thanh" w:date="2018-07-18T11:31:00Z"/>
          <w:rFonts w:asciiTheme="majorHAnsi" w:eastAsia="Times New Roman" w:hAnsiTheme="majorHAnsi" w:cstheme="majorHAnsi"/>
          <w:color w:val="313131"/>
          <w:sz w:val="24"/>
          <w:szCs w:val="24"/>
          <w:lang w:val="en-GB"/>
          <w:rPrChange w:id="134" w:author="Pham Thanh" w:date="2018-07-18T11:32:00Z">
            <w:rPr>
              <w:ins w:id="135" w:author="Pham Thanh" w:date="2018-07-18T11:31:00Z"/>
              <w:rFonts w:ascii="Arial" w:hAnsi="Arial" w:cs="Arial"/>
              <w:shd w:val="clear" w:color="auto" w:fill="FFFFFF"/>
            </w:rPr>
          </w:rPrChange>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A14895"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36" w:author="Pham Thanh" w:date="2018-07-18T11:31:00Z">
            <w:rPr>
              <w:rFonts w:asciiTheme="majorHAnsi" w:eastAsia="Times New Roman" w:hAnsiTheme="majorHAnsi" w:cstheme="majorHAnsi"/>
              <w:color w:val="313131"/>
              <w:sz w:val="24"/>
              <w:szCs w:val="24"/>
              <w:lang w:val="en-GB"/>
            </w:rPr>
          </w:rPrChange>
        </w:rPr>
      </w:pPr>
      <w:ins w:id="137"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38"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4A60D1" w:rsidRDefault="00D107A6">
      <w:pPr>
        <w:rPr>
          <w:ins w:id="139" w:author="Pham Thanh" w:date="2018-07-18T11:41:00Z"/>
          <w:rFonts w:asciiTheme="majorHAnsi" w:eastAsia="Times New Roman" w:hAnsiTheme="majorHAnsi" w:cstheme="majorHAnsi" w:hint="eastAsia"/>
          <w:b/>
          <w:color w:val="313131"/>
          <w:sz w:val="24"/>
          <w:szCs w:val="24"/>
          <w:lang w:val="en-GB"/>
          <w:rPrChange w:id="140" w:author="Pham Thanh" w:date="2018-07-18T13:29:00Z">
            <w:rPr>
              <w:ins w:id="141" w:author="Pham Thanh" w:date="2018-07-18T11:41:00Z"/>
              <w:rFonts w:ascii="Montserrat" w:hAnsi="Montserrat" w:hint="eastAsia"/>
            </w:rPr>
          </w:rPrChange>
        </w:rPr>
        <w:pPrChange w:id="142" w:author="Pham Thanh" w:date="2018-07-18T11:41:00Z">
          <w:pPr>
            <w:pStyle w:val="Heading1"/>
          </w:pPr>
        </w:pPrChange>
      </w:pPr>
      <w:ins w:id="143" w:author="Pham Thanh" w:date="2018-07-18T11:41:00Z">
        <w:r w:rsidRPr="00D107A6">
          <w:rPr>
            <w:rFonts w:asciiTheme="majorHAnsi" w:hAnsiTheme="majorHAnsi" w:cstheme="majorHAnsi"/>
            <w:color w:val="313131"/>
            <w:lang w:val="en-GB"/>
            <w:rPrChange w:id="144"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45" w:author="Pham Thanh" w:date="2018-07-18T11:41:00Z"/>
          <w:rFonts w:asciiTheme="majorHAnsi" w:hAnsiTheme="majorHAnsi" w:cstheme="majorHAnsi"/>
          <w:color w:val="313131"/>
          <w:sz w:val="24"/>
          <w:szCs w:val="24"/>
          <w:rPrChange w:id="146" w:author="Pham Thanh" w:date="2018-07-18T11:41:00Z">
            <w:rPr>
              <w:ins w:id="147" w:author="Pham Thanh" w:date="2018-07-18T11:41:00Z"/>
              <w:rStyle w:val="HTMLCode"/>
              <w:rFonts w:ascii="Consolas" w:hAnsi="Consolas"/>
              <w:color w:val="333333"/>
              <w:lang w:val="en-US"/>
            </w:rPr>
          </w:rPrChange>
        </w:rPr>
      </w:pPr>
      <w:ins w:id="148" w:author="Pham Thanh" w:date="2018-07-18T11:41:00Z">
        <w:r w:rsidRPr="00D107A6">
          <w:rPr>
            <w:rFonts w:asciiTheme="majorHAnsi" w:hAnsiTheme="majorHAnsi" w:cstheme="majorHAnsi"/>
            <w:color w:val="313131"/>
            <w:sz w:val="24"/>
            <w:szCs w:val="24"/>
            <w:rPrChange w:id="149" w:author="Pham Thanh" w:date="2018-07-18T11:41:00Z">
              <w:rPr>
                <w:rStyle w:val="HTMLCode"/>
                <w:rFonts w:ascii="Consolas" w:hAnsi="Consolas"/>
                <w:color w:val="333333"/>
              </w:rPr>
            </w:rPrChange>
          </w:rPr>
          <w:t>$ git stash list</w:t>
        </w:r>
      </w:ins>
    </w:p>
    <w:p w14:paraId="6A557D54"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0" w:author="Pham Thanh" w:date="2018-07-18T11:41:00Z"/>
          <w:rFonts w:asciiTheme="majorHAnsi" w:hAnsiTheme="majorHAnsi" w:cstheme="majorHAnsi"/>
          <w:color w:val="313131"/>
          <w:sz w:val="24"/>
          <w:szCs w:val="24"/>
          <w:rPrChange w:id="151" w:author="Pham Thanh" w:date="2018-07-18T11:41:00Z">
            <w:rPr>
              <w:ins w:id="152" w:author="Pham Thanh" w:date="2018-07-18T11:41:00Z"/>
              <w:rStyle w:val="HTMLCode"/>
              <w:rFonts w:ascii="Consolas" w:hAnsi="Consolas"/>
              <w:color w:val="333333"/>
            </w:rPr>
          </w:rPrChange>
        </w:rPr>
      </w:pPr>
      <w:ins w:id="153" w:author="Pham Thanh" w:date="2018-07-18T11:41:00Z">
        <w:r w:rsidRPr="00D107A6">
          <w:rPr>
            <w:rFonts w:asciiTheme="majorHAnsi" w:hAnsiTheme="majorHAnsi" w:cstheme="majorHAnsi"/>
            <w:color w:val="313131"/>
            <w:sz w:val="24"/>
            <w:szCs w:val="24"/>
            <w:rPrChange w:id="154"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55"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56"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7" w:author="Pham Thanh" w:date="2018-07-18T11:41:00Z"/>
          <w:rFonts w:asciiTheme="majorHAnsi" w:hAnsiTheme="majorHAnsi" w:cstheme="majorHAnsi"/>
          <w:color w:val="313131"/>
          <w:sz w:val="24"/>
          <w:szCs w:val="24"/>
          <w:rPrChange w:id="158" w:author="Pham Thanh" w:date="2018-07-18T11:41:00Z">
            <w:rPr>
              <w:ins w:id="159" w:author="Pham Thanh" w:date="2018-07-18T11:41:00Z"/>
              <w:rStyle w:val="HTMLCode"/>
              <w:rFonts w:ascii="Consolas" w:hAnsi="Consolas"/>
              <w:color w:val="333333"/>
            </w:rPr>
          </w:rPrChange>
        </w:rPr>
      </w:pPr>
      <w:ins w:id="160" w:author="Pham Thanh" w:date="2018-07-18T11:41:00Z">
        <w:r w:rsidRPr="00D107A6">
          <w:rPr>
            <w:rFonts w:asciiTheme="majorHAnsi" w:hAnsiTheme="majorHAnsi" w:cstheme="majorHAnsi"/>
            <w:color w:val="313131"/>
            <w:sz w:val="24"/>
            <w:szCs w:val="24"/>
            <w:rPrChange w:id="161"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63"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64" w:author="Pham Thanh" w:date="2018-07-18T11:41:00Z"/>
          <w:rFonts w:asciiTheme="majorHAnsi" w:hAnsiTheme="majorHAnsi" w:cstheme="majorHAnsi"/>
          <w:color w:val="313131"/>
          <w:sz w:val="24"/>
          <w:szCs w:val="24"/>
          <w:rPrChange w:id="165" w:author="Pham Thanh" w:date="2018-07-18T11:41:00Z">
            <w:rPr>
              <w:ins w:id="166" w:author="Pham Thanh" w:date="2018-07-18T11:41:00Z"/>
              <w:rStyle w:val="HTMLCode"/>
              <w:rFonts w:ascii="Consolas" w:hAnsi="Consolas"/>
              <w:color w:val="333333"/>
            </w:rPr>
          </w:rPrChange>
        </w:rPr>
      </w:pPr>
      <w:ins w:id="167" w:author="Pham Thanh" w:date="2018-07-18T11:41:00Z">
        <w:r w:rsidRPr="00D107A6">
          <w:rPr>
            <w:rFonts w:asciiTheme="majorHAnsi" w:hAnsiTheme="majorHAnsi" w:cstheme="majorHAnsi"/>
            <w:color w:val="313131"/>
            <w:sz w:val="24"/>
            <w:szCs w:val="24"/>
            <w:rPrChange w:id="168"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9"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70"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71" w:author="Pham Thanh" w:date="2018-07-18T11:41:00Z"/>
          <w:rFonts w:asciiTheme="majorHAnsi" w:hAnsiTheme="majorHAnsi" w:cstheme="majorHAnsi"/>
          <w:color w:val="313131"/>
          <w:lang w:val="en-GB"/>
          <w:rPrChange w:id="172" w:author="Pham Thanh" w:date="2018-07-18T11:41:00Z">
            <w:rPr>
              <w:ins w:id="173" w:author="Pham Thanh" w:date="2018-07-18T11:41:00Z"/>
              <w:rFonts w:ascii="Arial" w:hAnsi="Arial" w:cs="Arial"/>
            </w:rPr>
          </w:rPrChange>
        </w:rPr>
      </w:pPr>
      <w:ins w:id="174" w:author="Pham Thanh" w:date="2018-07-18T11:41:00Z">
        <w:r w:rsidRPr="00D107A6">
          <w:rPr>
            <w:rFonts w:asciiTheme="majorHAnsi" w:hAnsiTheme="majorHAnsi" w:cstheme="majorHAnsi"/>
            <w:color w:val="313131"/>
            <w:lang w:val="en-GB"/>
            <w:rPrChange w:id="175"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76"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77" w:author="Pham Thanh" w:date="2018-07-18T11:41:00Z"/>
          <w:rFonts w:asciiTheme="majorHAnsi" w:hAnsiTheme="majorHAnsi" w:cstheme="majorHAnsi"/>
          <w:color w:val="313131"/>
          <w:sz w:val="24"/>
          <w:szCs w:val="24"/>
          <w:rPrChange w:id="178" w:author="Pham Thanh" w:date="2018-07-18T11:41:00Z">
            <w:rPr>
              <w:ins w:id="179" w:author="Pham Thanh" w:date="2018-07-18T11:41:00Z"/>
              <w:rStyle w:val="HTMLCode"/>
              <w:rFonts w:ascii="Consolas" w:hAnsi="Consolas"/>
              <w:color w:val="333333"/>
              <w:lang w:val="en-US"/>
            </w:rPr>
          </w:rPrChange>
        </w:rPr>
      </w:pPr>
      <w:ins w:id="180" w:author="Pham Thanh" w:date="2018-07-18T11:41:00Z">
        <w:r w:rsidRPr="00D107A6">
          <w:rPr>
            <w:rFonts w:asciiTheme="majorHAnsi" w:hAnsiTheme="majorHAnsi" w:cstheme="majorHAnsi"/>
            <w:color w:val="313131"/>
            <w:sz w:val="24"/>
            <w:szCs w:val="24"/>
            <w:rPrChange w:id="181"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82" w:author="Pham Thanh" w:date="2018-07-18T11:41:00Z"/>
          <w:rFonts w:asciiTheme="majorHAnsi" w:hAnsiTheme="majorHAnsi" w:cstheme="majorHAnsi"/>
          <w:color w:val="313131"/>
          <w:lang w:val="en-GB"/>
          <w:rPrChange w:id="183" w:author="Pham Thanh" w:date="2018-07-18T11:41:00Z">
            <w:rPr>
              <w:ins w:id="184" w:author="Pham Thanh" w:date="2018-07-18T11:41:00Z"/>
              <w:rFonts w:ascii="Arial" w:hAnsi="Arial" w:cs="Arial"/>
            </w:rPr>
          </w:rPrChange>
        </w:rPr>
      </w:pPr>
      <w:ins w:id="185" w:author="Pham Thanh" w:date="2018-07-18T11:41:00Z">
        <w:r w:rsidRPr="00D107A6">
          <w:rPr>
            <w:rFonts w:asciiTheme="majorHAnsi" w:hAnsiTheme="majorHAnsi" w:cstheme="majorHAnsi"/>
            <w:color w:val="313131"/>
            <w:lang w:val="en-GB"/>
            <w:rPrChange w:id="186"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87" w:author="Pham Thanh" w:date="2018-07-18T11:41:00Z"/>
          <w:rFonts w:asciiTheme="majorHAnsi" w:hAnsiTheme="majorHAnsi" w:cstheme="majorHAnsi"/>
          <w:color w:val="313131"/>
          <w:sz w:val="24"/>
          <w:szCs w:val="24"/>
          <w:rPrChange w:id="188" w:author="Pham Thanh" w:date="2018-07-18T11:41:00Z">
            <w:rPr>
              <w:ins w:id="189" w:author="Pham Thanh" w:date="2018-07-18T11:41:00Z"/>
              <w:rStyle w:val="HTMLCode"/>
              <w:rFonts w:ascii="Consolas" w:hAnsi="Consolas"/>
              <w:color w:val="333333"/>
              <w:lang w:val="en-US"/>
            </w:rPr>
          </w:rPrChange>
        </w:rPr>
      </w:pPr>
      <w:ins w:id="190" w:author="Pham Thanh" w:date="2018-07-18T11:41:00Z">
        <w:r w:rsidRPr="00D107A6">
          <w:rPr>
            <w:rFonts w:asciiTheme="majorHAnsi" w:hAnsiTheme="majorHAnsi" w:cstheme="majorHAnsi"/>
            <w:color w:val="313131"/>
            <w:sz w:val="24"/>
            <w:szCs w:val="24"/>
            <w:rPrChange w:id="191"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9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93"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194" w:author="Pham Thanh" w:date="2018-07-18T11:41:00Z"/>
          <w:rFonts w:asciiTheme="majorHAnsi" w:hAnsiTheme="majorHAnsi" w:cstheme="majorHAnsi"/>
          <w:color w:val="313131"/>
          <w:lang w:val="en-GB"/>
          <w:rPrChange w:id="195" w:author="Pham Thanh" w:date="2018-07-18T11:41:00Z">
            <w:rPr>
              <w:ins w:id="196" w:author="Pham Thanh" w:date="2018-07-18T11:41:00Z"/>
              <w:rFonts w:ascii="Arial" w:hAnsi="Arial" w:cs="Arial"/>
            </w:rPr>
          </w:rPrChange>
        </w:rPr>
      </w:pPr>
      <w:ins w:id="197" w:author="Pham Thanh" w:date="2018-07-18T11:41:00Z">
        <w:r w:rsidRPr="00D107A6">
          <w:rPr>
            <w:rFonts w:asciiTheme="majorHAnsi" w:hAnsiTheme="majorHAnsi" w:cstheme="majorHAnsi"/>
            <w:color w:val="313131"/>
            <w:lang w:val="en-GB"/>
            <w:rPrChange w:id="198"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99" w:author="Pham Thanh" w:date="2018-07-18T11:41:00Z"/>
          <w:rFonts w:asciiTheme="majorHAnsi" w:hAnsiTheme="majorHAnsi" w:cstheme="majorHAnsi"/>
          <w:color w:val="313131"/>
          <w:sz w:val="24"/>
          <w:szCs w:val="24"/>
          <w:rPrChange w:id="200" w:author="Pham Thanh" w:date="2018-07-18T11:41:00Z">
            <w:rPr>
              <w:ins w:id="201" w:author="Pham Thanh" w:date="2018-07-18T11:41:00Z"/>
              <w:rStyle w:val="HTMLCode"/>
              <w:rFonts w:ascii="Consolas" w:hAnsi="Consolas"/>
              <w:color w:val="333333"/>
              <w:lang w:val="en-US"/>
            </w:rPr>
          </w:rPrChange>
        </w:rPr>
      </w:pPr>
      <w:ins w:id="202" w:author="Pham Thanh" w:date="2018-07-18T11:41:00Z">
        <w:r w:rsidRPr="00D107A6">
          <w:rPr>
            <w:rFonts w:asciiTheme="majorHAnsi" w:hAnsiTheme="majorHAnsi" w:cstheme="majorHAnsi"/>
            <w:color w:val="313131"/>
            <w:sz w:val="24"/>
            <w:szCs w:val="24"/>
            <w:rPrChange w:id="20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5" w:author="Pham Thanh" w:date="2018-07-18T11:41:00Z">
              <w:rPr>
                <w:rStyle w:val="HTMLCode"/>
                <w:rFonts w:ascii="Consolas" w:hAnsi="Consolas"/>
                <w:color w:val="333333"/>
              </w:rPr>
            </w:rPrChange>
          </w:rPr>
          <w:t>}</w:t>
        </w:r>
      </w:ins>
    </w:p>
    <w:p w14:paraId="69E2934E" w14:textId="77777777" w:rsidR="00D107A6" w:rsidRDefault="00D107A6">
      <w:pPr>
        <w:rPr>
          <w:ins w:id="206" w:author="Pham Thanh" w:date="2018-07-18T11:44:00Z"/>
          <w:rFonts w:eastAsia="Times New Roman" w:cstheme="majorHAnsi"/>
          <w:b/>
          <w:color w:val="313131"/>
          <w:sz w:val="24"/>
          <w:szCs w:val="24"/>
          <w:lang w:val="en-GB"/>
        </w:rPr>
        <w:pPrChange w:id="207" w:author="Pham Thanh" w:date="2018-07-18T11:44:00Z">
          <w:pPr>
            <w:pStyle w:val="Heading1"/>
          </w:pPr>
        </w:pPrChange>
      </w:pPr>
    </w:p>
    <w:p w14:paraId="3439F96B" w14:textId="77777777" w:rsidR="00D107A6" w:rsidRPr="00D107A6" w:rsidRDefault="00D107A6">
      <w:pPr>
        <w:rPr>
          <w:ins w:id="208" w:author="Pham Thanh" w:date="2018-07-18T11:41:00Z"/>
          <w:rFonts w:asciiTheme="majorHAnsi" w:eastAsia="Times New Roman" w:hAnsiTheme="majorHAnsi" w:cstheme="majorHAnsi" w:hint="eastAsia"/>
          <w:b/>
          <w:color w:val="313131"/>
          <w:sz w:val="24"/>
          <w:szCs w:val="24"/>
          <w:lang w:val="en-GB"/>
          <w:rPrChange w:id="209" w:author="Pham Thanh" w:date="2018-07-18T11:44:00Z">
            <w:rPr>
              <w:ins w:id="210" w:author="Pham Thanh" w:date="2018-07-18T11:41:00Z"/>
              <w:rFonts w:ascii="Montserrat" w:hAnsi="Montserrat" w:cs="Times New Roman" w:hint="eastAsia"/>
            </w:rPr>
          </w:rPrChange>
        </w:rPr>
        <w:pPrChange w:id="211" w:author="Pham Thanh" w:date="2018-07-18T11:44:00Z">
          <w:pPr>
            <w:pStyle w:val="Heading1"/>
          </w:pPr>
        </w:pPrChange>
      </w:pPr>
      <w:ins w:id="212" w:author="Pham Thanh" w:date="2018-07-18T11:41:00Z">
        <w:r w:rsidRPr="00D107A6">
          <w:rPr>
            <w:rFonts w:asciiTheme="majorHAnsi" w:eastAsia="Times New Roman" w:hAnsiTheme="majorHAnsi" w:cstheme="majorHAnsi" w:hint="eastAsia"/>
            <w:b/>
            <w:color w:val="313131"/>
            <w:sz w:val="24"/>
            <w:szCs w:val="24"/>
            <w:lang w:val="en-GB"/>
            <w:rPrChange w:id="213"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214" w:author="Pham Thanh" w:date="2018-07-18T11:41:00Z"/>
          <w:rFonts w:asciiTheme="majorHAnsi" w:hAnsiTheme="majorHAnsi" w:cstheme="majorHAnsi"/>
          <w:color w:val="313131"/>
          <w:lang w:val="en-GB"/>
          <w:rPrChange w:id="215" w:author="Pham Thanh" w:date="2018-07-18T11:41:00Z">
            <w:rPr>
              <w:ins w:id="216" w:author="Pham Thanh" w:date="2018-07-18T11:41:00Z"/>
              <w:rFonts w:ascii="Arial" w:hAnsi="Arial" w:cs="Arial"/>
            </w:rPr>
          </w:rPrChange>
        </w:rPr>
      </w:pPr>
      <w:ins w:id="217" w:author="Pham Thanh" w:date="2018-07-18T11:41:00Z">
        <w:r w:rsidRPr="00D107A6">
          <w:rPr>
            <w:rFonts w:asciiTheme="majorHAnsi" w:hAnsiTheme="majorHAnsi" w:cstheme="majorHAnsi"/>
            <w:color w:val="313131"/>
            <w:lang w:val="en-GB"/>
            <w:rPrChange w:id="218"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19" w:author="Pham Thanh" w:date="2018-07-18T11:41:00Z"/>
          <w:rFonts w:asciiTheme="majorHAnsi" w:hAnsiTheme="majorHAnsi" w:cstheme="majorHAnsi"/>
          <w:color w:val="313131"/>
          <w:sz w:val="24"/>
          <w:szCs w:val="24"/>
          <w:rPrChange w:id="220" w:author="Pham Thanh" w:date="2018-07-18T11:41:00Z">
            <w:rPr>
              <w:ins w:id="221" w:author="Pham Thanh" w:date="2018-07-18T11:41:00Z"/>
              <w:rStyle w:val="HTMLCode"/>
              <w:rFonts w:ascii="Consolas" w:hAnsi="Consolas"/>
              <w:color w:val="333333"/>
              <w:lang w:val="en-US"/>
            </w:rPr>
          </w:rPrChange>
        </w:rPr>
      </w:pPr>
      <w:ins w:id="222" w:author="Pham Thanh" w:date="2018-07-18T11:41:00Z">
        <w:r w:rsidRPr="00D107A6">
          <w:rPr>
            <w:rFonts w:asciiTheme="majorHAnsi" w:hAnsiTheme="majorHAnsi" w:cstheme="majorHAnsi"/>
            <w:color w:val="313131"/>
            <w:sz w:val="24"/>
            <w:szCs w:val="24"/>
            <w:rPrChange w:id="22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2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5"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26" w:author="Pham Thanh" w:date="2018-07-18T11:41:00Z"/>
          <w:rFonts w:asciiTheme="majorHAnsi" w:hAnsiTheme="majorHAnsi" w:cstheme="majorHAnsi"/>
          <w:color w:val="313131"/>
          <w:sz w:val="24"/>
          <w:szCs w:val="24"/>
          <w:rPrChange w:id="227" w:author="Pham Thanh" w:date="2018-07-18T11:41:00Z">
            <w:rPr>
              <w:ins w:id="228" w:author="Pham Thanh" w:date="2018-07-18T11:41:00Z"/>
              <w:rStyle w:val="HTMLCode"/>
              <w:rFonts w:ascii="Consolas" w:hAnsi="Consolas"/>
              <w:color w:val="333333"/>
            </w:rPr>
          </w:rPrChange>
        </w:rPr>
      </w:pPr>
      <w:ins w:id="229" w:author="Pham Thanh" w:date="2018-07-18T11:41:00Z">
        <w:r w:rsidRPr="00D107A6">
          <w:rPr>
            <w:rFonts w:asciiTheme="majorHAnsi" w:hAnsiTheme="majorHAnsi" w:cstheme="majorHAnsi"/>
            <w:color w:val="313131"/>
            <w:sz w:val="24"/>
            <w:szCs w:val="24"/>
            <w:rPrChange w:id="230"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31"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32" w:author="Pham Thanh" w:date="2018-07-18T11:41:00Z"/>
          <w:rFonts w:asciiTheme="majorHAnsi" w:hAnsiTheme="majorHAnsi" w:cstheme="majorHAnsi"/>
          <w:color w:val="313131"/>
          <w:lang w:val="en-GB"/>
          <w:rPrChange w:id="233" w:author="Pham Thanh" w:date="2018-07-18T11:41:00Z">
            <w:rPr>
              <w:ins w:id="234" w:author="Pham Thanh" w:date="2018-07-18T11:41:00Z"/>
              <w:rFonts w:ascii="Arial" w:hAnsi="Arial" w:cs="Arial"/>
            </w:rPr>
          </w:rPrChange>
        </w:rPr>
      </w:pPr>
      <w:ins w:id="235" w:author="Pham Thanh" w:date="2018-07-18T11:41:00Z">
        <w:r w:rsidRPr="00D107A6">
          <w:rPr>
            <w:rFonts w:asciiTheme="majorHAnsi" w:hAnsiTheme="majorHAnsi" w:cstheme="majorHAnsi"/>
            <w:color w:val="313131"/>
            <w:lang w:val="en-GB"/>
            <w:rPrChange w:id="236" w:author="Pham Thanh" w:date="2018-07-18T11:41:00Z">
              <w:rPr>
                <w:rFonts w:ascii="Arial" w:hAnsi="Arial" w:cs="Arial"/>
              </w:rPr>
            </w:rPrChange>
          </w:rPr>
          <w:lastRenderedPageBreak/>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37" w:author="Pham Thanh" w:date="2018-07-18T11:41:00Z"/>
          <w:rFonts w:asciiTheme="majorHAnsi" w:hAnsiTheme="majorHAnsi" w:cstheme="majorHAnsi"/>
          <w:color w:val="313131"/>
          <w:sz w:val="24"/>
          <w:szCs w:val="24"/>
          <w:rPrChange w:id="238" w:author="Pham Thanh" w:date="2018-07-18T11:41:00Z">
            <w:rPr>
              <w:ins w:id="239" w:author="Pham Thanh" w:date="2018-07-18T11:41:00Z"/>
              <w:rStyle w:val="HTMLCode"/>
              <w:rFonts w:ascii="Consolas" w:hAnsi="Consolas"/>
              <w:color w:val="333333"/>
              <w:lang w:val="en-US"/>
            </w:rPr>
          </w:rPrChange>
        </w:rPr>
      </w:pPr>
      <w:ins w:id="240" w:author="Pham Thanh" w:date="2018-07-18T11:41:00Z">
        <w:r w:rsidRPr="00D107A6">
          <w:rPr>
            <w:rFonts w:asciiTheme="majorHAnsi" w:hAnsiTheme="majorHAnsi" w:cstheme="majorHAnsi"/>
            <w:color w:val="313131"/>
            <w:sz w:val="24"/>
            <w:szCs w:val="24"/>
            <w:rPrChange w:id="241"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4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43"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44" w:author="Pham Thanh" w:date="2018-07-18T11:41:00Z"/>
          <w:rFonts w:asciiTheme="majorHAnsi" w:hAnsiTheme="majorHAnsi" w:cstheme="majorHAnsi"/>
          <w:color w:val="313131"/>
          <w:lang w:val="en-GB"/>
          <w:rPrChange w:id="245" w:author="Pham Thanh" w:date="2018-07-18T11:41:00Z">
            <w:rPr>
              <w:ins w:id="246" w:author="Pham Thanh" w:date="2018-07-18T11:41:00Z"/>
              <w:rFonts w:ascii="Arial" w:hAnsi="Arial" w:cs="Arial"/>
            </w:rPr>
          </w:rPrChange>
        </w:rPr>
      </w:pPr>
      <w:ins w:id="247" w:author="Pham Thanh" w:date="2018-07-18T11:41:00Z">
        <w:r w:rsidRPr="00D107A6">
          <w:rPr>
            <w:rFonts w:asciiTheme="majorHAnsi" w:hAnsiTheme="majorHAnsi" w:cstheme="majorHAnsi"/>
            <w:color w:val="313131"/>
            <w:lang w:val="en-GB"/>
            <w:rPrChange w:id="248"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49"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50"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51"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52" w:author="Pham Thanh" w:date="2018-07-18T11:41:00Z"/>
          <w:rFonts w:asciiTheme="majorHAnsi" w:hAnsiTheme="majorHAnsi" w:cstheme="majorHAnsi"/>
          <w:color w:val="313131"/>
          <w:sz w:val="24"/>
          <w:szCs w:val="24"/>
          <w:rPrChange w:id="253" w:author="Pham Thanh" w:date="2018-07-18T11:41:00Z">
            <w:rPr>
              <w:ins w:id="254" w:author="Pham Thanh" w:date="2018-07-18T11:41:00Z"/>
            </w:rPr>
          </w:rPrChange>
        </w:rPr>
      </w:pPr>
      <w:ins w:id="255" w:author="Pham Thanh" w:date="2018-07-18T11:41:00Z">
        <w:r w:rsidRPr="00D107A6">
          <w:rPr>
            <w:rFonts w:asciiTheme="majorHAnsi" w:hAnsiTheme="majorHAnsi" w:cstheme="majorHAnsi"/>
            <w:color w:val="313131"/>
            <w:sz w:val="24"/>
            <w:szCs w:val="24"/>
            <w:rPrChange w:id="256"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57"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58" w:author="Pham Thanh" w:date="2018-07-18T12:57:00Z"/>
          <w:rFonts w:asciiTheme="majorHAnsi" w:eastAsia="Times New Roman" w:hAnsiTheme="majorHAnsi" w:cstheme="majorHAnsi"/>
          <w:color w:val="FF0000"/>
          <w:sz w:val="24"/>
          <w:szCs w:val="24"/>
          <w:lang w:val="en-GB"/>
        </w:rPr>
      </w:pPr>
      <w:del w:id="259"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60" w:author="Pham Thanh" w:date="2018-07-18T13:24:00Z"/>
          <w:rFonts w:asciiTheme="majorHAnsi" w:eastAsia="Times New Roman" w:hAnsiTheme="majorHAnsi" w:cstheme="majorHAnsi"/>
          <w:b/>
          <w:color w:val="313131"/>
          <w:sz w:val="24"/>
          <w:szCs w:val="24"/>
          <w:lang w:val="en-GB"/>
          <w:rPrChange w:id="261" w:author="Pham Thanh" w:date="2018-07-18T13:28:00Z">
            <w:rPr>
              <w:ins w:id="262" w:author="Pham Thanh" w:date="2018-07-18T13:24:00Z"/>
              <w:rFonts w:ascii="Helvetica" w:eastAsia="Times New Roman" w:hAnsi="Helvetica" w:cs="Helvetica"/>
              <w:color w:val="333333"/>
              <w:sz w:val="21"/>
              <w:szCs w:val="21"/>
              <w:lang w:val="en-GB"/>
            </w:rPr>
          </w:rPrChange>
        </w:rPr>
      </w:pPr>
      <w:ins w:id="263" w:author="Pham Thanh" w:date="2018-07-18T13:24:00Z">
        <w:r w:rsidRPr="004A60D1">
          <w:rPr>
            <w:rFonts w:asciiTheme="majorHAnsi" w:eastAsia="Times New Roman" w:hAnsiTheme="majorHAnsi" w:cstheme="majorHAnsi"/>
            <w:b/>
            <w:color w:val="313131"/>
            <w:sz w:val="24"/>
            <w:szCs w:val="24"/>
            <w:lang w:val="en-GB"/>
            <w:rPrChange w:id="264" w:author="Pham Thanh" w:date="2018-07-18T13:28:00Z">
              <w:rPr>
                <w:rFonts w:ascii="Helvetica" w:eastAsia="Times New Roman" w:hAnsi="Helvetica" w:cs="Helvetica"/>
                <w:b/>
                <w:bCs/>
                <w:color w:val="333333"/>
                <w:sz w:val="21"/>
                <w:szCs w:val="21"/>
                <w:lang w:val="en-GB"/>
              </w:rPr>
            </w:rPrChange>
          </w:rPr>
          <w:t>Khác nhau</w:t>
        </w:r>
      </w:ins>
      <w:ins w:id="265" w:author="Pham Thanh" w:date="2018-07-18T13:28:00Z">
        <w:r w:rsidRPr="004A60D1">
          <w:rPr>
            <w:rFonts w:asciiTheme="majorHAnsi" w:eastAsia="Times New Roman" w:hAnsiTheme="majorHAnsi" w:cstheme="majorHAnsi"/>
            <w:b/>
            <w:color w:val="313131"/>
            <w:sz w:val="24"/>
            <w:szCs w:val="24"/>
            <w:lang w:val="en-GB"/>
            <w:rPrChange w:id="266"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67" w:author="Pham Thanh" w:date="2018-07-18T13:24:00Z">
        <w:r w:rsidRPr="004A60D1">
          <w:rPr>
            <w:rFonts w:asciiTheme="majorHAnsi" w:eastAsia="Times New Roman" w:hAnsiTheme="majorHAnsi" w:cstheme="majorHAnsi"/>
            <w:b/>
            <w:color w:val="313131"/>
            <w:sz w:val="24"/>
            <w:szCs w:val="24"/>
            <w:lang w:val="en-GB"/>
            <w:rPrChange w:id="268"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69" w:author="Pham Thanh" w:date="2018-07-18T13:24:00Z"/>
          <w:rFonts w:asciiTheme="majorHAnsi" w:eastAsia="Times New Roman" w:hAnsiTheme="majorHAnsi" w:cstheme="majorHAnsi"/>
          <w:color w:val="313131"/>
          <w:sz w:val="24"/>
          <w:szCs w:val="24"/>
          <w:lang w:val="en-GB"/>
          <w:rPrChange w:id="270" w:author="Pham Thanh" w:date="2018-07-18T13:25:00Z">
            <w:rPr>
              <w:ins w:id="271" w:author="Pham Thanh" w:date="2018-07-18T13:24:00Z"/>
              <w:rFonts w:ascii="Helvetica" w:eastAsia="Times New Roman" w:hAnsi="Helvetica" w:cs="Helvetica"/>
              <w:color w:val="333333"/>
              <w:sz w:val="21"/>
              <w:szCs w:val="21"/>
              <w:lang w:val="en-GB"/>
            </w:rPr>
          </w:rPrChange>
        </w:rPr>
        <w:pPrChange w:id="272" w:author="Pham Thanh" w:date="2018-07-18T13:25:00Z">
          <w:pPr>
            <w:numPr>
              <w:numId w:val="13"/>
            </w:numPr>
            <w:shd w:val="clear" w:color="auto" w:fill="FFFFFF"/>
            <w:tabs>
              <w:tab w:val="num" w:pos="720"/>
            </w:tabs>
            <w:spacing w:before="100" w:beforeAutospacing="1" w:after="30" w:line="240" w:lineRule="auto"/>
            <w:ind w:left="720" w:hanging="360"/>
          </w:pPr>
        </w:pPrChange>
      </w:pPr>
      <w:ins w:id="273" w:author="Pham Thanh" w:date="2018-07-18T13:26:00Z">
        <w:r>
          <w:rPr>
            <w:rFonts w:asciiTheme="majorHAnsi" w:eastAsia="Times New Roman" w:hAnsiTheme="majorHAnsi" w:cstheme="majorHAnsi"/>
            <w:color w:val="313131"/>
            <w:sz w:val="24"/>
            <w:szCs w:val="24"/>
            <w:lang w:val="en-GB"/>
          </w:rPr>
          <w:t xml:space="preserve">+ </w:t>
        </w:r>
      </w:ins>
      <w:ins w:id="274" w:author="Pham Thanh" w:date="2018-07-18T13:24:00Z">
        <w:r w:rsidRPr="004A60D1">
          <w:rPr>
            <w:rFonts w:asciiTheme="majorHAnsi" w:eastAsia="Times New Roman" w:hAnsiTheme="majorHAnsi" w:cstheme="majorHAnsi"/>
            <w:color w:val="313131"/>
            <w:sz w:val="24"/>
            <w:szCs w:val="24"/>
            <w:lang w:val="en-GB"/>
            <w:rPrChange w:id="275"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76"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77"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78"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79" w:author="Pham Thanh" w:date="2018-07-18T13:24:00Z"/>
          <w:rFonts w:asciiTheme="majorHAnsi" w:eastAsia="Times New Roman" w:hAnsiTheme="majorHAnsi" w:cstheme="majorHAnsi"/>
          <w:color w:val="313131"/>
          <w:sz w:val="24"/>
          <w:szCs w:val="24"/>
          <w:lang w:val="en-GB"/>
          <w:rPrChange w:id="280" w:author="Pham Thanh" w:date="2018-07-18T13:25:00Z">
            <w:rPr>
              <w:ins w:id="281" w:author="Pham Thanh" w:date="2018-07-18T13:24:00Z"/>
              <w:rFonts w:ascii="Helvetica" w:eastAsia="Times New Roman" w:hAnsi="Helvetica" w:cs="Helvetica"/>
              <w:color w:val="333333"/>
              <w:sz w:val="21"/>
              <w:szCs w:val="21"/>
              <w:lang w:val="en-GB"/>
            </w:rPr>
          </w:rPrChange>
        </w:rPr>
        <w:pPrChange w:id="282" w:author="Pham Thanh" w:date="2018-07-18T13:25:00Z">
          <w:pPr>
            <w:numPr>
              <w:numId w:val="13"/>
            </w:numPr>
            <w:shd w:val="clear" w:color="auto" w:fill="FFFFFF"/>
            <w:tabs>
              <w:tab w:val="num" w:pos="720"/>
            </w:tabs>
            <w:spacing w:before="100" w:beforeAutospacing="1" w:after="30" w:line="240" w:lineRule="auto"/>
            <w:ind w:left="720" w:hanging="360"/>
          </w:pPr>
        </w:pPrChange>
      </w:pPr>
      <w:ins w:id="283" w:author="Pham Thanh" w:date="2018-07-18T13:26:00Z">
        <w:r>
          <w:rPr>
            <w:rFonts w:asciiTheme="majorHAnsi" w:eastAsia="Times New Roman" w:hAnsiTheme="majorHAnsi" w:cstheme="majorHAnsi"/>
            <w:color w:val="313131"/>
            <w:sz w:val="24"/>
            <w:szCs w:val="24"/>
            <w:lang w:val="en-GB"/>
          </w:rPr>
          <w:t xml:space="preserve">+ </w:t>
        </w:r>
      </w:ins>
      <w:ins w:id="284" w:author="Pham Thanh" w:date="2018-07-18T13:24:00Z">
        <w:r w:rsidRPr="004A60D1">
          <w:rPr>
            <w:rFonts w:asciiTheme="majorHAnsi" w:eastAsia="Times New Roman" w:hAnsiTheme="majorHAnsi" w:cstheme="majorHAnsi"/>
            <w:color w:val="313131"/>
            <w:sz w:val="24"/>
            <w:szCs w:val="24"/>
            <w:lang w:val="en-GB"/>
            <w:rPrChange w:id="285"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86"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87" w:author="Pham Thanh" w:date="2018-07-18T13:24:00Z"/>
          <w:rFonts w:asciiTheme="majorHAnsi" w:eastAsia="Times New Roman" w:hAnsiTheme="majorHAnsi" w:cstheme="majorHAnsi"/>
          <w:color w:val="313131"/>
          <w:sz w:val="24"/>
          <w:szCs w:val="24"/>
          <w:lang w:val="en-GB"/>
          <w:rPrChange w:id="288" w:author="Pham Thanh" w:date="2018-07-18T13:25:00Z">
            <w:rPr>
              <w:ins w:id="289" w:author="Pham Thanh" w:date="2018-07-18T13:24:00Z"/>
              <w:rFonts w:ascii="Helvetica" w:eastAsia="Times New Roman" w:hAnsi="Helvetica" w:cs="Helvetica"/>
              <w:color w:val="333333"/>
              <w:sz w:val="21"/>
              <w:szCs w:val="21"/>
              <w:lang w:val="en-GB"/>
            </w:rPr>
          </w:rPrChange>
        </w:rPr>
      </w:pPr>
      <w:ins w:id="290" w:author="Pham Thanh" w:date="2018-07-18T13:24:00Z">
        <w:r w:rsidRPr="004A60D1">
          <w:rPr>
            <w:rFonts w:asciiTheme="majorHAnsi" w:eastAsia="Times New Roman" w:hAnsiTheme="majorHAnsi" w:cstheme="majorHAnsi"/>
            <w:color w:val="313131"/>
            <w:sz w:val="24"/>
            <w:szCs w:val="24"/>
            <w:lang w:val="en-GB"/>
            <w:rPrChange w:id="291"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292"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r w:rsidR="007F6576">
        <w:rPr>
          <w:rFonts w:asciiTheme="majorHAnsi" w:eastAsia="Times New Roman" w:hAnsiTheme="majorHAnsi" w:cstheme="majorHAnsi"/>
          <w:color w:val="313131"/>
          <w:sz w:val="24"/>
          <w:szCs w:val="24"/>
          <w:lang w:val="en-GB"/>
        </w:rPr>
        <w:t>.</w:t>
      </w:r>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r w:rsidR="007F6576">
        <w:rPr>
          <w:rFonts w:asciiTheme="majorHAnsi" w:eastAsia="Times New Roman" w:hAnsiTheme="majorHAnsi" w:cstheme="majorHAnsi"/>
          <w:color w:val="313131"/>
          <w:sz w:val="24"/>
          <w:szCs w:val="24"/>
          <w:lang w:val="en-GB"/>
        </w:rPr>
        <w:t xml:space="preserve"> .</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293"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294" w:author="Pham Thanh" w:date="2018-07-18T13:31:00Z">
        <w:r w:rsidRPr="00344B87" w:rsidDel="000658D3">
          <w:rPr>
            <w:b/>
            <w:lang w:val="en-GB"/>
          </w:rPr>
          <w:delText>,</w:delText>
        </w:r>
      </w:del>
      <w:r w:rsidRPr="00344B87">
        <w:rPr>
          <w:b/>
          <w:lang w:val="en-GB"/>
        </w:rPr>
        <w:t xml:space="preserve"> </w:t>
      </w:r>
      <w:r>
        <w:rPr>
          <w:b/>
          <w:lang w:val="en-GB"/>
        </w:rPr>
        <w:t xml:space="preserve">Git flow </w:t>
      </w:r>
      <w:ins w:id="295"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296" w:author="Pham Thanh" w:date="2018-07-18T09:32:00Z"/>
          <w:rFonts w:asciiTheme="majorHAnsi" w:eastAsia="Times New Roman" w:hAnsiTheme="majorHAnsi" w:cstheme="majorHAnsi"/>
          <w:b/>
          <w:color w:val="313131"/>
          <w:sz w:val="24"/>
          <w:szCs w:val="24"/>
          <w:lang w:val="en-GB"/>
          <w:rPrChange w:id="297" w:author="Pham Thanh" w:date="2018-07-18T09:32:00Z">
            <w:rPr>
              <w:ins w:id="298" w:author="Pham Thanh" w:date="2018-07-18T09:32:00Z"/>
              <w:rFonts w:asciiTheme="majorHAnsi" w:eastAsia="Times New Roman" w:hAnsiTheme="majorHAnsi" w:cstheme="majorHAnsi"/>
              <w:color w:val="313131"/>
              <w:sz w:val="24"/>
              <w:szCs w:val="24"/>
              <w:lang w:val="en-GB"/>
            </w:rPr>
          </w:rPrChange>
        </w:rPr>
      </w:pPr>
      <w:ins w:id="299" w:author="Pham Thanh" w:date="2018-07-18T09:32:00Z">
        <w:r w:rsidRPr="006C7E69">
          <w:rPr>
            <w:rFonts w:asciiTheme="majorHAnsi" w:eastAsia="Times New Roman" w:hAnsiTheme="majorHAnsi" w:cstheme="majorHAnsi"/>
            <w:b/>
            <w:color w:val="313131"/>
            <w:sz w:val="24"/>
            <w:szCs w:val="24"/>
            <w:lang w:val="en-GB"/>
            <w:rPrChange w:id="300"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301" w:author="Pham Thanh" w:date="2018-07-18T09:34:00Z"/>
          <w:rFonts w:asciiTheme="majorHAnsi" w:eastAsia="Times New Roman" w:hAnsiTheme="majorHAnsi" w:cstheme="majorHAnsi"/>
          <w:color w:val="313131"/>
          <w:sz w:val="24"/>
          <w:szCs w:val="24"/>
          <w:lang w:val="en-GB"/>
        </w:rPr>
      </w:pPr>
      <w:ins w:id="302"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303"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304" w:author="Pham Thanh" w:date="2018-07-18T09:37:00Z"/>
          <w:rFonts w:asciiTheme="majorHAnsi" w:eastAsia="Times New Roman" w:hAnsiTheme="majorHAnsi" w:cstheme="majorHAnsi"/>
          <w:color w:val="313131"/>
          <w:sz w:val="24"/>
          <w:szCs w:val="24"/>
          <w:lang w:val="en-GB"/>
        </w:rPr>
      </w:pPr>
      <w:ins w:id="305"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306"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307"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308" w:author="Pham Thanh" w:date="2018-07-18T09:37:00Z"/>
          <w:b/>
          <w:lang w:val="en-GB"/>
        </w:rPr>
      </w:pPr>
      <w:ins w:id="309"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6A868AD8" w:rsidR="006C7E69" w:rsidRDefault="006C7E69">
      <w:pPr>
        <w:rPr>
          <w:ins w:id="310" w:author="Pham Thanh" w:date="2018-07-18T09:39:00Z"/>
          <w:rFonts w:eastAsia="Times New Roman" w:cstheme="majorHAnsi"/>
          <w:color w:val="313131"/>
          <w:lang w:val="en-GB"/>
        </w:rPr>
        <w:pPrChange w:id="311" w:author="Pham Thanh" w:date="2018-07-18T09:37:00Z">
          <w:pPr>
            <w:pStyle w:val="Heading3"/>
          </w:pPr>
        </w:pPrChange>
      </w:pPr>
      <w:ins w:id="312" w:author="Pham Thanh" w:date="2018-07-18T09:38:00Z">
        <w:r w:rsidRPr="006C7E69">
          <w:rPr>
            <w:rFonts w:asciiTheme="majorHAnsi" w:eastAsia="Times New Roman" w:hAnsiTheme="majorHAnsi" w:cstheme="majorHAnsi"/>
            <w:color w:val="313131"/>
            <w:sz w:val="24"/>
            <w:szCs w:val="24"/>
            <w:lang w:val="en-GB"/>
            <w:rPrChange w:id="313" w:author="Pham Thanh" w:date="2018-07-18T09:38:00Z">
              <w:rPr>
                <w:lang w:val="en-GB"/>
              </w:rPr>
            </w:rPrChange>
          </w:rPr>
          <w:t>Repo trung tâ</w:t>
        </w:r>
        <w:r>
          <w:rPr>
            <w:rFonts w:asciiTheme="majorHAnsi" w:eastAsia="Times New Roman" w:hAnsiTheme="majorHAnsi" w:cstheme="majorHAnsi"/>
            <w:color w:val="313131"/>
            <w:sz w:val="24"/>
            <w:szCs w:val="24"/>
            <w:lang w:val="en-GB"/>
          </w:rPr>
          <w:t>m</w:t>
        </w:r>
      </w:ins>
      <w:ins w:id="314" w:author="Pham Thanh" w:date="2018-07-18T09:41:00Z">
        <w:r>
          <w:rPr>
            <w:rFonts w:asciiTheme="majorHAnsi" w:eastAsia="Times New Roman" w:hAnsiTheme="majorHAnsi" w:cstheme="majorHAnsi"/>
            <w:color w:val="313131"/>
            <w:sz w:val="24"/>
            <w:szCs w:val="24"/>
            <w:lang w:val="en-GB"/>
          </w:rPr>
          <w:t xml:space="preserve"> </w:t>
        </w:r>
      </w:ins>
      <w:ins w:id="315" w:author="Pham Thanh" w:date="2018-07-18T09:40:00Z">
        <w:r>
          <w:rPr>
            <w:rFonts w:asciiTheme="majorHAnsi" w:eastAsia="Times New Roman" w:hAnsiTheme="majorHAnsi" w:cstheme="majorHAnsi"/>
            <w:color w:val="313131"/>
            <w:sz w:val="24"/>
            <w:szCs w:val="24"/>
            <w:lang w:val="en-GB"/>
          </w:rPr>
          <w:t>(</w:t>
        </w:r>
      </w:ins>
      <w:ins w:id="316" w:author="Pham Thanh" w:date="2018-07-18T09:41:00Z">
        <w:r>
          <w:rPr>
            <w:rFonts w:asciiTheme="majorHAnsi" w:eastAsia="Times New Roman" w:hAnsiTheme="majorHAnsi" w:cstheme="majorHAnsi"/>
            <w:color w:val="313131"/>
            <w:sz w:val="24"/>
            <w:szCs w:val="24"/>
            <w:lang w:val="en-GB"/>
          </w:rPr>
          <w:t xml:space="preserve">gọi tạm là </w:t>
        </w:r>
      </w:ins>
      <w:ins w:id="317" w:author="Pham Thanh" w:date="2018-07-18T09:40:00Z">
        <w:r>
          <w:rPr>
            <w:rFonts w:asciiTheme="majorHAnsi" w:eastAsia="Times New Roman" w:hAnsiTheme="majorHAnsi" w:cstheme="majorHAnsi"/>
            <w:color w:val="313131"/>
            <w:sz w:val="24"/>
            <w:szCs w:val="24"/>
            <w:lang w:val="en-GB"/>
          </w:rPr>
          <w:t>origin)</w:t>
        </w:r>
      </w:ins>
      <w:ins w:id="318"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19" w:author="Pham Thanh" w:date="2018-07-18T09:37:00Z"/>
          <w:rFonts w:eastAsia="Times New Roman" w:cstheme="majorHAnsi"/>
          <w:color w:val="313131"/>
          <w:lang w:val="en-GB"/>
          <w:rPrChange w:id="320" w:author="Pham Thanh" w:date="2018-07-18T09:38:00Z">
            <w:rPr>
              <w:ins w:id="321" w:author="Pham Thanh" w:date="2018-07-18T09:37:00Z"/>
              <w:b/>
              <w:lang w:val="en-GB"/>
            </w:rPr>
          </w:rPrChange>
        </w:rPr>
        <w:pPrChange w:id="322" w:author="Pham Thanh" w:date="2018-07-18T09:37:00Z">
          <w:pPr>
            <w:pStyle w:val="Heading3"/>
          </w:pPr>
        </w:pPrChange>
      </w:pPr>
      <w:ins w:id="323"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24"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25" w:author="Pham Thanh" w:date="2018-07-18T09:42:00Z"/>
          <w:rFonts w:asciiTheme="majorHAnsi" w:hAnsiTheme="majorHAnsi" w:cstheme="majorHAnsi"/>
          <w:color w:val="313131"/>
          <w:lang w:val="en-GB"/>
        </w:rPr>
      </w:pPr>
      <w:ins w:id="326" w:author="Pham Thanh" w:date="2018-07-18T09:40:00Z">
        <w:r>
          <w:rPr>
            <w:rFonts w:asciiTheme="majorHAnsi" w:hAnsiTheme="majorHAnsi" w:cstheme="majorHAnsi"/>
            <w:color w:val="313131"/>
            <w:lang w:val="en-GB"/>
          </w:rPr>
          <w:t xml:space="preserve">Nhánh </w:t>
        </w:r>
      </w:ins>
      <w:ins w:id="327" w:author="Pham Thanh" w:date="2018-07-18T09:41:00Z">
        <w:r>
          <w:rPr>
            <w:rFonts w:asciiTheme="majorHAnsi" w:hAnsiTheme="majorHAnsi" w:cstheme="majorHAnsi"/>
            <w:color w:val="313131"/>
            <w:lang w:val="en-GB"/>
          </w:rPr>
          <w:t xml:space="preserve">origin/master được coi là nhánh chính phản ánh trạng </w:t>
        </w:r>
      </w:ins>
      <w:ins w:id="328"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29" w:author="Pham Thanh" w:date="2018-07-18T09:44:00Z"/>
          <w:rFonts w:asciiTheme="majorHAnsi" w:hAnsiTheme="majorHAnsi" w:cstheme="majorHAnsi"/>
          <w:color w:val="313131"/>
          <w:lang w:val="en-GB"/>
        </w:rPr>
      </w:pPr>
      <w:ins w:id="330"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31"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32" w:author="Pham Thanh" w:date="2018-07-18T09:46:00Z"/>
          <w:rFonts w:asciiTheme="majorHAnsi" w:hAnsiTheme="majorHAnsi" w:cstheme="majorHAnsi"/>
          <w:color w:val="313131"/>
          <w:lang w:val="en-GB"/>
        </w:rPr>
      </w:pPr>
      <w:ins w:id="333" w:author="Pham Thanh" w:date="2018-07-18T09:44:00Z">
        <w:r>
          <w:rPr>
            <w:rFonts w:asciiTheme="majorHAnsi" w:hAnsiTheme="majorHAnsi" w:cstheme="majorHAnsi"/>
            <w:color w:val="313131"/>
            <w:lang w:val="en-GB"/>
          </w:rPr>
          <w:t xml:space="preserve">Khi source code  bên develop đạt đến </w:t>
        </w:r>
      </w:ins>
      <w:ins w:id="334"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35"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36" w:author="Pham Thanh" w:date="2018-07-18T09:47:00Z"/>
          <w:b/>
          <w:lang w:val="en-GB"/>
        </w:rPr>
      </w:pPr>
      <w:ins w:id="337"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38" w:author="Pham Thanh" w:date="2018-07-18T09:56:00Z"/>
          <w:rFonts w:asciiTheme="majorHAnsi" w:hAnsiTheme="majorHAnsi" w:cstheme="majorHAnsi"/>
          <w:color w:val="313131"/>
          <w:lang w:val="en-GB"/>
        </w:rPr>
      </w:pPr>
      <w:ins w:id="339"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40"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41"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42"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43" w:author="Pham Thanh" w:date="2018-07-18T09:57:00Z"/>
          <w:rFonts w:asciiTheme="majorHAnsi" w:hAnsiTheme="majorHAnsi" w:cstheme="majorHAnsi"/>
          <w:color w:val="313131"/>
          <w:lang w:val="en-GB"/>
        </w:rPr>
      </w:pPr>
      <w:ins w:id="344" w:author="Pham Thanh" w:date="2018-07-18T09:56:00Z">
        <w:r>
          <w:rPr>
            <w:rFonts w:asciiTheme="majorHAnsi" w:hAnsiTheme="majorHAnsi" w:cstheme="majorHAnsi"/>
            <w:color w:val="313131"/>
            <w:lang w:val="en-GB"/>
          </w:rPr>
          <w:t xml:space="preserve">Những branches phụ này sẽ gồm: feature branches </w:t>
        </w:r>
      </w:ins>
      <w:ins w:id="345"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46" w:author="Pham Thanh" w:date="2018-07-18T09:58:00Z"/>
          <w:rFonts w:asciiTheme="majorHAnsi" w:hAnsiTheme="majorHAnsi" w:cstheme="majorHAnsi"/>
          <w:color w:val="313131"/>
          <w:lang w:val="en-GB"/>
        </w:rPr>
      </w:pPr>
      <w:ins w:id="347" w:author="Pham Thanh" w:date="2018-07-18T09:57:00Z">
        <w:r>
          <w:rPr>
            <w:rFonts w:asciiTheme="majorHAnsi" w:hAnsiTheme="majorHAnsi" w:cstheme="majorHAnsi"/>
            <w:color w:val="313131"/>
            <w:lang w:val="en-GB"/>
          </w:rPr>
          <w:t xml:space="preserve">Về mặt kĩ thuật thì không có branches nào là </w:t>
        </w:r>
      </w:ins>
      <w:ins w:id="348" w:author="Pham Thanh" w:date="2018-07-18T09:58:00Z">
        <w:r>
          <w:rPr>
            <w:rFonts w:asciiTheme="majorHAnsi" w:hAnsiTheme="majorHAnsi" w:cstheme="majorHAnsi"/>
            <w:color w:val="313131"/>
            <w:lang w:val="en-GB"/>
          </w:rPr>
          <w:t>đặc biệt</w:t>
        </w:r>
      </w:ins>
      <w:ins w:id="349" w:author="Pham Thanh" w:date="2018-07-18T09:57:00Z">
        <w:r>
          <w:rPr>
            <w:rFonts w:asciiTheme="majorHAnsi" w:hAnsiTheme="majorHAnsi" w:cstheme="majorHAnsi"/>
            <w:color w:val="313131"/>
            <w:lang w:val="en-GB"/>
          </w:rPr>
          <w:t xml:space="preserve"> hơn branches nào, </w:t>
        </w:r>
      </w:ins>
      <w:ins w:id="350"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51" w:author="Pham Thanh" w:date="2018-07-18T10:02:00Z"/>
          <w:rFonts w:asciiTheme="majorHAnsi" w:hAnsiTheme="majorHAnsi" w:cstheme="majorHAnsi"/>
          <w:b/>
          <w:color w:val="313131"/>
          <w:lang w:val="en-GB"/>
        </w:rPr>
      </w:pPr>
      <w:ins w:id="352" w:author="Pham Thanh" w:date="2018-07-18T10:55:00Z">
        <w:r>
          <w:rPr>
            <w:rFonts w:asciiTheme="majorHAnsi" w:hAnsiTheme="majorHAnsi" w:cstheme="majorHAnsi"/>
            <w:b/>
            <w:color w:val="313131"/>
            <w:lang w:val="en-GB"/>
          </w:rPr>
          <w:t xml:space="preserve">+ </w:t>
        </w:r>
      </w:ins>
      <w:ins w:id="353" w:author="Pham Thanh" w:date="2018-07-18T09:59:00Z">
        <w:r w:rsidR="00C81E22" w:rsidRPr="00C81E22">
          <w:rPr>
            <w:rFonts w:asciiTheme="majorHAnsi" w:hAnsiTheme="majorHAnsi" w:cstheme="majorHAnsi"/>
            <w:b/>
            <w:color w:val="313131"/>
            <w:lang w:val="en-GB"/>
            <w:rPrChange w:id="354"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55" w:author="Pham Thanh" w:date="2018-07-18T10:02:00Z"/>
          <w:rFonts w:asciiTheme="majorHAnsi" w:hAnsiTheme="majorHAnsi" w:cstheme="majorHAnsi"/>
          <w:color w:val="313131"/>
          <w:lang w:val="en-GB"/>
        </w:rPr>
      </w:pPr>
      <w:ins w:id="356" w:author="Pham Thanh" w:date="2018-07-18T10:17:00Z">
        <w:r>
          <w:rPr>
            <w:rFonts w:asciiTheme="majorHAnsi" w:hAnsiTheme="majorHAnsi" w:cstheme="majorHAnsi"/>
            <w:color w:val="313131"/>
            <w:lang w:val="en-GB"/>
          </w:rPr>
          <w:t>T</w:t>
        </w:r>
      </w:ins>
      <w:ins w:id="357" w:author="Pham Thanh" w:date="2018-07-18T10:02:00Z">
        <w:r w:rsidR="00C81E22">
          <w:rPr>
            <w:rFonts w:asciiTheme="majorHAnsi" w:hAnsiTheme="majorHAnsi" w:cstheme="majorHAnsi"/>
            <w:color w:val="313131"/>
            <w:lang w:val="en-GB"/>
          </w:rPr>
          <w:t>ách ra từ : develop</w:t>
        </w:r>
      </w:ins>
      <w:ins w:id="358"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59" w:author="Pham Thanh" w:date="2018-07-18T10:17:00Z"/>
          <w:rFonts w:asciiTheme="majorHAnsi" w:hAnsiTheme="majorHAnsi" w:cstheme="majorHAnsi"/>
          <w:color w:val="313131"/>
          <w:lang w:val="en-GB"/>
        </w:rPr>
      </w:pPr>
      <w:ins w:id="360" w:author="Pham Thanh" w:date="2018-07-18T10:17:00Z">
        <w:r>
          <w:rPr>
            <w:rFonts w:asciiTheme="majorHAnsi" w:hAnsiTheme="majorHAnsi" w:cstheme="majorHAnsi"/>
            <w:color w:val="313131"/>
            <w:lang w:val="en-GB"/>
          </w:rPr>
          <w:t>M</w:t>
        </w:r>
      </w:ins>
      <w:ins w:id="361" w:author="Pham Thanh" w:date="2018-07-18T10:02:00Z">
        <w:r w:rsidR="00C81E22">
          <w:rPr>
            <w:rFonts w:asciiTheme="majorHAnsi" w:hAnsiTheme="majorHAnsi" w:cstheme="majorHAnsi"/>
            <w:color w:val="313131"/>
            <w:lang w:val="en-GB"/>
          </w:rPr>
          <w:t>erge vào: develop</w:t>
        </w:r>
      </w:ins>
      <w:ins w:id="362"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63" w:author="Pham Thanh" w:date="2018-07-18T09:59:00Z"/>
          <w:rFonts w:asciiTheme="majorHAnsi" w:hAnsiTheme="majorHAnsi" w:cstheme="majorHAnsi"/>
          <w:color w:val="313131"/>
          <w:lang w:val="en-GB"/>
          <w:rPrChange w:id="364" w:author="Pham Thanh" w:date="2018-07-18T10:02:00Z">
            <w:rPr>
              <w:ins w:id="365" w:author="Pham Thanh" w:date="2018-07-18T09:59:00Z"/>
              <w:rFonts w:asciiTheme="majorHAnsi" w:hAnsiTheme="majorHAnsi" w:cstheme="majorHAnsi"/>
              <w:b/>
              <w:color w:val="313131"/>
              <w:lang w:val="en-GB"/>
            </w:rPr>
          </w:rPrChange>
        </w:rPr>
      </w:pPr>
      <w:ins w:id="366" w:author="Pham Thanh" w:date="2018-07-18T10:17:00Z">
        <w:r>
          <w:rPr>
            <w:rFonts w:asciiTheme="majorHAnsi" w:hAnsiTheme="majorHAnsi" w:cstheme="majorHAnsi"/>
            <w:color w:val="313131"/>
            <w:lang w:val="en-GB"/>
          </w:rPr>
          <w:t>Name: feature-*</w:t>
        </w:r>
      </w:ins>
      <w:ins w:id="367"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68" w:author="Pham Thanh" w:date="2018-07-18T09:59:00Z">
            <w:rPr>
              <w:rFonts w:asciiTheme="majorHAnsi" w:hAnsiTheme="majorHAnsi" w:cstheme="majorHAnsi"/>
              <w:color w:val="313131"/>
              <w:lang w:val="en-GB"/>
            </w:rPr>
          </w:rPrChange>
        </w:rPr>
        <w:pPrChange w:id="369" w:author="Pham Thanh" w:date="2018-07-18T10:02:00Z">
          <w:pPr>
            <w:pStyle w:val="NormalWeb"/>
            <w:shd w:val="clear" w:color="auto" w:fill="FFFFFF"/>
            <w:spacing w:before="0" w:beforeAutospacing="0" w:after="300" w:afterAutospacing="0"/>
          </w:pPr>
        </w:pPrChange>
      </w:pPr>
      <w:ins w:id="370"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71" w:author="Pham Thanh" w:date="2018-07-18T10:07:00Z"/>
          <w:rFonts w:asciiTheme="majorHAnsi" w:eastAsia="Times New Roman" w:hAnsiTheme="majorHAnsi" w:cstheme="majorHAnsi"/>
          <w:color w:val="313131"/>
          <w:sz w:val="24"/>
          <w:szCs w:val="24"/>
          <w:lang w:val="en-GB"/>
        </w:rPr>
      </w:pPr>
      <w:ins w:id="372" w:author="Pham Thanh" w:date="2018-07-18T10:04:00Z">
        <w:r w:rsidRPr="00507A7E">
          <w:rPr>
            <w:rFonts w:asciiTheme="majorHAnsi" w:eastAsia="Times New Roman" w:hAnsiTheme="majorHAnsi" w:cstheme="majorHAnsi"/>
            <w:color w:val="313131"/>
            <w:sz w:val="24"/>
            <w:szCs w:val="24"/>
            <w:lang w:val="en-GB"/>
            <w:rPrChange w:id="373"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74"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75"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76" w:author="Pham Thanh" w:date="2018-07-18T10:05:00Z">
        <w:r>
          <w:rPr>
            <w:rFonts w:asciiTheme="majorHAnsi" w:eastAsia="Times New Roman" w:hAnsiTheme="majorHAnsi" w:cstheme="majorHAnsi"/>
            <w:color w:val="313131"/>
            <w:sz w:val="24"/>
            <w:szCs w:val="24"/>
            <w:lang w:val="en-GB"/>
          </w:rPr>
          <w:t>)</w:t>
        </w:r>
      </w:ins>
      <w:ins w:id="377"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78"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79" w:author="Pham Thanh" w:date="2018-07-20T09:20:00Z"/>
          <w:rFonts w:asciiTheme="majorHAnsi" w:eastAsia="Times New Roman" w:hAnsiTheme="majorHAnsi" w:cstheme="majorHAnsi"/>
          <w:b/>
          <w:color w:val="313131"/>
          <w:sz w:val="24"/>
          <w:szCs w:val="24"/>
          <w:lang w:val="en-GB"/>
        </w:rPr>
      </w:pPr>
      <w:ins w:id="380" w:author="Pham Thanh" w:date="2018-07-18T10:55:00Z">
        <w:r>
          <w:rPr>
            <w:rFonts w:asciiTheme="majorHAnsi" w:eastAsia="Times New Roman" w:hAnsiTheme="majorHAnsi" w:cstheme="majorHAnsi"/>
            <w:b/>
            <w:color w:val="313131"/>
            <w:sz w:val="24"/>
            <w:szCs w:val="24"/>
            <w:lang w:val="en-GB"/>
          </w:rPr>
          <w:t xml:space="preserve">+ </w:t>
        </w:r>
      </w:ins>
      <w:ins w:id="381" w:author="Pham Thanh" w:date="2018-07-18T10:12:00Z">
        <w:r w:rsidR="00507A7E" w:rsidRPr="00507A7E">
          <w:rPr>
            <w:rFonts w:asciiTheme="majorHAnsi" w:eastAsia="Times New Roman" w:hAnsiTheme="majorHAnsi" w:cstheme="majorHAnsi"/>
            <w:b/>
            <w:color w:val="313131"/>
            <w:sz w:val="24"/>
            <w:szCs w:val="24"/>
            <w:lang w:val="en-GB"/>
            <w:rPrChange w:id="382"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pPr>
        <w:jc w:val="center"/>
        <w:rPr>
          <w:ins w:id="383" w:author="Pham Thanh" w:date="2018-07-18T10:13:00Z"/>
          <w:rFonts w:asciiTheme="majorHAnsi" w:eastAsia="Times New Roman" w:hAnsiTheme="majorHAnsi" w:cstheme="majorHAnsi"/>
          <w:b/>
          <w:color w:val="313131"/>
          <w:sz w:val="24"/>
          <w:szCs w:val="24"/>
          <w:lang w:val="en-GB"/>
        </w:rPr>
        <w:pPrChange w:id="384" w:author="Pham Thanh" w:date="2018-07-20T09:25:00Z">
          <w:pPr/>
        </w:pPrChange>
      </w:pPr>
      <w:ins w:id="385"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86" w:author="Tung Tran Thanh" w:date="2018-07-18T23:25:00Z">
        <w:del w:id="387"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88" w:author="Pham Thanh" w:date="2018-07-18T10:15:00Z"/>
          <w:rFonts w:asciiTheme="majorHAnsi" w:eastAsia="Times New Roman" w:hAnsiTheme="majorHAnsi" w:cstheme="majorHAnsi"/>
          <w:color w:val="313131"/>
          <w:sz w:val="24"/>
          <w:szCs w:val="24"/>
          <w:lang w:val="en-GB"/>
        </w:rPr>
      </w:pPr>
      <w:ins w:id="389" w:author="Pham Thanh" w:date="2018-07-18T10:14:00Z">
        <w:r>
          <w:rPr>
            <w:rFonts w:asciiTheme="majorHAnsi" w:eastAsia="Times New Roman" w:hAnsiTheme="majorHAnsi" w:cstheme="majorHAnsi"/>
            <w:color w:val="313131"/>
            <w:sz w:val="24"/>
            <w:szCs w:val="24"/>
            <w:lang w:val="en-GB"/>
          </w:rPr>
          <w:t xml:space="preserve">Tách ra từ: </w:t>
        </w:r>
      </w:ins>
      <w:ins w:id="390" w:author="Pham Thanh" w:date="2018-07-18T10:15:00Z">
        <w:r>
          <w:rPr>
            <w:rFonts w:asciiTheme="majorHAnsi" w:eastAsia="Times New Roman" w:hAnsiTheme="majorHAnsi" w:cstheme="majorHAnsi"/>
            <w:color w:val="313131"/>
            <w:sz w:val="24"/>
            <w:szCs w:val="24"/>
            <w:lang w:val="en-GB"/>
          </w:rPr>
          <w:t>Develop</w:t>
        </w:r>
      </w:ins>
      <w:ins w:id="391" w:author="Pham Thanh" w:date="2018-07-18T10:14:00Z">
        <w:r>
          <w:rPr>
            <w:rFonts w:asciiTheme="majorHAnsi" w:eastAsia="Times New Roman" w:hAnsiTheme="majorHAnsi" w:cstheme="majorHAnsi"/>
            <w:color w:val="313131"/>
            <w:sz w:val="24"/>
            <w:szCs w:val="24"/>
            <w:lang w:val="en-GB"/>
          </w:rPr>
          <w:t xml:space="preserve"> </w:t>
        </w:r>
      </w:ins>
      <w:ins w:id="392"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393" w:author="Pham Thanh" w:date="2018-07-18T10:15:00Z"/>
          <w:rFonts w:asciiTheme="majorHAnsi" w:eastAsia="Times New Roman" w:hAnsiTheme="majorHAnsi" w:cstheme="majorHAnsi"/>
          <w:color w:val="313131"/>
          <w:sz w:val="24"/>
          <w:szCs w:val="24"/>
          <w:lang w:val="en-GB"/>
        </w:rPr>
      </w:pPr>
      <w:ins w:id="394"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395" w:author="Pham Thanh" w:date="2018-07-18T10:19:00Z"/>
          <w:rFonts w:asciiTheme="majorHAnsi" w:eastAsia="Times New Roman" w:hAnsiTheme="majorHAnsi" w:cstheme="majorHAnsi"/>
          <w:color w:val="313131"/>
          <w:sz w:val="24"/>
          <w:szCs w:val="24"/>
          <w:lang w:val="en-GB"/>
        </w:rPr>
      </w:pPr>
      <w:ins w:id="396" w:author="Pham Thanh" w:date="2018-07-18T10:15:00Z">
        <w:r>
          <w:rPr>
            <w:rFonts w:asciiTheme="majorHAnsi" w:eastAsia="Times New Roman" w:hAnsiTheme="majorHAnsi" w:cstheme="majorHAnsi"/>
            <w:color w:val="313131"/>
            <w:sz w:val="24"/>
            <w:szCs w:val="24"/>
            <w:lang w:val="en-GB"/>
          </w:rPr>
          <w:t>Name: release</w:t>
        </w:r>
      </w:ins>
      <w:ins w:id="397" w:author="Pham Thanh" w:date="2018-07-18T10:16:00Z">
        <w:r>
          <w:rPr>
            <w:rFonts w:asciiTheme="majorHAnsi" w:eastAsia="Times New Roman" w:hAnsiTheme="majorHAnsi" w:cstheme="majorHAnsi"/>
            <w:color w:val="313131"/>
            <w:sz w:val="24"/>
            <w:szCs w:val="24"/>
            <w:lang w:val="en-GB"/>
          </w:rPr>
          <w:t>-*</w:t>
        </w:r>
      </w:ins>
      <w:ins w:id="398" w:author="Pham Thanh" w:date="2018-07-18T10:39:00Z">
        <w:r w:rsidR="007C0367">
          <w:rPr>
            <w:rFonts w:asciiTheme="majorHAnsi" w:eastAsia="Times New Roman" w:hAnsiTheme="majorHAnsi" w:cstheme="majorHAnsi"/>
            <w:color w:val="313131"/>
            <w:sz w:val="24"/>
            <w:szCs w:val="24"/>
            <w:lang w:val="en-GB"/>
          </w:rPr>
          <w:t xml:space="preserve"> </w:t>
        </w:r>
      </w:ins>
      <w:ins w:id="399"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400" w:author="Pham Thanh" w:date="2018-07-18T10:22:00Z"/>
          <w:rFonts w:asciiTheme="majorHAnsi" w:eastAsia="Times New Roman" w:hAnsiTheme="majorHAnsi" w:cstheme="majorHAnsi"/>
          <w:color w:val="313131"/>
          <w:sz w:val="24"/>
          <w:szCs w:val="24"/>
          <w:lang w:val="en-GB"/>
        </w:rPr>
      </w:pPr>
      <w:ins w:id="401"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402" w:author="Pham Thanh" w:date="2018-07-18T10:21:00Z">
        <w:r>
          <w:rPr>
            <w:rFonts w:asciiTheme="majorHAnsi" w:eastAsia="Times New Roman" w:hAnsiTheme="majorHAnsi" w:cstheme="majorHAnsi"/>
            <w:color w:val="313131"/>
            <w:sz w:val="24"/>
            <w:szCs w:val="24"/>
            <w:lang w:val="en-GB"/>
          </w:rPr>
          <w:t xml:space="preserve">cho </w:t>
        </w:r>
      </w:ins>
      <w:ins w:id="403" w:author="Pham Thanh" w:date="2018-07-18T10:20:00Z">
        <w:r>
          <w:rPr>
            <w:rFonts w:asciiTheme="majorHAnsi" w:eastAsia="Times New Roman" w:hAnsiTheme="majorHAnsi" w:cstheme="majorHAnsi"/>
            <w:color w:val="313131"/>
            <w:sz w:val="24"/>
            <w:szCs w:val="24"/>
            <w:lang w:val="en-GB"/>
          </w:rPr>
          <w:lastRenderedPageBreak/>
          <w:t>meta-data</w:t>
        </w:r>
      </w:ins>
      <w:ins w:id="404"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405"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406" w:author="Pham Thanh" w:date="2018-07-18T10:25:00Z"/>
          <w:rFonts w:asciiTheme="majorHAnsi" w:eastAsia="Times New Roman" w:hAnsiTheme="majorHAnsi" w:cstheme="majorHAnsi"/>
          <w:color w:val="313131"/>
          <w:sz w:val="24"/>
          <w:szCs w:val="24"/>
          <w:lang w:val="en-GB"/>
        </w:rPr>
      </w:pPr>
      <w:ins w:id="407"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408" w:author="Pham Thanh" w:date="2018-07-18T10:23:00Z">
        <w:r>
          <w:rPr>
            <w:rFonts w:asciiTheme="majorHAnsi" w:eastAsia="Times New Roman" w:hAnsiTheme="majorHAnsi" w:cstheme="majorHAnsi"/>
            <w:color w:val="313131"/>
            <w:sz w:val="24"/>
            <w:szCs w:val="24"/>
            <w:lang w:val="en-GB"/>
          </w:rPr>
          <w:t xml:space="preserve">nhánh </w:t>
        </w:r>
      </w:ins>
      <w:ins w:id="409" w:author="Pham Thanh" w:date="2018-07-18T10:22:00Z">
        <w:r>
          <w:rPr>
            <w:rFonts w:asciiTheme="majorHAnsi" w:eastAsia="Times New Roman" w:hAnsiTheme="majorHAnsi" w:cstheme="majorHAnsi"/>
            <w:color w:val="313131"/>
            <w:sz w:val="24"/>
            <w:szCs w:val="24"/>
            <w:lang w:val="en-GB"/>
          </w:rPr>
          <w:t xml:space="preserve">develop phản ánh </w:t>
        </w:r>
      </w:ins>
      <w:ins w:id="410"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411"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412"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413" w:author="Pham Thanh" w:date="2018-07-18T10:28:00Z"/>
          <w:rFonts w:asciiTheme="majorHAnsi" w:eastAsia="Times New Roman" w:hAnsiTheme="majorHAnsi" w:cstheme="majorHAnsi"/>
          <w:color w:val="313131"/>
          <w:sz w:val="24"/>
          <w:szCs w:val="24"/>
          <w:lang w:val="en-GB"/>
        </w:rPr>
      </w:pPr>
      <w:ins w:id="414"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15"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16" w:author="Pham Thanh" w:date="2018-07-18T10:30:00Z"/>
          <w:rFonts w:asciiTheme="majorHAnsi" w:eastAsia="Times New Roman" w:hAnsiTheme="majorHAnsi" w:cstheme="majorHAnsi"/>
          <w:color w:val="313131"/>
          <w:sz w:val="24"/>
          <w:szCs w:val="24"/>
          <w:lang w:val="en-GB"/>
        </w:rPr>
      </w:pPr>
      <w:ins w:id="417"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18"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19"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20" w:author="Pham Thanh" w:date="2018-07-18T10:16:00Z"/>
          <w:rFonts w:asciiTheme="majorHAnsi" w:eastAsia="Times New Roman" w:hAnsiTheme="majorHAnsi" w:cstheme="majorHAnsi"/>
          <w:color w:val="313131"/>
          <w:sz w:val="24"/>
          <w:szCs w:val="24"/>
          <w:lang w:val="en-GB"/>
        </w:rPr>
      </w:pPr>
      <w:ins w:id="421"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22"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23"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24" w:author="Pham Thanh" w:date="2018-07-20T09:20:00Z"/>
          <w:rFonts w:asciiTheme="majorHAnsi" w:eastAsia="Times New Roman" w:hAnsiTheme="majorHAnsi" w:cstheme="majorHAnsi"/>
          <w:b/>
          <w:color w:val="313131"/>
          <w:sz w:val="24"/>
          <w:szCs w:val="24"/>
          <w:lang w:val="en-GB"/>
        </w:rPr>
      </w:pPr>
      <w:ins w:id="425" w:author="Pham Thanh" w:date="2018-07-18T10:55:00Z">
        <w:r>
          <w:rPr>
            <w:rFonts w:asciiTheme="majorHAnsi" w:eastAsia="Times New Roman" w:hAnsiTheme="majorHAnsi" w:cstheme="majorHAnsi"/>
            <w:b/>
            <w:color w:val="313131"/>
            <w:sz w:val="24"/>
            <w:szCs w:val="24"/>
            <w:lang w:val="en-GB"/>
          </w:rPr>
          <w:t xml:space="preserve">+ </w:t>
        </w:r>
      </w:ins>
      <w:ins w:id="426"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pPr>
        <w:jc w:val="center"/>
        <w:rPr>
          <w:ins w:id="427" w:author="Pham Thanh" w:date="2018-07-18T10:15:00Z"/>
          <w:rFonts w:asciiTheme="majorHAnsi" w:eastAsia="Times New Roman" w:hAnsiTheme="majorHAnsi" w:cstheme="majorHAnsi"/>
          <w:color w:val="313131"/>
          <w:sz w:val="24"/>
          <w:szCs w:val="24"/>
          <w:lang w:val="en-GB"/>
        </w:rPr>
        <w:pPrChange w:id="428" w:author="Pham Thanh" w:date="2018-07-20T09:22:00Z">
          <w:pPr/>
        </w:pPrChange>
      </w:pPr>
      <w:ins w:id="429"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30" w:author="Tung Tran Thanh" w:date="2018-07-18T23:25:00Z">
        <w:del w:id="431"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32" w:author="Pham Thanh" w:date="2018-07-18T10:38:00Z"/>
          <w:rFonts w:asciiTheme="majorHAnsi" w:eastAsia="Times New Roman" w:hAnsiTheme="majorHAnsi" w:cstheme="majorHAnsi"/>
          <w:color w:val="313131"/>
          <w:sz w:val="24"/>
          <w:szCs w:val="24"/>
          <w:lang w:val="en-GB"/>
        </w:rPr>
      </w:pPr>
      <w:ins w:id="433"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34" w:author="Pham Thanh" w:date="2018-07-18T10:38:00Z"/>
          <w:rFonts w:asciiTheme="majorHAnsi" w:eastAsia="Times New Roman" w:hAnsiTheme="majorHAnsi" w:cstheme="majorHAnsi"/>
          <w:color w:val="313131"/>
          <w:sz w:val="24"/>
          <w:szCs w:val="24"/>
          <w:lang w:val="en-GB"/>
        </w:rPr>
      </w:pPr>
      <w:ins w:id="435"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36" w:author="Pham Thanh" w:date="2018-07-18T10:38:00Z"/>
          <w:rFonts w:asciiTheme="majorHAnsi" w:eastAsia="Times New Roman" w:hAnsiTheme="majorHAnsi" w:cstheme="majorHAnsi"/>
          <w:color w:val="313131"/>
          <w:sz w:val="24"/>
          <w:szCs w:val="24"/>
          <w:lang w:val="en-GB"/>
        </w:rPr>
      </w:pPr>
      <w:ins w:id="437" w:author="Pham Thanh" w:date="2018-07-18T10:38:00Z">
        <w:r>
          <w:rPr>
            <w:rFonts w:asciiTheme="majorHAnsi" w:eastAsia="Times New Roman" w:hAnsiTheme="majorHAnsi" w:cstheme="majorHAnsi"/>
            <w:color w:val="313131"/>
            <w:sz w:val="24"/>
            <w:szCs w:val="24"/>
            <w:lang w:val="en-GB"/>
          </w:rPr>
          <w:t>Name: hotfix-*</w:t>
        </w:r>
      </w:ins>
      <w:ins w:id="438" w:author="Pham Thanh" w:date="2018-07-18T10:39:00Z">
        <w:r>
          <w:rPr>
            <w:rFonts w:asciiTheme="majorHAnsi" w:eastAsia="Times New Roman" w:hAnsiTheme="majorHAnsi" w:cstheme="majorHAnsi"/>
            <w:color w:val="313131"/>
            <w:sz w:val="24"/>
            <w:szCs w:val="24"/>
            <w:lang w:val="en-GB"/>
          </w:rPr>
          <w:t xml:space="preserve"> </w:t>
        </w:r>
      </w:ins>
      <w:ins w:id="439"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40" w:author="Pham Thanh" w:date="2018-07-18T10:38:00Z"/>
          <w:rFonts w:asciiTheme="majorHAnsi" w:eastAsia="Times New Roman" w:hAnsiTheme="majorHAnsi" w:cstheme="majorHAnsi"/>
          <w:color w:val="313131"/>
          <w:sz w:val="24"/>
          <w:szCs w:val="24"/>
          <w:lang w:val="en-GB"/>
        </w:rPr>
      </w:pPr>
      <w:ins w:id="441"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42" w:author="Pham Thanh" w:date="2018-07-20T09:28:00Z">
        <w:r w:rsidR="002506E3">
          <w:rPr>
            <w:rFonts w:asciiTheme="majorHAnsi" w:eastAsia="Times New Roman" w:hAnsiTheme="majorHAnsi" w:cstheme="majorHAnsi"/>
            <w:color w:val="313131"/>
            <w:sz w:val="24"/>
            <w:szCs w:val="24"/>
            <w:lang w:val="en-GB"/>
          </w:rPr>
          <w:t>2</w:t>
        </w:r>
      </w:ins>
      <w:ins w:id="443"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44"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45" w:author="Pham Thanh" w:date="2018-07-18T10:14:00Z">
            <w:rPr/>
          </w:rPrChange>
        </w:rPr>
      </w:pPr>
      <w:ins w:id="446"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47"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48" w:author="Pham Thanh" w:date="2018-07-18T10:52:00Z">
        <w:r w:rsidR="00AD7359">
          <w:rPr>
            <w:rFonts w:asciiTheme="majorHAnsi" w:eastAsia="Times New Roman" w:hAnsiTheme="majorHAnsi" w:cstheme="majorHAnsi"/>
            <w:color w:val="313131"/>
            <w:sz w:val="24"/>
            <w:szCs w:val="24"/>
            <w:lang w:val="en-GB"/>
          </w:rPr>
          <w:t xml:space="preserve"> khi sửa xong</w:t>
        </w:r>
      </w:ins>
      <w:ins w:id="449"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50" w:author="Pham Thanh" w:date="2018-07-19T09:18:00Z"/>
          <w:rFonts w:eastAsia="Times New Roman" w:cstheme="majorHAnsi"/>
          <w:color w:val="313131"/>
          <w:sz w:val="24"/>
          <w:szCs w:val="24"/>
          <w:lang w:val="en-GB"/>
        </w:rPr>
      </w:pPr>
      <w:ins w:id="451" w:author="Pham Thanh" w:date="2018-07-19T09:18:00Z">
        <w:r w:rsidRPr="001F6DB0">
          <w:rPr>
            <w:rFonts w:eastAsia="Times New Roman" w:cstheme="majorHAnsi"/>
            <w:color w:val="313131"/>
            <w:sz w:val="24"/>
            <w:szCs w:val="24"/>
            <w:lang w:val="en-GB"/>
            <w:rPrChange w:id="452" w:author="Pham Thanh" w:date="2018-07-19T09:18:00Z">
              <w:rPr>
                <w:rFonts w:ascii="Segoe UI" w:hAnsi="Segoe UI" w:cs="Segoe UI"/>
                <w:color w:val="1B1B1B"/>
                <w:spacing w:val="-1"/>
                <w:sz w:val="27"/>
                <w:szCs w:val="27"/>
                <w:shd w:val="clear" w:color="auto" w:fill="FFFFFF"/>
              </w:rPr>
            </w:rPrChange>
          </w:rPr>
          <w:t>Sau khi k</w:t>
        </w:r>
      </w:ins>
      <w:ins w:id="453" w:author="Pham Thanh" w:date="2018-07-20T09:34:00Z">
        <w:r w:rsidR="004B108C">
          <w:rPr>
            <w:rFonts w:eastAsia="Times New Roman" w:cstheme="majorHAnsi"/>
            <w:color w:val="313131"/>
            <w:sz w:val="24"/>
            <w:szCs w:val="24"/>
            <w:lang w:val="en-GB"/>
          </w:rPr>
          <w:t xml:space="preserve">ết thúc sửa lỗi </w:t>
        </w:r>
      </w:ins>
      <w:ins w:id="454" w:author="Pham Thanh" w:date="2018-07-19T09:18:00Z">
        <w:r w:rsidR="004B108C">
          <w:rPr>
            <w:rFonts w:eastAsia="Times New Roman" w:cstheme="majorHAnsi"/>
            <w:color w:val="313131"/>
            <w:sz w:val="24"/>
            <w:szCs w:val="24"/>
            <w:lang w:val="en-GB"/>
          </w:rPr>
          <w:t xml:space="preserve">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1F6DB0">
          <w:rPr>
            <w:rFonts w:eastAsia="Times New Roman" w:cstheme="majorHAnsi"/>
            <w:color w:val="313131"/>
            <w:sz w:val="24"/>
            <w:szCs w:val="24"/>
            <w:lang w:val="en-GB"/>
            <w:rPrChange w:id="455"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56" w:author="Pham Thanh" w:date="2018-07-19T09:18:00Z"/>
          <w:rFonts w:eastAsia="Times New Roman" w:cstheme="majorHAnsi"/>
          <w:color w:val="313131"/>
          <w:sz w:val="24"/>
          <w:szCs w:val="24"/>
          <w:lang w:val="en-GB"/>
          <w:rPrChange w:id="457" w:author="Pham Thanh" w:date="2018-07-20T09:35:00Z">
            <w:rPr>
              <w:ins w:id="458" w:author="Pham Thanh" w:date="2018-07-19T09:18:00Z"/>
              <w:lang w:val="en-GB"/>
            </w:rPr>
          </w:rPrChange>
        </w:rPr>
        <w:pPrChange w:id="459" w:author="Pham Thanh" w:date="2018-07-19T09:18:00Z">
          <w:pPr>
            <w:pStyle w:val="Heading2"/>
          </w:pPr>
        </w:pPrChange>
      </w:pPr>
    </w:p>
    <w:p w14:paraId="02FB8A77" w14:textId="77777777" w:rsidR="002B08A5" w:rsidRDefault="002B08A5" w:rsidP="00DC5ABD">
      <w:pPr>
        <w:pStyle w:val="Heading2"/>
        <w:rPr>
          <w:ins w:id="460" w:author="Pham Thanh" w:date="2018-07-19T15:09:00Z"/>
          <w:b/>
          <w:sz w:val="28"/>
          <w:szCs w:val="28"/>
          <w:lang w:val="en-GB"/>
        </w:rPr>
      </w:pPr>
      <w:ins w:id="461" w:author="Tung Tran Thanh" w:date="2018-07-18T23:27:00Z">
        <w:del w:id="462"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63" w:author="Pham Thanh" w:date="2018-07-19T15:09:00Z">
        <w:r w:rsidR="00A30AC3">
          <w:rPr>
            <w:b/>
            <w:sz w:val="28"/>
            <w:szCs w:val="28"/>
            <w:lang w:val="en-GB"/>
          </w:rPr>
          <w:t xml:space="preserve">5 </w:t>
        </w:r>
      </w:ins>
      <w:ins w:id="464" w:author="Pham Thanh" w:date="2018-07-19T15:12:00Z">
        <w:r w:rsidR="00A30AC3">
          <w:rPr>
            <w:b/>
            <w:sz w:val="28"/>
            <w:szCs w:val="28"/>
            <w:lang w:val="en-GB"/>
          </w:rPr>
          <w:t>L</w:t>
        </w:r>
      </w:ins>
      <w:ins w:id="465" w:author="Pham Thanh" w:date="2018-07-19T15:09:00Z">
        <w:r w:rsidR="00A30AC3">
          <w:rPr>
            <w:b/>
            <w:sz w:val="28"/>
            <w:szCs w:val="28"/>
            <w:lang w:val="en-GB"/>
          </w:rPr>
          <w:t xml:space="preserve">àm việc </w:t>
        </w:r>
      </w:ins>
      <w:ins w:id="466" w:author="Pham Thanh" w:date="2018-07-19T15:13:00Z">
        <w:r w:rsidR="00A30AC3">
          <w:rPr>
            <w:b/>
            <w:sz w:val="28"/>
            <w:szCs w:val="28"/>
            <w:lang w:val="en-GB"/>
          </w:rPr>
          <w:t xml:space="preserve">với git </w:t>
        </w:r>
      </w:ins>
      <w:ins w:id="467" w:author="Pham Thanh" w:date="2018-07-19T15:09:00Z">
        <w:r w:rsidR="00A30AC3">
          <w:rPr>
            <w:b/>
            <w:sz w:val="28"/>
            <w:szCs w:val="28"/>
            <w:lang w:val="en-GB"/>
          </w:rPr>
          <w:t>trong mạng nội bộ</w:t>
        </w:r>
      </w:ins>
    </w:p>
    <w:p w14:paraId="29E8F3DC" w14:textId="292A1CE4" w:rsidR="00693A88" w:rsidRPr="00693A88" w:rsidRDefault="00693A88" w:rsidP="00BF7A83">
      <w:pPr>
        <w:rPr>
          <w:ins w:id="468" w:author="Pham Thanh" w:date="2018-07-26T10:53:00Z"/>
          <w:b/>
          <w:color w:val="2E74B5" w:themeColor="accent1" w:themeShade="BF"/>
          <w:sz w:val="24"/>
          <w:szCs w:val="24"/>
          <w:rPrChange w:id="469" w:author="Pham Thanh" w:date="2018-07-26T10:58:00Z">
            <w:rPr>
              <w:ins w:id="470" w:author="Pham Thanh" w:date="2018-07-26T10:53:00Z"/>
            </w:rPr>
          </w:rPrChange>
        </w:rPr>
      </w:pPr>
      <w:ins w:id="471" w:author="Pham Thanh" w:date="2018-07-26T10:58:00Z">
        <w:r>
          <w:rPr>
            <w:b/>
            <w:color w:val="2E74B5" w:themeColor="accent1" w:themeShade="BF"/>
            <w:sz w:val="24"/>
            <w:szCs w:val="24"/>
            <w:lang w:val="en-GB"/>
          </w:rPr>
          <w:t>a</w:t>
        </w:r>
      </w:ins>
      <w:ins w:id="472" w:author="Pham Thanh" w:date="2018-07-26T10:53:00Z">
        <w:r w:rsidRPr="00BF7A83">
          <w:rPr>
            <w:b/>
            <w:color w:val="2E74B5" w:themeColor="accent1" w:themeShade="BF"/>
            <w:sz w:val="24"/>
            <w:szCs w:val="24"/>
          </w:rPr>
          <w:t>)</w:t>
        </w:r>
        <w:r w:rsidRPr="00693A88">
          <w:rPr>
            <w:b/>
            <w:color w:val="2E74B5" w:themeColor="accent1" w:themeShade="BF"/>
            <w:sz w:val="24"/>
            <w:szCs w:val="24"/>
            <w:rPrChange w:id="473" w:author="Pham Thanh" w:date="2018-07-26T10:58:00Z">
              <w:rPr/>
            </w:rPrChange>
          </w:rPr>
          <w:t xml:space="preserve"> Cài đặt git-scm trên máy tính để sử dụng git</w:t>
        </w:r>
      </w:ins>
    </w:p>
    <w:p w14:paraId="68DFFD8F" w14:textId="77777777" w:rsidR="00693A88" w:rsidRDefault="00693A88" w:rsidP="00693A88">
      <w:pPr>
        <w:rPr>
          <w:ins w:id="474" w:author="Pham Thanh" w:date="2018-07-26T10:53:00Z"/>
        </w:rPr>
      </w:pPr>
      <w:ins w:id="475" w:author="Pham Thanh" w:date="2018-07-26T10:53:00Z">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ins>
    </w:p>
    <w:p w14:paraId="740F5174" w14:textId="2DD1FB2B" w:rsidR="00693A88" w:rsidRPr="00693A88" w:rsidRDefault="00693A88" w:rsidP="00693A88">
      <w:pPr>
        <w:rPr>
          <w:ins w:id="476" w:author="Pham Thanh" w:date="2018-07-26T10:53:00Z"/>
          <w:b/>
          <w:color w:val="2E74B5" w:themeColor="accent1" w:themeShade="BF"/>
          <w:sz w:val="24"/>
          <w:szCs w:val="24"/>
          <w:rPrChange w:id="477" w:author="Pham Thanh" w:date="2018-07-26T10:58:00Z">
            <w:rPr>
              <w:ins w:id="478" w:author="Pham Thanh" w:date="2018-07-26T10:53:00Z"/>
              <w:b/>
              <w:color w:val="2E74B5" w:themeColor="accent1" w:themeShade="BF"/>
              <w:sz w:val="28"/>
              <w:szCs w:val="28"/>
            </w:rPr>
          </w:rPrChange>
        </w:rPr>
      </w:pPr>
      <w:ins w:id="479" w:author="Pham Thanh" w:date="2018-07-26T10:53:00Z">
        <w:r w:rsidRPr="00BF7A83">
          <w:rPr>
            <w:b/>
            <w:color w:val="2E74B5" w:themeColor="accent1" w:themeShade="BF"/>
            <w:sz w:val="24"/>
            <w:szCs w:val="24"/>
          </w:rPr>
          <w:t>b)</w:t>
        </w:r>
        <w:r w:rsidRPr="00693A88">
          <w:rPr>
            <w:b/>
            <w:color w:val="2E74B5" w:themeColor="accent1" w:themeShade="BF"/>
            <w:sz w:val="24"/>
            <w:szCs w:val="24"/>
            <w:rPrChange w:id="480" w:author="Pham Thanh" w:date="2018-07-26T10:58:00Z">
              <w:rPr>
                <w:b/>
                <w:color w:val="2E74B5" w:themeColor="accent1" w:themeShade="BF"/>
                <w:sz w:val="28"/>
                <w:szCs w:val="28"/>
              </w:rPr>
            </w:rPrChange>
          </w:rPr>
          <w:t xml:space="preserve"> Tạo SSH key</w:t>
        </w:r>
      </w:ins>
    </w:p>
    <w:p w14:paraId="0AB4CEAC" w14:textId="77777777" w:rsidR="00693A88" w:rsidRPr="00693A88" w:rsidRDefault="00693A88" w:rsidP="00693A88">
      <w:pPr>
        <w:rPr>
          <w:ins w:id="481" w:author="Pham Thanh" w:date="2018-07-26T10:53:00Z"/>
          <w:sz w:val="24"/>
          <w:szCs w:val="24"/>
          <w:rPrChange w:id="482" w:author="Pham Thanh" w:date="2018-07-26T10:57:00Z">
            <w:rPr>
              <w:ins w:id="483" w:author="Pham Thanh" w:date="2018-07-26T10:53:00Z"/>
            </w:rPr>
          </w:rPrChange>
        </w:rPr>
      </w:pPr>
      <w:ins w:id="484" w:author="Pham Thanh" w:date="2018-07-26T10:53:00Z">
        <w:r w:rsidRPr="00693A88">
          <w:rPr>
            <w:sz w:val="24"/>
            <w:szCs w:val="24"/>
            <w:rPrChange w:id="485" w:author="Pham Thanh" w:date="2018-07-26T10:57:00Z">
              <w:rPr/>
            </w:rPrChange>
          </w:rPr>
          <w:fldChar w:fldCharType="begin"/>
        </w:r>
        <w:r w:rsidRPr="00693A88">
          <w:rPr>
            <w:sz w:val="24"/>
            <w:szCs w:val="24"/>
            <w:rPrChange w:id="486" w:author="Pham Thanh" w:date="2018-07-26T10:57:00Z">
              <w:rPr/>
            </w:rPrChange>
          </w:rPr>
          <w:instrText xml:space="preserve"> HYPERLINK "https://en.wikipedia.org/wiki/Secure_Shell" </w:instrText>
        </w:r>
        <w:r w:rsidRPr="00693A88">
          <w:rPr>
            <w:sz w:val="24"/>
            <w:szCs w:val="24"/>
            <w:rPrChange w:id="487" w:author="Pham Thanh" w:date="2018-07-26T10:57:00Z">
              <w:rPr>
                <w:color w:val="2E74B5" w:themeColor="accent1" w:themeShade="BF"/>
              </w:rPr>
            </w:rPrChange>
          </w:rPr>
          <w:fldChar w:fldCharType="separate"/>
        </w:r>
        <w:r w:rsidRPr="00693A88">
          <w:rPr>
            <w:color w:val="2E74B5" w:themeColor="accent1" w:themeShade="BF"/>
            <w:sz w:val="24"/>
            <w:szCs w:val="24"/>
            <w:rPrChange w:id="488" w:author="Pham Thanh" w:date="2018-07-26T10:57:00Z">
              <w:rPr>
                <w:color w:val="2E74B5" w:themeColor="accent1" w:themeShade="BF"/>
              </w:rPr>
            </w:rPrChange>
          </w:rPr>
          <w:t>SSH</w:t>
        </w:r>
        <w:r w:rsidRPr="00693A88">
          <w:rPr>
            <w:color w:val="2E74B5" w:themeColor="accent1" w:themeShade="BF"/>
            <w:sz w:val="24"/>
            <w:szCs w:val="24"/>
            <w:rPrChange w:id="489" w:author="Pham Thanh" w:date="2018-07-26T10:57:00Z">
              <w:rPr>
                <w:color w:val="2E74B5" w:themeColor="accent1" w:themeShade="BF"/>
              </w:rPr>
            </w:rPrChange>
          </w:rPr>
          <w:fldChar w:fldCharType="end"/>
        </w:r>
        <w:r w:rsidRPr="00693A88">
          <w:rPr>
            <w:color w:val="2E74B5" w:themeColor="accent1" w:themeShade="BF"/>
            <w:sz w:val="24"/>
            <w:szCs w:val="24"/>
            <w:rPrChange w:id="490" w:author="Pham Thanh" w:date="2018-07-26T10:57:00Z">
              <w:rPr>
                <w:color w:val="2E74B5" w:themeColor="accent1" w:themeShade="BF"/>
              </w:rPr>
            </w:rPrChange>
          </w:rPr>
          <w:t xml:space="preserve">(Secure Shell) </w:t>
        </w:r>
        <w:r w:rsidRPr="00693A88">
          <w:rPr>
            <w:sz w:val="24"/>
            <w:szCs w:val="24"/>
            <w:rPrChange w:id="491" w:author="Pham Thanh" w:date="2018-07-26T10:57:00Z">
              <w:rPr/>
            </w:rPrChange>
          </w:rPr>
          <w:t>là một giao thức mạng dùng để thiết lập kết nối mạng một cách bảo mật.</w:t>
        </w:r>
        <w:r w:rsidRPr="00693A88">
          <w:rPr>
            <w:sz w:val="24"/>
            <w:szCs w:val="24"/>
            <w:rPrChange w:id="492" w:author="Pham Thanh" w:date="2018-07-26T10:57:00Z">
              <w:rPr/>
            </w:rPrChange>
          </w:rPr>
          <w:br/>
          <w:t>Khi làm việc với git, ssh sẽ giúp ta trong 2 việc:</w:t>
        </w:r>
        <w:r w:rsidRPr="00693A88">
          <w:rPr>
            <w:sz w:val="24"/>
            <w:szCs w:val="24"/>
            <w:rPrChange w:id="493" w:author="Pham Thanh" w:date="2018-07-26T10:57:00Z">
              <w:rPr/>
            </w:rPrChange>
          </w:rPr>
          <w:br/>
          <w:t>+ Bảo mật các kết nối của mình với server.</w:t>
        </w:r>
        <w:r w:rsidRPr="00693A88">
          <w:rPr>
            <w:sz w:val="24"/>
            <w:szCs w:val="24"/>
            <w:rPrChange w:id="494" w:author="Pham Thanh" w:date="2018-07-26T10:57:00Z">
              <w:rPr/>
            </w:rPrChange>
          </w:rPr>
          <w:br/>
          <w:t>+ Không phải nhập mật khẩu mỗi lần push code.</w:t>
        </w:r>
      </w:ins>
    </w:p>
    <w:p w14:paraId="556955F4" w14:textId="77777777" w:rsidR="00693A88" w:rsidRPr="00693A88" w:rsidRDefault="00693A88">
      <w:pPr>
        <w:rPr>
          <w:ins w:id="495" w:author="Pham Thanh" w:date="2018-07-26T10:53:00Z"/>
          <w:color w:val="5B9BD5" w:themeColor="accent1"/>
          <w:sz w:val="24"/>
          <w:szCs w:val="24"/>
          <w:rPrChange w:id="496" w:author="Pham Thanh" w:date="2018-07-26T10:57:00Z">
            <w:rPr>
              <w:ins w:id="497" w:author="Pham Thanh" w:date="2018-07-26T10:53:00Z"/>
            </w:rPr>
          </w:rPrChange>
        </w:rPr>
        <w:pPrChange w:id="498" w:author="Pham Thanh" w:date="2018-07-26T10:54:00Z">
          <w:pPr>
            <w:shd w:val="clear" w:color="auto" w:fill="FFFFFF"/>
            <w:spacing w:after="255" w:line="312" w:lineRule="atLeast"/>
            <w:outlineLvl w:val="2"/>
          </w:pPr>
        </w:pPrChange>
      </w:pPr>
      <w:ins w:id="499" w:author="Pham Thanh" w:date="2018-07-26T10:53:00Z">
        <w:r w:rsidRPr="00693A88">
          <w:rPr>
            <w:color w:val="5B9BD5" w:themeColor="accent1"/>
            <w:sz w:val="24"/>
            <w:szCs w:val="24"/>
            <w:rPrChange w:id="500" w:author="Pham Thanh" w:date="2018-07-26T10:57:00Z">
              <w:rPr/>
            </w:rPrChange>
          </w:rPr>
          <w:t>Thành phần chính của một SSH Key</w:t>
        </w:r>
      </w:ins>
    </w:p>
    <w:p w14:paraId="451357B1" w14:textId="77777777" w:rsidR="00693A88" w:rsidRPr="00693A88" w:rsidRDefault="00693A88" w:rsidP="00693A88">
      <w:pPr>
        <w:shd w:val="clear" w:color="auto" w:fill="FFFFFF"/>
        <w:spacing w:after="255" w:line="240" w:lineRule="auto"/>
        <w:rPr>
          <w:ins w:id="501" w:author="Pham Thanh" w:date="2018-07-26T10:53:00Z"/>
          <w:sz w:val="24"/>
          <w:szCs w:val="24"/>
          <w:rPrChange w:id="502" w:author="Pham Thanh" w:date="2018-07-26T10:57:00Z">
            <w:rPr>
              <w:ins w:id="503" w:author="Pham Thanh" w:date="2018-07-26T10:53:00Z"/>
            </w:rPr>
          </w:rPrChange>
        </w:rPr>
      </w:pPr>
      <w:ins w:id="504" w:author="Pham Thanh" w:date="2018-07-26T10:53:00Z">
        <w:r w:rsidRPr="00693A88">
          <w:rPr>
            <w:sz w:val="24"/>
            <w:szCs w:val="24"/>
            <w:rPrChange w:id="505" w:author="Pham Thanh" w:date="2018-07-26T10:57:00Z">
              <w:rPr/>
            </w:rPrChange>
          </w:rPr>
          <w:t>Khi tạo ra một SSH Key, có 3 thành phần quan trọng như sau:</w:t>
        </w:r>
      </w:ins>
    </w:p>
    <w:p w14:paraId="12180A47" w14:textId="77777777" w:rsidR="00693A88" w:rsidRPr="00693A88" w:rsidRDefault="00693A88" w:rsidP="00693A88">
      <w:pPr>
        <w:shd w:val="clear" w:color="auto" w:fill="FFFFFF"/>
        <w:spacing w:after="0" w:line="240" w:lineRule="auto"/>
        <w:rPr>
          <w:ins w:id="506" w:author="Pham Thanh" w:date="2018-07-26T10:53:00Z"/>
          <w:sz w:val="24"/>
          <w:szCs w:val="24"/>
          <w:rPrChange w:id="507" w:author="Pham Thanh" w:date="2018-07-26T10:57:00Z">
            <w:rPr>
              <w:ins w:id="508" w:author="Pham Thanh" w:date="2018-07-26T10:53:00Z"/>
            </w:rPr>
          </w:rPrChange>
        </w:rPr>
      </w:pPr>
      <w:ins w:id="509" w:author="Pham Thanh" w:date="2018-07-26T10:53:00Z">
        <w:r w:rsidRPr="00693A88">
          <w:rPr>
            <w:sz w:val="24"/>
            <w:szCs w:val="24"/>
            <w:rPrChange w:id="510" w:author="Pham Thanh" w:date="2018-07-26T10:57:00Z">
              <w:rPr/>
            </w:rPrChange>
          </w:rPr>
          <w:t>+ Public Key (dạng file và string) – File key này sẽ được gửi lên trên server của bạn.</w:t>
        </w:r>
      </w:ins>
    </w:p>
    <w:p w14:paraId="3F4F0BA0" w14:textId="77777777" w:rsidR="00693A88" w:rsidRPr="00693A88" w:rsidRDefault="00693A88" w:rsidP="00693A88">
      <w:pPr>
        <w:shd w:val="clear" w:color="auto" w:fill="FFFFFF"/>
        <w:spacing w:after="0" w:line="240" w:lineRule="auto"/>
        <w:rPr>
          <w:ins w:id="511" w:author="Pham Thanh" w:date="2018-07-26T10:53:00Z"/>
          <w:sz w:val="24"/>
          <w:szCs w:val="24"/>
          <w:rPrChange w:id="512" w:author="Pham Thanh" w:date="2018-07-26T10:57:00Z">
            <w:rPr>
              <w:ins w:id="513" w:author="Pham Thanh" w:date="2018-07-26T10:53:00Z"/>
            </w:rPr>
          </w:rPrChange>
        </w:rPr>
      </w:pPr>
      <w:ins w:id="514" w:author="Pham Thanh" w:date="2018-07-26T10:53:00Z">
        <w:r w:rsidRPr="00693A88">
          <w:rPr>
            <w:sz w:val="24"/>
            <w:szCs w:val="24"/>
            <w:rPrChange w:id="515" w:author="Pham Thanh" w:date="2018-07-26T10:57:00Z">
              <w:rPr/>
            </w:rPrChange>
          </w:rPr>
          <w:t>+ Private Key (dạng file và string) – Bạn sẽ lưu file này vào máy tính, sau đó sẽ thiết lập để có thể login.</w:t>
        </w:r>
      </w:ins>
    </w:p>
    <w:p w14:paraId="567DDE0D" w14:textId="77777777" w:rsidR="00693A88" w:rsidRPr="00693A88" w:rsidRDefault="00693A88" w:rsidP="00693A88">
      <w:pPr>
        <w:shd w:val="clear" w:color="auto" w:fill="FFFFFF"/>
        <w:spacing w:after="0" w:line="240" w:lineRule="auto"/>
        <w:rPr>
          <w:ins w:id="516" w:author="Pham Thanh" w:date="2018-07-26T10:53:00Z"/>
          <w:sz w:val="24"/>
          <w:szCs w:val="24"/>
          <w:rPrChange w:id="517" w:author="Pham Thanh" w:date="2018-07-26T10:57:00Z">
            <w:rPr>
              <w:ins w:id="518" w:author="Pham Thanh" w:date="2018-07-26T10:53:00Z"/>
            </w:rPr>
          </w:rPrChange>
        </w:rPr>
      </w:pPr>
      <w:ins w:id="519" w:author="Pham Thanh" w:date="2018-07-26T10:53:00Z">
        <w:r w:rsidRPr="00693A88">
          <w:rPr>
            <w:sz w:val="24"/>
            <w:szCs w:val="24"/>
            <w:rPrChange w:id="520" w:author="Pham Thanh" w:date="2018-07-26T10:57:00Z">
              <w:rPr/>
            </w:rPrChange>
          </w:rPr>
          <w:t>+ Keypharse (dạng string, cần ghi nhớ) – Mật khẩu để mở private key, khi đăng nhập vào server nó sẽ hỏi cái này.</w:t>
        </w:r>
      </w:ins>
    </w:p>
    <w:p w14:paraId="35BC8C43" w14:textId="77777777" w:rsidR="00693A88" w:rsidRPr="00693A88" w:rsidRDefault="00693A88" w:rsidP="00693A88">
      <w:pPr>
        <w:shd w:val="clear" w:color="auto" w:fill="FFFFFF"/>
        <w:spacing w:after="255" w:line="240" w:lineRule="auto"/>
        <w:rPr>
          <w:ins w:id="521" w:author="Pham Thanh" w:date="2018-07-26T10:53:00Z"/>
          <w:sz w:val="24"/>
          <w:szCs w:val="24"/>
          <w:rPrChange w:id="522" w:author="Pham Thanh" w:date="2018-07-26T10:57:00Z">
            <w:rPr>
              <w:ins w:id="523" w:author="Pham Thanh" w:date="2018-07-26T10:53:00Z"/>
            </w:rPr>
          </w:rPrChange>
        </w:rPr>
      </w:pPr>
      <w:ins w:id="524" w:author="Pham Thanh" w:date="2018-07-26T10:53:00Z">
        <w:r w:rsidRPr="00693A88">
          <w:rPr>
            <w:sz w:val="24"/>
            <w:szCs w:val="24"/>
            <w:rPrChange w:id="525" w:author="Pham Thanh" w:date="2018-07-26T10:57:00Z">
              <w:rPr/>
            </w:rPrChange>
          </w:rPr>
          <w:t>Và một SSH Key bạn có thể sử dụng cho nhiều server khác nhau.</w:t>
        </w:r>
      </w:ins>
    </w:p>
    <w:p w14:paraId="1D5DC3A1" w14:textId="77777777" w:rsidR="00693A88" w:rsidRPr="00693A88" w:rsidRDefault="00693A88">
      <w:pPr>
        <w:rPr>
          <w:ins w:id="526" w:author="Pham Thanh" w:date="2018-07-26T10:53:00Z"/>
          <w:color w:val="5B9BD5" w:themeColor="accent1"/>
          <w:sz w:val="24"/>
          <w:szCs w:val="24"/>
          <w:rPrChange w:id="527" w:author="Pham Thanh" w:date="2018-07-26T10:57:00Z">
            <w:rPr>
              <w:ins w:id="528" w:author="Pham Thanh" w:date="2018-07-26T10:53:00Z"/>
              <w:color w:val="2E74B5" w:themeColor="accent1" w:themeShade="BF"/>
            </w:rPr>
          </w:rPrChange>
        </w:rPr>
        <w:pPrChange w:id="529" w:author="Pham Thanh" w:date="2018-07-26T10:54:00Z">
          <w:pPr>
            <w:shd w:val="clear" w:color="auto" w:fill="FFFFFF"/>
            <w:spacing w:after="255" w:line="312" w:lineRule="atLeast"/>
            <w:outlineLvl w:val="2"/>
          </w:pPr>
        </w:pPrChange>
      </w:pPr>
      <w:ins w:id="530" w:author="Pham Thanh" w:date="2018-07-26T10:53:00Z">
        <w:r w:rsidRPr="00693A88">
          <w:rPr>
            <w:color w:val="5B9BD5" w:themeColor="accent1"/>
            <w:sz w:val="24"/>
            <w:szCs w:val="24"/>
            <w:rPrChange w:id="531" w:author="Pham Thanh" w:date="2018-07-26T10:57:00Z">
              <w:rPr>
                <w:color w:val="2E74B5" w:themeColor="accent1" w:themeShade="BF"/>
              </w:rPr>
            </w:rPrChange>
          </w:rPr>
          <w:t>Tạo một SSH Key</w:t>
        </w:r>
      </w:ins>
    </w:p>
    <w:p w14:paraId="3126B06F" w14:textId="77777777" w:rsidR="00693A88" w:rsidRPr="00693A88" w:rsidRDefault="00693A88">
      <w:pPr>
        <w:rPr>
          <w:ins w:id="532" w:author="Pham Thanh" w:date="2018-07-26T10:53:00Z"/>
          <w:sz w:val="24"/>
          <w:szCs w:val="24"/>
          <w:rPrChange w:id="533" w:author="Pham Thanh" w:date="2018-07-26T10:57:00Z">
            <w:rPr>
              <w:ins w:id="534" w:author="Pham Thanh" w:date="2018-07-26T10:53:00Z"/>
            </w:rPr>
          </w:rPrChange>
        </w:rPr>
        <w:pPrChange w:id="535" w:author="Pham Thanh" w:date="2018-07-26T10:54:00Z">
          <w:pPr>
            <w:shd w:val="clear" w:color="auto" w:fill="FFFFFF"/>
            <w:spacing w:after="255" w:line="312" w:lineRule="atLeast"/>
            <w:outlineLvl w:val="2"/>
          </w:pPr>
        </w:pPrChange>
      </w:pPr>
      <w:ins w:id="536" w:author="Pham Thanh" w:date="2018-07-26T10:53:00Z">
        <w:r w:rsidRPr="00693A88">
          <w:rPr>
            <w:sz w:val="24"/>
            <w:szCs w:val="24"/>
            <w:rPrChange w:id="537" w:author="Pham Thanh" w:date="2018-07-26T10:57:00Z">
              <w:rPr/>
            </w:rPrChange>
          </w:rPr>
          <w:t xml:space="preserve">Trong git-bash bạn gõ lệnh sau : </w:t>
        </w:r>
      </w:ins>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ins w:id="538" w:author="Pham Thanh" w:date="2018-07-26T10:53:00Z"/>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ins w:id="539" w:author="Pham Thanh" w:date="2018-07-26T10:53:00Z"/>
                <w:rFonts w:ascii="Times New Roman" w:eastAsia="Times New Roman" w:hAnsi="Times New Roman" w:cs="Times New Roman"/>
                <w:sz w:val="24"/>
                <w:szCs w:val="24"/>
              </w:rPr>
            </w:pPr>
            <w:ins w:id="540" w:author="Pham Thanh" w:date="2018-07-26T10:53:00Z">
              <w:r w:rsidRPr="00693A88">
                <w:rPr>
                  <w:rFonts w:ascii="Courier New" w:eastAsia="Times New Roman" w:hAnsi="Courier New" w:cs="Courier New"/>
                  <w:sz w:val="24"/>
                  <w:szCs w:val="24"/>
                  <w:rPrChange w:id="541" w:author="Pham Thanh" w:date="2018-07-26T10:57:00Z">
                    <w:rPr>
                      <w:rFonts w:ascii="Courier New" w:eastAsia="Times New Roman" w:hAnsi="Courier New" w:cs="Courier New"/>
                      <w:sz w:val="20"/>
                      <w:szCs w:val="20"/>
                    </w:rPr>
                  </w:rPrChange>
                </w:rPr>
                <w:t>ssh-keygen</w:t>
              </w:r>
            </w:ins>
          </w:p>
        </w:tc>
      </w:tr>
    </w:tbl>
    <w:p w14:paraId="6FD76939" w14:textId="77777777" w:rsidR="00693A88" w:rsidRPr="00BF7A83" w:rsidRDefault="00693A88" w:rsidP="00693A88">
      <w:pPr>
        <w:shd w:val="clear" w:color="auto" w:fill="FFFFFF"/>
        <w:spacing w:after="0" w:line="240" w:lineRule="auto"/>
        <w:rPr>
          <w:ins w:id="542" w:author="Pham Thanh" w:date="2018-07-26T10:53:00Z"/>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rPr>
          <w:ins w:id="543" w:author="Pham Thanh" w:date="2018-07-26T10:53:00Z"/>
        </w:rPr>
      </w:pPr>
      <w:ins w:id="544" w:author="Pham Thanh" w:date="2018-07-26T10:53:00Z">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734225">
          <w:rPr>
            <w:rPrChange w:id="545" w:author="Pham Thanh" w:date="2018-07-26T11:03:00Z">
              <w:rPr>
                <w:sz w:val="24"/>
                <w:szCs w:val="24"/>
              </w:rPr>
            </w:rPrChange>
          </w:rPr>
          <w:t xml:space="preserve"> lưu </w:t>
        </w:r>
        <w:r w:rsidRPr="00BF7A83">
          <w:t>vào C:\Users\username\</w:t>
        </w:r>
        <w:r w:rsidRPr="00DC255F">
          <w:t>.ssh</w:t>
        </w:r>
      </w:ins>
    </w:p>
    <w:p w14:paraId="53C0B3D8" w14:textId="77777777" w:rsidR="00693A88" w:rsidRPr="00734225" w:rsidRDefault="00693A88" w:rsidP="00693A88">
      <w:pPr>
        <w:shd w:val="clear" w:color="auto" w:fill="FFFFFF"/>
        <w:spacing w:after="0" w:line="240" w:lineRule="auto"/>
        <w:rPr>
          <w:ins w:id="546" w:author="Pham Thanh" w:date="2018-07-26T10:53:00Z"/>
        </w:rPr>
      </w:pPr>
      <w:ins w:id="547" w:author="Pham Thanh" w:date="2018-07-26T10:53:00Z">
        <w:r w:rsidRPr="0045145E">
          <w:t>B</w:t>
        </w:r>
        <w:r w:rsidRPr="0045538C">
          <w:t>ạ</w:t>
        </w:r>
        <w:r w:rsidRPr="00734225">
          <w:t>n có thể để trống và Enter.</w:t>
        </w:r>
      </w:ins>
    </w:p>
    <w:p w14:paraId="42F93901" w14:textId="442A0568" w:rsidR="00693A88" w:rsidRPr="00BF7A83" w:rsidRDefault="00693A88" w:rsidP="00693A88">
      <w:pPr>
        <w:shd w:val="clear" w:color="auto" w:fill="FFFFFF"/>
        <w:spacing w:after="0" w:line="240" w:lineRule="auto"/>
        <w:rPr>
          <w:ins w:id="548" w:author="Pham Thanh" w:date="2018-07-26T10:53:00Z"/>
        </w:rPr>
      </w:pPr>
      <w:ins w:id="549" w:author="Pham Thanh" w:date="2018-07-26T10:53:00Z">
        <w:r w:rsidRPr="00734225">
          <w:t>Tiếp tục nó sẽ hỏi bạn có muốn thiết lập keypharse không, nếu muốn thì nhập keypharse cần thiết lập vào rồi Enter.</w:t>
        </w:r>
      </w:ins>
      <w:ins w:id="550" w:author="Pham Thanh" w:date="2018-07-26T11:01:00Z">
        <w:r w:rsidRPr="00734225">
          <w:rPr>
            <w:rPrChange w:id="551" w:author="Pham Thanh" w:date="2018-07-26T11:03:00Z">
              <w:rPr>
                <w:sz w:val="24"/>
                <w:szCs w:val="24"/>
              </w:rPr>
            </w:rPrChange>
          </w:rPr>
          <w:t xml:space="preserve"> Sau khi tạo xong, mặc định nó sẽ hiện ra thế này </w:t>
        </w:r>
      </w:ins>
    </w:p>
    <w:p w14:paraId="6E0CC5FC" w14:textId="59B08ACC" w:rsidR="00693A88" w:rsidRPr="00693A88" w:rsidRDefault="00693A88" w:rsidP="00693A88">
      <w:pPr>
        <w:shd w:val="clear" w:color="auto" w:fill="FFFFFF"/>
        <w:spacing w:after="255" w:line="240" w:lineRule="auto"/>
        <w:rPr>
          <w:ins w:id="552" w:author="Pham Thanh" w:date="2018-07-26T10:53:00Z"/>
          <w:sz w:val="24"/>
          <w:szCs w:val="24"/>
          <w:rPrChange w:id="553" w:author="Pham Thanh" w:date="2018-07-26T10:57:00Z">
            <w:rPr>
              <w:ins w:id="554" w:author="Pham Thanh" w:date="2018-07-26T10:53:00Z"/>
            </w:rPr>
          </w:rPrChange>
        </w:rPr>
      </w:pPr>
      <w:ins w:id="555" w:author="Pham Thanh" w:date="2018-07-26T10:53:00Z">
        <w:r w:rsidRPr="00693A88">
          <w:rPr>
            <w:noProof/>
            <w:sz w:val="24"/>
            <w:szCs w:val="24"/>
            <w:lang w:val="en-GB"/>
            <w:rPrChange w:id="556" w:author="Pham Thanh" w:date="2018-07-26T10:57:00Z">
              <w:rPr>
                <w:noProof/>
                <w:lang w:val="en-GB"/>
              </w:rPr>
            </w:rPrChange>
          </w:rPr>
          <w:lastRenderedPageBreak/>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ins>
    </w:p>
    <w:p w14:paraId="7B144097" w14:textId="77777777" w:rsidR="00693A88" w:rsidRPr="00693A88" w:rsidRDefault="00693A88" w:rsidP="00693A88">
      <w:pPr>
        <w:shd w:val="clear" w:color="auto" w:fill="FFFFFF"/>
        <w:spacing w:after="0" w:line="240" w:lineRule="auto"/>
        <w:rPr>
          <w:ins w:id="557" w:author="Pham Thanh" w:date="2018-07-26T10:53:00Z"/>
          <w:sz w:val="24"/>
          <w:szCs w:val="24"/>
          <w:rPrChange w:id="558" w:author="Pham Thanh" w:date="2018-07-26T10:57:00Z">
            <w:rPr>
              <w:ins w:id="559" w:author="Pham Thanh" w:date="2018-07-26T10:53:00Z"/>
            </w:rPr>
          </w:rPrChange>
        </w:rPr>
      </w:pPr>
      <w:ins w:id="560" w:author="Pham Thanh" w:date="2018-07-26T10:53:00Z">
        <w:r w:rsidRPr="00693A88">
          <w:rPr>
            <w:sz w:val="24"/>
            <w:szCs w:val="24"/>
            <w:rPrChange w:id="561" w:author="Pham Thanh" w:date="2018-07-26T10:57:00Z">
              <w:rPr/>
            </w:rPrChange>
          </w:rPr>
          <w:t xml:space="preserve">Như trên hình ví dụ thì đường dẫn public key và private key sẽ là </w:t>
        </w:r>
        <w:r w:rsidRPr="00693A88">
          <w:rPr>
            <w:b/>
            <w:sz w:val="24"/>
            <w:szCs w:val="24"/>
            <w:rPrChange w:id="562" w:author="Pham Thanh" w:date="2018-07-26T10:57:00Z">
              <w:rPr>
                <w:b/>
              </w:rPr>
            </w:rPrChange>
          </w:rPr>
          <w:t>C:\Users\phamthanh\.ssh</w:t>
        </w:r>
        <w:r w:rsidRPr="00693A88">
          <w:rPr>
            <w:sz w:val="24"/>
            <w:szCs w:val="24"/>
            <w:rPrChange w:id="563" w:author="Pham Thanh" w:date="2018-07-26T10:57:00Z">
              <w:rPr/>
            </w:rPrChange>
          </w:rPr>
          <w:t xml:space="preserve"> .Trong đó bạn có thể thấy nó có ghi đường dẫn lưu file private key (id_rsa) và file public key có dạng (id_rsa.pub). Cái public key này chúng ta sẽ mang lên server.</w:t>
        </w:r>
      </w:ins>
    </w:p>
    <w:p w14:paraId="52FEDE5C" w14:textId="684D47DC" w:rsidR="00693A88" w:rsidRPr="00693A88" w:rsidRDefault="00693A88" w:rsidP="00693A88">
      <w:pPr>
        <w:rPr>
          <w:ins w:id="564" w:author="Pham Thanh" w:date="2018-07-26T10:53:00Z"/>
          <w:b/>
          <w:color w:val="2E74B5" w:themeColor="accent1" w:themeShade="BF"/>
          <w:sz w:val="24"/>
          <w:szCs w:val="24"/>
          <w:rPrChange w:id="565" w:author="Pham Thanh" w:date="2018-07-26T10:57:00Z">
            <w:rPr>
              <w:ins w:id="566" w:author="Pham Thanh" w:date="2018-07-26T10:53:00Z"/>
              <w:b/>
              <w:color w:val="2E74B5" w:themeColor="accent1" w:themeShade="BF"/>
              <w:sz w:val="28"/>
              <w:szCs w:val="28"/>
            </w:rPr>
          </w:rPrChange>
        </w:rPr>
      </w:pPr>
      <w:ins w:id="567" w:author="Pham Thanh" w:date="2018-07-26T10:53:00Z">
        <w:r w:rsidRPr="00BF7A83">
          <w:rPr>
            <w:b/>
            <w:color w:val="2E74B5" w:themeColor="accent1" w:themeShade="BF"/>
            <w:sz w:val="24"/>
            <w:szCs w:val="24"/>
          </w:rPr>
          <w:t>c)</w:t>
        </w:r>
        <w:r w:rsidRPr="00693A88">
          <w:rPr>
            <w:b/>
            <w:color w:val="2E74B5" w:themeColor="accent1" w:themeShade="BF"/>
            <w:sz w:val="24"/>
            <w:szCs w:val="24"/>
            <w:rPrChange w:id="568" w:author="Pham Thanh" w:date="2018-07-26T10:57:00Z">
              <w:rPr>
                <w:b/>
                <w:color w:val="2E74B5" w:themeColor="accent1" w:themeShade="BF"/>
                <w:sz w:val="28"/>
                <w:szCs w:val="28"/>
              </w:rPr>
            </w:rPrChange>
          </w:rPr>
          <w:t xml:space="preserve"> Cài đặt SSH server trên máy ảo </w:t>
        </w:r>
      </w:ins>
    </w:p>
    <w:p w14:paraId="16A552DB" w14:textId="77777777" w:rsidR="00693A88" w:rsidRPr="00693A88" w:rsidRDefault="00693A88" w:rsidP="00693A88">
      <w:pPr>
        <w:rPr>
          <w:ins w:id="569" w:author="Pham Thanh" w:date="2018-07-26T10:53:00Z"/>
          <w:sz w:val="24"/>
          <w:szCs w:val="24"/>
        </w:rPr>
      </w:pPr>
      <w:ins w:id="570" w:author="Pham Thanh" w:date="2018-07-26T10:53:00Z">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ins>
    </w:p>
    <w:p w14:paraId="5F685075" w14:textId="77777777" w:rsidR="00693A88" w:rsidRPr="00693A88" w:rsidRDefault="00693A88" w:rsidP="00693A88">
      <w:pPr>
        <w:rPr>
          <w:ins w:id="571" w:author="Pham Thanh" w:date="2018-07-26T10:53:00Z"/>
          <w:sz w:val="24"/>
          <w:szCs w:val="24"/>
          <w:rPrChange w:id="572" w:author="Pham Thanh" w:date="2018-07-26T10:57:00Z">
            <w:rPr>
              <w:ins w:id="573" w:author="Pham Thanh" w:date="2018-07-26T10:53:00Z"/>
            </w:rPr>
          </w:rPrChange>
        </w:rPr>
      </w:pPr>
      <w:ins w:id="574" w:author="Pham Thanh" w:date="2018-07-26T10:53:00Z">
        <w:r w:rsidRPr="00693A88">
          <w:rPr>
            <w:sz w:val="24"/>
            <w:szCs w:val="24"/>
            <w:rPrChange w:id="575" w:author="Pham Thanh" w:date="2018-07-26T10:57:00Z">
              <w:rPr/>
            </w:rPrChange>
          </w:rPr>
          <w:t xml:space="preserve">+ Cài đặt bitvise tại đây để cài đặt SSH server </w:t>
        </w:r>
        <w:r w:rsidRPr="00693A88">
          <w:rPr>
            <w:sz w:val="24"/>
            <w:szCs w:val="24"/>
            <w:rPrChange w:id="576" w:author="Pham Thanh" w:date="2018-07-26T10:57:00Z">
              <w:rPr/>
            </w:rPrChange>
          </w:rPr>
          <w:fldChar w:fldCharType="begin"/>
        </w:r>
        <w:r w:rsidRPr="00693A88">
          <w:rPr>
            <w:sz w:val="24"/>
            <w:szCs w:val="24"/>
            <w:rPrChange w:id="577" w:author="Pham Thanh" w:date="2018-07-26T10:57:00Z">
              <w:rPr/>
            </w:rPrChange>
          </w:rPr>
          <w:instrText xml:space="preserve"> HYPERLINK "https://www.bitvise.com/download-area" </w:instrText>
        </w:r>
        <w:r w:rsidRPr="00693A88">
          <w:rPr>
            <w:sz w:val="24"/>
            <w:szCs w:val="24"/>
            <w:rPrChange w:id="578" w:author="Pham Thanh" w:date="2018-07-26T10:57:00Z">
              <w:rPr>
                <w:rStyle w:val="Hyperlink"/>
              </w:rPr>
            </w:rPrChange>
          </w:rPr>
          <w:fldChar w:fldCharType="separate"/>
        </w:r>
        <w:r w:rsidRPr="00693A88">
          <w:rPr>
            <w:rStyle w:val="Hyperlink"/>
            <w:sz w:val="24"/>
            <w:szCs w:val="24"/>
            <w:rPrChange w:id="579" w:author="Pham Thanh" w:date="2018-07-26T10:57:00Z">
              <w:rPr>
                <w:rStyle w:val="Hyperlink"/>
              </w:rPr>
            </w:rPrChange>
          </w:rPr>
          <w:t>https://www.bitvise.com/download-area</w:t>
        </w:r>
        <w:r w:rsidRPr="00693A88">
          <w:rPr>
            <w:rStyle w:val="Hyperlink"/>
            <w:sz w:val="24"/>
            <w:szCs w:val="24"/>
            <w:rPrChange w:id="580" w:author="Pham Thanh" w:date="2018-07-26T10:57:00Z">
              <w:rPr>
                <w:rStyle w:val="Hyperlink"/>
              </w:rPr>
            </w:rPrChange>
          </w:rPr>
          <w:fldChar w:fldCharType="end"/>
        </w:r>
        <w:r w:rsidRPr="00693A88">
          <w:rPr>
            <w:rStyle w:val="Hyperlink"/>
            <w:sz w:val="24"/>
            <w:szCs w:val="24"/>
            <w:rPrChange w:id="581" w:author="Pham Thanh" w:date="2018-07-26T10:57:00Z">
              <w:rPr>
                <w:rStyle w:val="Hyperlink"/>
              </w:rPr>
            </w:rPrChange>
          </w:rPr>
          <w:t xml:space="preserve"> </w:t>
        </w:r>
      </w:ins>
    </w:p>
    <w:p w14:paraId="3FE37B7C" w14:textId="77777777" w:rsidR="00693A88" w:rsidRPr="00693A88" w:rsidRDefault="00693A88" w:rsidP="00693A88">
      <w:pPr>
        <w:rPr>
          <w:ins w:id="582" w:author="Pham Thanh" w:date="2018-07-26T10:53:00Z"/>
          <w:sz w:val="24"/>
          <w:szCs w:val="24"/>
          <w:rPrChange w:id="583" w:author="Pham Thanh" w:date="2018-07-26T10:57:00Z">
            <w:rPr>
              <w:ins w:id="584" w:author="Pham Thanh" w:date="2018-07-26T10:53:00Z"/>
            </w:rPr>
          </w:rPrChange>
        </w:rPr>
      </w:pPr>
      <w:ins w:id="585" w:author="Pham Thanh" w:date="2018-07-26T10:53:00Z">
        <w:r w:rsidRPr="00693A88">
          <w:rPr>
            <w:sz w:val="24"/>
            <w:szCs w:val="24"/>
            <w:rPrChange w:id="586" w:author="Pham Thanh" w:date="2018-07-26T10:57:00Z">
              <w:rPr/>
            </w:rPrChange>
          </w:rPr>
          <w:t>+ Sau khi cài đặt xong thiết lập các thông số trong mục Open easy setting</w:t>
        </w:r>
      </w:ins>
    </w:p>
    <w:p w14:paraId="15051BDE" w14:textId="3EC1D2DC" w:rsidR="00693A88" w:rsidRPr="00693A88" w:rsidRDefault="00693A88" w:rsidP="00693A88">
      <w:pPr>
        <w:jc w:val="center"/>
        <w:rPr>
          <w:ins w:id="587" w:author="Pham Thanh" w:date="2018-07-26T10:53:00Z"/>
          <w:sz w:val="24"/>
          <w:szCs w:val="24"/>
          <w:rPrChange w:id="588" w:author="Pham Thanh" w:date="2018-07-26T10:57:00Z">
            <w:rPr>
              <w:ins w:id="589" w:author="Pham Thanh" w:date="2018-07-26T10:53:00Z"/>
            </w:rPr>
          </w:rPrChange>
        </w:rPr>
      </w:pPr>
      <w:ins w:id="590" w:author="Pham Thanh" w:date="2018-07-26T10:53:00Z">
        <w:r w:rsidRPr="00693A88">
          <w:rPr>
            <w:noProof/>
            <w:sz w:val="24"/>
            <w:szCs w:val="24"/>
            <w:lang w:val="en-GB"/>
            <w:rPrChange w:id="591" w:author="Pham Thanh" w:date="2018-07-26T10:57:00Z">
              <w:rPr>
                <w:noProof/>
                <w:lang w:val="en-GB"/>
              </w:rPr>
            </w:rPrChange>
          </w:rPr>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ins>
    </w:p>
    <w:p w14:paraId="000AC2A2" w14:textId="77777777" w:rsidR="00693A88" w:rsidRPr="00693A88" w:rsidRDefault="00693A88" w:rsidP="00693A88">
      <w:pPr>
        <w:rPr>
          <w:ins w:id="592" w:author="Pham Thanh" w:date="2018-07-26T10:53:00Z"/>
          <w:sz w:val="24"/>
          <w:szCs w:val="24"/>
          <w:rPrChange w:id="593" w:author="Pham Thanh" w:date="2018-07-26T10:57:00Z">
            <w:rPr>
              <w:ins w:id="594" w:author="Pham Thanh" w:date="2018-07-26T10:53:00Z"/>
            </w:rPr>
          </w:rPrChange>
        </w:rPr>
      </w:pPr>
    </w:p>
    <w:p w14:paraId="37D9700F" w14:textId="77777777" w:rsidR="00693A88" w:rsidRPr="00693A88" w:rsidRDefault="00693A88" w:rsidP="00693A88">
      <w:pPr>
        <w:rPr>
          <w:ins w:id="595" w:author="Pham Thanh" w:date="2018-07-26T10:53:00Z"/>
          <w:sz w:val="24"/>
          <w:szCs w:val="24"/>
          <w:rPrChange w:id="596" w:author="Pham Thanh" w:date="2018-07-26T10:57:00Z">
            <w:rPr>
              <w:ins w:id="597" w:author="Pham Thanh" w:date="2018-07-26T10:53:00Z"/>
            </w:rPr>
          </w:rPrChange>
        </w:rPr>
      </w:pPr>
      <w:ins w:id="598" w:author="Pham Thanh" w:date="2018-07-26T10:53:00Z">
        <w:r w:rsidRPr="00693A88">
          <w:rPr>
            <w:sz w:val="24"/>
            <w:szCs w:val="24"/>
            <w:rPrChange w:id="599" w:author="Pham Thanh" w:date="2018-07-26T10:57:00Z">
              <w:rPr/>
            </w:rPrChange>
          </w:rPr>
          <w:t>Sau khi nhấn vào open easy setting thì đặt Listening port là 2222</w:t>
        </w:r>
      </w:ins>
    </w:p>
    <w:p w14:paraId="2BACB390" w14:textId="77777777" w:rsidR="00693A88" w:rsidRPr="00693A88" w:rsidRDefault="00693A88" w:rsidP="00693A88">
      <w:pPr>
        <w:rPr>
          <w:ins w:id="600" w:author="Pham Thanh" w:date="2018-07-26T10:53:00Z"/>
          <w:sz w:val="24"/>
          <w:szCs w:val="24"/>
          <w:rPrChange w:id="601" w:author="Pham Thanh" w:date="2018-07-26T10:57:00Z">
            <w:rPr>
              <w:ins w:id="602" w:author="Pham Thanh" w:date="2018-07-26T10:53:00Z"/>
            </w:rPr>
          </w:rPrChange>
        </w:rPr>
      </w:pPr>
      <w:ins w:id="603" w:author="Pham Thanh" w:date="2018-07-26T10:53:00Z">
        <w:r w:rsidRPr="00693A88">
          <w:rPr>
            <w:sz w:val="24"/>
            <w:szCs w:val="24"/>
            <w:rPrChange w:id="604" w:author="Pham Thanh" w:date="2018-07-26T10:57:00Z">
              <w:rPr/>
            </w:rPrChange>
          </w:rPr>
          <w:t>IP versions for listening port đặt là IPv4 and IPv6</w:t>
        </w:r>
      </w:ins>
    </w:p>
    <w:p w14:paraId="1B7160B3" w14:textId="53D131CD" w:rsidR="00693A88" w:rsidRPr="00693A88" w:rsidRDefault="00693A88" w:rsidP="00693A88">
      <w:pPr>
        <w:rPr>
          <w:ins w:id="605" w:author="Pham Thanh" w:date="2018-07-26T10:53:00Z"/>
          <w:sz w:val="24"/>
          <w:szCs w:val="24"/>
          <w:rPrChange w:id="606" w:author="Pham Thanh" w:date="2018-07-26T10:57:00Z">
            <w:rPr>
              <w:ins w:id="607" w:author="Pham Thanh" w:date="2018-07-26T10:53:00Z"/>
            </w:rPr>
          </w:rPrChange>
        </w:rPr>
      </w:pPr>
      <w:ins w:id="608" w:author="Pham Thanh" w:date="2018-07-26T10:53:00Z">
        <w:r w:rsidRPr="00693A88">
          <w:rPr>
            <w:noProof/>
            <w:sz w:val="24"/>
            <w:szCs w:val="24"/>
            <w:lang w:val="en-GB"/>
            <w:rPrChange w:id="609" w:author="Pham Thanh" w:date="2018-07-26T10:57:00Z">
              <w:rPr>
                <w:noProof/>
                <w:lang w:val="en-GB"/>
              </w:rPr>
            </w:rPrChange>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ins>
    </w:p>
    <w:p w14:paraId="67976E25" w14:textId="77777777" w:rsidR="00693A88" w:rsidRPr="00693A88" w:rsidRDefault="00693A88" w:rsidP="00693A88">
      <w:pPr>
        <w:rPr>
          <w:ins w:id="610" w:author="Pham Thanh" w:date="2018-07-26T10:53:00Z"/>
          <w:b/>
          <w:sz w:val="24"/>
          <w:szCs w:val="24"/>
          <w:rPrChange w:id="611" w:author="Pham Thanh" w:date="2018-07-26T10:57:00Z">
            <w:rPr>
              <w:ins w:id="612" w:author="Pham Thanh" w:date="2018-07-26T10:53:00Z"/>
              <w:b/>
            </w:rPr>
          </w:rPrChange>
        </w:rPr>
      </w:pPr>
      <w:ins w:id="613" w:author="Pham Thanh" w:date="2018-07-26T10:53:00Z">
        <w:r w:rsidRPr="00693A88">
          <w:rPr>
            <w:b/>
            <w:sz w:val="24"/>
            <w:szCs w:val="24"/>
            <w:rPrChange w:id="614" w:author="Pham Thanh" w:date="2018-07-26T10:57:00Z">
              <w:rPr>
                <w:b/>
              </w:rPr>
            </w:rPrChange>
          </w:rPr>
          <w:t>Vào mục windows firewall trong control panel</w:t>
        </w:r>
      </w:ins>
    </w:p>
    <w:p w14:paraId="37696758" w14:textId="77777777" w:rsidR="00693A88" w:rsidRPr="00693A88" w:rsidRDefault="00693A88" w:rsidP="00693A88">
      <w:pPr>
        <w:rPr>
          <w:ins w:id="615" w:author="Pham Thanh" w:date="2018-07-26T10:53:00Z"/>
          <w:sz w:val="24"/>
          <w:szCs w:val="24"/>
          <w:rPrChange w:id="616" w:author="Pham Thanh" w:date="2018-07-26T10:57:00Z">
            <w:rPr>
              <w:ins w:id="617" w:author="Pham Thanh" w:date="2018-07-26T10:53:00Z"/>
            </w:rPr>
          </w:rPrChange>
        </w:rPr>
      </w:pPr>
      <w:ins w:id="618" w:author="Pham Thanh" w:date="2018-07-26T10:53:00Z">
        <w:r w:rsidRPr="00693A88">
          <w:rPr>
            <w:sz w:val="24"/>
            <w:szCs w:val="24"/>
            <w:rPrChange w:id="619" w:author="Pham Thanh" w:date="2018-07-26T10:57:00Z">
              <w:rPr/>
            </w:rPrChange>
          </w:rPr>
          <w:t>Trong thiết lập tường lửa vào mục inbound tạo một rule mới cho phép mở port 2222</w:t>
        </w:r>
      </w:ins>
    </w:p>
    <w:p w14:paraId="61AE7601" w14:textId="77777777" w:rsidR="00693A88" w:rsidRPr="00693A88" w:rsidRDefault="00693A88" w:rsidP="00693A88">
      <w:pPr>
        <w:rPr>
          <w:ins w:id="620" w:author="Pham Thanh" w:date="2018-07-26T10:53:00Z"/>
          <w:sz w:val="24"/>
          <w:szCs w:val="24"/>
          <w:rPrChange w:id="621" w:author="Pham Thanh" w:date="2018-07-26T10:57:00Z">
            <w:rPr>
              <w:ins w:id="622" w:author="Pham Thanh" w:date="2018-07-26T10:53:00Z"/>
            </w:rPr>
          </w:rPrChange>
        </w:rPr>
      </w:pPr>
      <w:ins w:id="623" w:author="Pham Thanh" w:date="2018-07-26T10:53:00Z">
        <w:r w:rsidRPr="00693A88">
          <w:rPr>
            <w:noProof/>
            <w:sz w:val="24"/>
            <w:szCs w:val="24"/>
            <w:lang w:val="en-GB"/>
            <w:rPrChange w:id="624" w:author="Pham Thanh" w:date="2018-07-26T10:57:00Z">
              <w:rPr>
                <w:noProof/>
                <w:lang w:val="en-GB"/>
              </w:rPr>
            </w:rPrChange>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ins>
    </w:p>
    <w:p w14:paraId="7CF1F8CC" w14:textId="77777777" w:rsidR="00693A88" w:rsidRPr="00693A88" w:rsidRDefault="00693A88" w:rsidP="00693A88">
      <w:pPr>
        <w:rPr>
          <w:ins w:id="625" w:author="Pham Thanh" w:date="2018-07-26T10:53:00Z"/>
          <w:sz w:val="24"/>
          <w:szCs w:val="24"/>
          <w:rPrChange w:id="626" w:author="Pham Thanh" w:date="2018-07-26T10:57:00Z">
            <w:rPr>
              <w:ins w:id="627" w:author="Pham Thanh" w:date="2018-07-26T10:53:00Z"/>
            </w:rPr>
          </w:rPrChange>
        </w:rPr>
      </w:pPr>
      <w:ins w:id="628" w:author="Pham Thanh" w:date="2018-07-26T10:53:00Z">
        <w:r w:rsidRPr="00693A88">
          <w:rPr>
            <w:noProof/>
            <w:sz w:val="24"/>
            <w:szCs w:val="24"/>
            <w:lang w:val="en-GB"/>
            <w:rPrChange w:id="629" w:author="Pham Thanh" w:date="2018-07-26T10:57:00Z">
              <w:rPr>
                <w:noProof/>
                <w:lang w:val="en-GB"/>
              </w:rPr>
            </w:rPrChange>
          </w:rPr>
          <w:lastRenderedPageBreak/>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ins>
    </w:p>
    <w:p w14:paraId="69E2B4A6" w14:textId="77777777" w:rsidR="00693A88" w:rsidRPr="00693A88" w:rsidRDefault="00693A88" w:rsidP="00693A88">
      <w:pPr>
        <w:rPr>
          <w:ins w:id="630" w:author="Pham Thanh" w:date="2018-07-26T10:53:00Z"/>
          <w:sz w:val="24"/>
          <w:szCs w:val="24"/>
          <w:rPrChange w:id="631" w:author="Pham Thanh" w:date="2018-07-26T10:57:00Z">
            <w:rPr>
              <w:ins w:id="632" w:author="Pham Thanh" w:date="2018-07-26T10:53:00Z"/>
            </w:rPr>
          </w:rPrChange>
        </w:rPr>
      </w:pPr>
      <w:ins w:id="633" w:author="Pham Thanh" w:date="2018-07-26T10:53:00Z">
        <w:r w:rsidRPr="00693A88">
          <w:rPr>
            <w:sz w:val="24"/>
            <w:szCs w:val="24"/>
            <w:rPrChange w:id="634" w:author="Pham Thanh" w:date="2018-07-26T10:57:00Z">
              <w:rPr/>
            </w:rPrChange>
          </w:rPr>
          <w:t>Click chọn inbound rules và tiếp tục chọn new rule</w:t>
        </w:r>
      </w:ins>
    </w:p>
    <w:p w14:paraId="39393EF7" w14:textId="77777777" w:rsidR="00693A88" w:rsidRPr="00693A88" w:rsidRDefault="00693A88" w:rsidP="00693A88">
      <w:pPr>
        <w:rPr>
          <w:ins w:id="635" w:author="Pham Thanh" w:date="2018-07-26T10:53:00Z"/>
          <w:sz w:val="24"/>
          <w:szCs w:val="24"/>
          <w:rPrChange w:id="636" w:author="Pham Thanh" w:date="2018-07-26T10:57:00Z">
            <w:rPr>
              <w:ins w:id="637" w:author="Pham Thanh" w:date="2018-07-26T10:53:00Z"/>
            </w:rPr>
          </w:rPrChange>
        </w:rPr>
      </w:pPr>
      <w:ins w:id="638" w:author="Pham Thanh" w:date="2018-07-26T10:53:00Z">
        <w:r w:rsidRPr="00693A88">
          <w:rPr>
            <w:noProof/>
            <w:sz w:val="24"/>
            <w:szCs w:val="24"/>
            <w:lang w:val="en-GB"/>
            <w:rPrChange w:id="639" w:author="Pham Thanh" w:date="2018-07-26T10:57:00Z">
              <w:rPr>
                <w:noProof/>
                <w:lang w:val="en-GB"/>
              </w:rPr>
            </w:rPrChange>
          </w:rPr>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ins>
    </w:p>
    <w:p w14:paraId="64314A77" w14:textId="77777777" w:rsidR="00693A88" w:rsidRPr="00693A88" w:rsidRDefault="00693A88" w:rsidP="00693A88">
      <w:pPr>
        <w:rPr>
          <w:ins w:id="640" w:author="Pham Thanh" w:date="2018-07-26T10:53:00Z"/>
          <w:sz w:val="24"/>
          <w:szCs w:val="24"/>
          <w:rPrChange w:id="641" w:author="Pham Thanh" w:date="2018-07-26T10:57:00Z">
            <w:rPr>
              <w:ins w:id="642" w:author="Pham Thanh" w:date="2018-07-26T10:53:00Z"/>
            </w:rPr>
          </w:rPrChange>
        </w:rPr>
      </w:pPr>
      <w:ins w:id="643" w:author="Pham Thanh" w:date="2018-07-26T10:53:00Z">
        <w:r w:rsidRPr="00693A88">
          <w:rPr>
            <w:noProof/>
            <w:sz w:val="24"/>
            <w:szCs w:val="24"/>
            <w:lang w:val="en-GB"/>
            <w:rPrChange w:id="644" w:author="Pham Thanh" w:date="2018-07-26T10:57:00Z">
              <w:rPr>
                <w:noProof/>
                <w:lang w:val="en-GB"/>
              </w:rPr>
            </w:rPrChange>
          </w:rPr>
          <w:lastRenderedPageBreak/>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ins>
    </w:p>
    <w:p w14:paraId="5202B509" w14:textId="77777777" w:rsidR="00693A88" w:rsidRPr="00693A88" w:rsidRDefault="00693A88" w:rsidP="00693A88">
      <w:pPr>
        <w:rPr>
          <w:ins w:id="645" w:author="Pham Thanh" w:date="2018-07-26T10:53:00Z"/>
          <w:sz w:val="24"/>
          <w:szCs w:val="24"/>
          <w:rPrChange w:id="646" w:author="Pham Thanh" w:date="2018-07-26T10:57:00Z">
            <w:rPr>
              <w:ins w:id="647" w:author="Pham Thanh" w:date="2018-07-26T10:53:00Z"/>
            </w:rPr>
          </w:rPrChange>
        </w:rPr>
      </w:pPr>
      <w:ins w:id="648" w:author="Pham Thanh" w:date="2018-07-26T10:53:00Z">
        <w:r w:rsidRPr="00693A88">
          <w:rPr>
            <w:noProof/>
            <w:sz w:val="24"/>
            <w:szCs w:val="24"/>
            <w:lang w:val="en-GB"/>
            <w:rPrChange w:id="649" w:author="Pham Thanh" w:date="2018-07-26T10:57:00Z">
              <w:rPr>
                <w:noProof/>
                <w:lang w:val="en-GB"/>
              </w:rPr>
            </w:rPrChange>
          </w:rPr>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ins>
    </w:p>
    <w:p w14:paraId="4CE7F322" w14:textId="77777777" w:rsidR="00693A88" w:rsidRPr="00693A88" w:rsidRDefault="00693A88" w:rsidP="00693A88">
      <w:pPr>
        <w:rPr>
          <w:ins w:id="650" w:author="Pham Thanh" w:date="2018-07-26T10:53:00Z"/>
          <w:b/>
          <w:noProof/>
          <w:sz w:val="24"/>
          <w:szCs w:val="24"/>
          <w:rPrChange w:id="651" w:author="Pham Thanh" w:date="2018-07-26T10:57:00Z">
            <w:rPr>
              <w:ins w:id="652" w:author="Pham Thanh" w:date="2018-07-26T10:53:00Z"/>
              <w:b/>
              <w:noProof/>
            </w:rPr>
          </w:rPrChange>
        </w:rPr>
      </w:pPr>
      <w:ins w:id="653" w:author="Pham Thanh" w:date="2018-07-26T10:53:00Z">
        <w:r w:rsidRPr="00693A88">
          <w:rPr>
            <w:b/>
            <w:noProof/>
            <w:sz w:val="24"/>
            <w:szCs w:val="24"/>
            <w:rPrChange w:id="654" w:author="Pham Thanh" w:date="2018-07-26T10:57:00Z">
              <w:rPr>
                <w:b/>
                <w:noProof/>
              </w:rPr>
            </w:rPrChange>
          </w:rPr>
          <w:lastRenderedPageBreak/>
          <w:t xml:space="preserve">Quay trở lại với bitvise </w:t>
        </w:r>
      </w:ins>
    </w:p>
    <w:p w14:paraId="79674986" w14:textId="77777777" w:rsidR="00693A88" w:rsidRPr="00693A88" w:rsidRDefault="00693A88" w:rsidP="00693A88">
      <w:pPr>
        <w:rPr>
          <w:ins w:id="655" w:author="Pham Thanh" w:date="2018-07-26T10:53:00Z"/>
          <w:noProof/>
          <w:sz w:val="24"/>
          <w:szCs w:val="24"/>
          <w:rPrChange w:id="656" w:author="Pham Thanh" w:date="2018-07-26T10:57:00Z">
            <w:rPr>
              <w:ins w:id="657" w:author="Pham Thanh" w:date="2018-07-26T10:53:00Z"/>
              <w:noProof/>
            </w:rPr>
          </w:rPrChange>
        </w:rPr>
      </w:pPr>
      <w:ins w:id="658" w:author="Pham Thanh" w:date="2018-07-26T10:53:00Z">
        <w:r w:rsidRPr="00693A88">
          <w:rPr>
            <w:noProof/>
            <w:sz w:val="24"/>
            <w:szCs w:val="24"/>
            <w:rPrChange w:id="659" w:author="Pham Thanh" w:date="2018-07-26T10:57:00Z">
              <w:rPr>
                <w:noProof/>
              </w:rPr>
            </w:rPrChange>
          </w:rPr>
          <w:t>Sang tab windows accounts , nhấn vào add để tạo tài khoản</w:t>
        </w:r>
      </w:ins>
    </w:p>
    <w:p w14:paraId="0A7C8248" w14:textId="77777777" w:rsidR="00693A88" w:rsidRPr="00693A88" w:rsidRDefault="00693A88" w:rsidP="00693A88">
      <w:pPr>
        <w:rPr>
          <w:ins w:id="660" w:author="Pham Thanh" w:date="2018-07-26T10:53:00Z"/>
          <w:sz w:val="24"/>
          <w:szCs w:val="24"/>
          <w:rPrChange w:id="661" w:author="Pham Thanh" w:date="2018-07-26T10:57:00Z">
            <w:rPr>
              <w:ins w:id="662" w:author="Pham Thanh" w:date="2018-07-26T10:53:00Z"/>
            </w:rPr>
          </w:rPrChange>
        </w:rPr>
      </w:pPr>
      <w:ins w:id="663" w:author="Pham Thanh" w:date="2018-07-26T10:53:00Z">
        <w:r w:rsidRPr="00693A88">
          <w:rPr>
            <w:noProof/>
            <w:sz w:val="24"/>
            <w:szCs w:val="24"/>
            <w:lang w:val="en-GB"/>
            <w:rPrChange w:id="664" w:author="Pham Thanh" w:date="2018-07-26T10:57:00Z">
              <w:rPr>
                <w:noProof/>
                <w:lang w:val="en-GB"/>
              </w:rPr>
            </w:rPrChange>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ins>
    </w:p>
    <w:p w14:paraId="659ECD82" w14:textId="77777777" w:rsidR="00693A88" w:rsidRPr="00693A88" w:rsidRDefault="00693A88" w:rsidP="00693A88">
      <w:pPr>
        <w:rPr>
          <w:ins w:id="665" w:author="Pham Thanh" w:date="2018-07-26T10:53:00Z"/>
          <w:sz w:val="24"/>
          <w:szCs w:val="24"/>
          <w:rPrChange w:id="666" w:author="Pham Thanh" w:date="2018-07-26T10:57:00Z">
            <w:rPr>
              <w:ins w:id="667" w:author="Pham Thanh" w:date="2018-07-26T10:53:00Z"/>
            </w:rPr>
          </w:rPrChange>
        </w:rPr>
      </w:pPr>
      <w:ins w:id="668" w:author="Pham Thanh" w:date="2018-07-26T10:53:00Z">
        <w:r w:rsidRPr="00693A88">
          <w:rPr>
            <w:sz w:val="24"/>
            <w:szCs w:val="24"/>
            <w:rPrChange w:id="669" w:author="Pham Thanh" w:date="2018-07-26T10:57:00Z">
              <w:rPr/>
            </w:rPrChange>
          </w:rPr>
          <w:t>Điền tên account name và nhấn vào public key, sau đó nhập file public key có dạng (id_rsa.pub) vừa tạo ở trên</w:t>
        </w:r>
      </w:ins>
    </w:p>
    <w:p w14:paraId="183EEDC3" w14:textId="77777777" w:rsidR="00693A88" w:rsidRPr="00693A88" w:rsidRDefault="00693A88" w:rsidP="00693A88">
      <w:pPr>
        <w:jc w:val="center"/>
        <w:rPr>
          <w:ins w:id="670" w:author="Pham Thanh" w:date="2018-07-26T10:53:00Z"/>
          <w:sz w:val="24"/>
          <w:szCs w:val="24"/>
          <w:rPrChange w:id="671" w:author="Pham Thanh" w:date="2018-07-26T10:57:00Z">
            <w:rPr>
              <w:ins w:id="672" w:author="Pham Thanh" w:date="2018-07-26T10:53:00Z"/>
            </w:rPr>
          </w:rPrChange>
        </w:rPr>
      </w:pPr>
      <w:ins w:id="673" w:author="Pham Thanh" w:date="2018-07-26T10:53:00Z">
        <w:r w:rsidRPr="00693A88">
          <w:rPr>
            <w:noProof/>
            <w:sz w:val="24"/>
            <w:szCs w:val="24"/>
            <w:lang w:val="en-GB"/>
            <w:rPrChange w:id="674" w:author="Pham Thanh" w:date="2018-07-26T10:57:00Z">
              <w:rPr>
                <w:noProof/>
                <w:lang w:val="en-GB"/>
              </w:rPr>
            </w:rPrChange>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ins>
    </w:p>
    <w:p w14:paraId="41341D25" w14:textId="77777777" w:rsidR="00693A88" w:rsidRPr="00693A88" w:rsidRDefault="00693A88" w:rsidP="00693A88">
      <w:pPr>
        <w:rPr>
          <w:ins w:id="675" w:author="Pham Thanh" w:date="2018-07-26T10:53:00Z"/>
          <w:sz w:val="24"/>
          <w:szCs w:val="24"/>
          <w:rPrChange w:id="676" w:author="Pham Thanh" w:date="2018-07-26T10:57:00Z">
            <w:rPr>
              <w:ins w:id="677" w:author="Pham Thanh" w:date="2018-07-26T10:53:00Z"/>
            </w:rPr>
          </w:rPrChange>
        </w:rPr>
      </w:pPr>
      <w:ins w:id="678" w:author="Pham Thanh" w:date="2018-07-26T10:53:00Z">
        <w:r w:rsidRPr="00693A88">
          <w:rPr>
            <w:sz w:val="24"/>
            <w:szCs w:val="24"/>
            <w:rPrChange w:id="679" w:author="Pham Thanh" w:date="2018-07-26T10:57:00Z">
              <w:rPr/>
            </w:rPrChange>
          </w:rPr>
          <w:lastRenderedPageBreak/>
          <w:t xml:space="preserve">Sau khi add window account xong, ta bắt đầu nhập mật khẩu cho account </w:t>
        </w:r>
      </w:ins>
    </w:p>
    <w:p w14:paraId="074EDCFA" w14:textId="77777777" w:rsidR="00693A88" w:rsidRPr="00693A88" w:rsidRDefault="00693A88" w:rsidP="00693A88">
      <w:pPr>
        <w:rPr>
          <w:ins w:id="680" w:author="Pham Thanh" w:date="2018-07-26T10:53:00Z"/>
          <w:sz w:val="24"/>
          <w:szCs w:val="24"/>
          <w:rPrChange w:id="681" w:author="Pham Thanh" w:date="2018-07-26T10:57:00Z">
            <w:rPr>
              <w:ins w:id="682" w:author="Pham Thanh" w:date="2018-07-26T10:53:00Z"/>
            </w:rPr>
          </w:rPrChange>
        </w:rPr>
      </w:pPr>
      <w:ins w:id="683" w:author="Pham Thanh" w:date="2018-07-26T10:53:00Z">
        <w:r w:rsidRPr="00693A88">
          <w:rPr>
            <w:noProof/>
            <w:sz w:val="24"/>
            <w:szCs w:val="24"/>
            <w:lang w:val="en-GB"/>
            <w:rPrChange w:id="684" w:author="Pham Thanh" w:date="2018-07-26T10:57:00Z">
              <w:rPr>
                <w:noProof/>
                <w:lang w:val="en-GB"/>
              </w:rPr>
            </w:rPrChange>
          </w:rPr>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3860" cy="4139319"/>
                      </a:xfrm>
                      <a:prstGeom prst="rect">
                        <a:avLst/>
                      </a:prstGeom>
                    </pic:spPr>
                  </pic:pic>
                </a:graphicData>
              </a:graphic>
            </wp:inline>
          </w:drawing>
        </w:r>
      </w:ins>
    </w:p>
    <w:p w14:paraId="77800FB3" w14:textId="77777777" w:rsidR="00693A88" w:rsidRPr="00693A88" w:rsidRDefault="00693A88" w:rsidP="00693A88">
      <w:pPr>
        <w:rPr>
          <w:ins w:id="685" w:author="Pham Thanh" w:date="2018-07-26T10:53:00Z"/>
          <w:sz w:val="24"/>
          <w:szCs w:val="24"/>
          <w:rPrChange w:id="686" w:author="Pham Thanh" w:date="2018-07-26T10:57:00Z">
            <w:rPr>
              <w:ins w:id="687" w:author="Pham Thanh" w:date="2018-07-26T10:53:00Z"/>
            </w:rPr>
          </w:rPrChange>
        </w:rPr>
      </w:pPr>
      <w:ins w:id="688" w:author="Pham Thanh" w:date="2018-07-26T10:53:00Z">
        <w:r w:rsidRPr="00693A88">
          <w:rPr>
            <w:noProof/>
            <w:sz w:val="24"/>
            <w:szCs w:val="24"/>
            <w:lang w:val="en-GB"/>
            <w:rPrChange w:id="689" w:author="Pham Thanh" w:date="2018-07-26T10:57:00Z">
              <w:rPr>
                <w:noProof/>
                <w:lang w:val="en-GB"/>
              </w:rPr>
            </w:rPrChange>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ins>
    </w:p>
    <w:p w14:paraId="06E73EAA" w14:textId="77777777" w:rsidR="00693A88" w:rsidRPr="00693A88" w:rsidRDefault="00693A88" w:rsidP="00693A88">
      <w:pPr>
        <w:rPr>
          <w:ins w:id="690" w:author="Pham Thanh" w:date="2018-07-26T10:53:00Z"/>
          <w:sz w:val="24"/>
          <w:szCs w:val="24"/>
          <w:rPrChange w:id="691" w:author="Pham Thanh" w:date="2018-07-26T10:57:00Z">
            <w:rPr>
              <w:ins w:id="692" w:author="Pham Thanh" w:date="2018-07-26T10:53:00Z"/>
            </w:rPr>
          </w:rPrChange>
        </w:rPr>
      </w:pPr>
      <w:ins w:id="693" w:author="Pham Thanh" w:date="2018-07-26T10:53:00Z">
        <w:r w:rsidRPr="00693A88">
          <w:rPr>
            <w:sz w:val="24"/>
            <w:szCs w:val="24"/>
            <w:rPrChange w:id="694" w:author="Pham Thanh" w:date="2018-07-26T10:57:00Z">
              <w:rPr/>
            </w:rPrChange>
          </w:rPr>
          <w:lastRenderedPageBreak/>
          <w:t xml:space="preserve">Xong các bước trên thì bây giờ ta sẽ ấn vào </w:t>
        </w:r>
        <w:r w:rsidRPr="00693A88">
          <w:rPr>
            <w:b/>
            <w:sz w:val="24"/>
            <w:szCs w:val="24"/>
            <w:rPrChange w:id="695" w:author="Pham Thanh" w:date="2018-07-26T10:57:00Z">
              <w:rPr>
                <w:b/>
              </w:rPr>
            </w:rPrChange>
          </w:rPr>
          <w:t>start server</w:t>
        </w:r>
        <w:r w:rsidRPr="00693A88">
          <w:rPr>
            <w:sz w:val="24"/>
            <w:szCs w:val="24"/>
            <w:rPrChange w:id="696" w:author="Pham Thanh" w:date="2018-07-26T10:57:00Z">
              <w:rPr/>
            </w:rPrChange>
          </w:rPr>
          <w:t xml:space="preserve"> để bắt đầu chạy server.</w:t>
        </w:r>
      </w:ins>
    </w:p>
    <w:p w14:paraId="705BC451" w14:textId="77777777" w:rsidR="00693A88" w:rsidRPr="00693A88" w:rsidRDefault="00693A88" w:rsidP="00693A88">
      <w:pPr>
        <w:rPr>
          <w:ins w:id="697" w:author="Pham Thanh" w:date="2018-07-26T10:53:00Z"/>
          <w:sz w:val="24"/>
          <w:szCs w:val="24"/>
          <w:rPrChange w:id="698" w:author="Pham Thanh" w:date="2018-07-26T10:57:00Z">
            <w:rPr>
              <w:ins w:id="699" w:author="Pham Thanh" w:date="2018-07-26T10:53:00Z"/>
            </w:rPr>
          </w:rPrChange>
        </w:rPr>
      </w:pPr>
      <w:ins w:id="700" w:author="Pham Thanh" w:date="2018-07-26T10:53:00Z">
        <w:r w:rsidRPr="00693A88">
          <w:rPr>
            <w:noProof/>
            <w:sz w:val="24"/>
            <w:szCs w:val="24"/>
            <w:lang w:val="en-GB"/>
            <w:rPrChange w:id="701" w:author="Pham Thanh" w:date="2018-07-26T10:57:00Z">
              <w:rPr>
                <w:noProof/>
                <w:lang w:val="en-GB"/>
              </w:rPr>
            </w:rPrChange>
          </w:rPr>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ins>
    </w:p>
    <w:p w14:paraId="0B8738FC" w14:textId="77777777" w:rsidR="00693A88" w:rsidRPr="00693A88" w:rsidRDefault="00693A88" w:rsidP="00693A88">
      <w:pPr>
        <w:rPr>
          <w:ins w:id="702" w:author="Pham Thanh" w:date="2018-07-26T10:53:00Z"/>
          <w:sz w:val="24"/>
          <w:szCs w:val="24"/>
          <w:rPrChange w:id="703" w:author="Pham Thanh" w:date="2018-07-26T10:57:00Z">
            <w:rPr>
              <w:ins w:id="704" w:author="Pham Thanh" w:date="2018-07-26T10:53:00Z"/>
            </w:rPr>
          </w:rPrChange>
        </w:rPr>
      </w:pPr>
      <w:ins w:id="705" w:author="Pham Thanh" w:date="2018-07-26T10:53:00Z">
        <w:r w:rsidRPr="00693A88">
          <w:rPr>
            <w:sz w:val="24"/>
            <w:szCs w:val="24"/>
            <w:rPrChange w:id="706" w:author="Pham Thanh" w:date="2018-07-26T10:57:00Z">
              <w:rPr/>
            </w:rPrChange>
          </w:rPr>
          <w:t xml:space="preserve">Trên server mở git-bash và tạo một repo </w:t>
        </w:r>
      </w:ins>
    </w:p>
    <w:p w14:paraId="5DA1E234"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07" w:author="Pham Thanh" w:date="2018-07-26T10:53:00Z"/>
          <w:sz w:val="24"/>
          <w:szCs w:val="24"/>
          <w:rPrChange w:id="708" w:author="Pham Thanh" w:date="2018-07-26T10:57:00Z">
            <w:rPr>
              <w:ins w:id="709" w:author="Pham Thanh" w:date="2018-07-26T10:53:00Z"/>
            </w:rPr>
          </w:rPrChange>
        </w:rPr>
      </w:pPr>
      <w:ins w:id="710" w:author="Pham Thanh" w:date="2018-07-26T10:53:00Z">
        <w:r w:rsidRPr="00693A88">
          <w:rPr>
            <w:sz w:val="24"/>
            <w:szCs w:val="24"/>
            <w:rPrChange w:id="711" w:author="Pham Thanh" w:date="2018-07-26T10:57:00Z">
              <w:rPr/>
            </w:rPrChange>
          </w:rPr>
          <w:t>mkdir myrepo.git</w:t>
        </w:r>
      </w:ins>
    </w:p>
    <w:p w14:paraId="266FC9BF"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2" w:author="Pham Thanh" w:date="2018-07-26T10:53:00Z"/>
          <w:sz w:val="24"/>
          <w:szCs w:val="24"/>
          <w:rPrChange w:id="713" w:author="Pham Thanh" w:date="2018-07-26T10:57:00Z">
            <w:rPr>
              <w:ins w:id="714" w:author="Pham Thanh" w:date="2018-07-26T10:53:00Z"/>
            </w:rPr>
          </w:rPrChange>
        </w:rPr>
      </w:pPr>
      <w:ins w:id="715" w:author="Pham Thanh" w:date="2018-07-26T10:53:00Z">
        <w:r w:rsidRPr="00693A88">
          <w:rPr>
            <w:sz w:val="24"/>
            <w:szCs w:val="24"/>
            <w:rPrChange w:id="716" w:author="Pham Thanh" w:date="2018-07-26T10:57:00Z">
              <w:rPr/>
            </w:rPrChange>
          </w:rPr>
          <w:t>cd myrepo.git</w:t>
        </w:r>
      </w:ins>
    </w:p>
    <w:p w14:paraId="299B6A99"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7" w:author="Pham Thanh" w:date="2018-07-26T10:53:00Z"/>
          <w:sz w:val="24"/>
          <w:szCs w:val="24"/>
          <w:rPrChange w:id="718" w:author="Pham Thanh" w:date="2018-07-26T10:57:00Z">
            <w:rPr>
              <w:ins w:id="719" w:author="Pham Thanh" w:date="2018-07-26T10:53:00Z"/>
            </w:rPr>
          </w:rPrChange>
        </w:rPr>
      </w:pPr>
      <w:ins w:id="720" w:author="Pham Thanh" w:date="2018-07-26T10:53:00Z">
        <w:r w:rsidRPr="00693A88">
          <w:rPr>
            <w:sz w:val="24"/>
            <w:szCs w:val="24"/>
            <w:rPrChange w:id="721" w:author="Pham Thanh" w:date="2018-07-26T10:57:00Z">
              <w:rPr/>
            </w:rPrChange>
          </w:rPr>
          <w:t>git init --bare</w:t>
        </w:r>
      </w:ins>
    </w:p>
    <w:p w14:paraId="4A552AA0" w14:textId="3BBF40A3" w:rsidR="00693A88" w:rsidRPr="00693A88" w:rsidRDefault="00693A88" w:rsidP="00693A88">
      <w:pPr>
        <w:rPr>
          <w:ins w:id="722" w:author="Pham Thanh" w:date="2018-07-26T10:53:00Z"/>
          <w:b/>
          <w:color w:val="2E74B5" w:themeColor="accent1" w:themeShade="BF"/>
          <w:sz w:val="24"/>
          <w:szCs w:val="24"/>
          <w:rPrChange w:id="723" w:author="Pham Thanh" w:date="2018-07-26T10:57:00Z">
            <w:rPr>
              <w:ins w:id="724" w:author="Pham Thanh" w:date="2018-07-26T10:53:00Z"/>
              <w:b/>
              <w:color w:val="2E74B5" w:themeColor="accent1" w:themeShade="BF"/>
              <w:sz w:val="28"/>
              <w:szCs w:val="28"/>
            </w:rPr>
          </w:rPrChange>
        </w:rPr>
      </w:pPr>
      <w:ins w:id="725" w:author="Pham Thanh" w:date="2018-07-26T10:59:00Z">
        <w:r>
          <w:rPr>
            <w:b/>
            <w:color w:val="2E74B5" w:themeColor="accent1" w:themeShade="BF"/>
            <w:sz w:val="24"/>
            <w:szCs w:val="24"/>
          </w:rPr>
          <w:t>e)</w:t>
        </w:r>
      </w:ins>
      <w:ins w:id="726" w:author="Pham Thanh" w:date="2018-07-26T10:53:00Z">
        <w:r w:rsidRPr="00693A88">
          <w:rPr>
            <w:b/>
            <w:color w:val="2E74B5" w:themeColor="accent1" w:themeShade="BF"/>
            <w:sz w:val="24"/>
            <w:szCs w:val="24"/>
            <w:rPrChange w:id="727" w:author="Pham Thanh" w:date="2018-07-26T10:57:00Z">
              <w:rPr>
                <w:b/>
                <w:color w:val="2E74B5" w:themeColor="accent1" w:themeShade="BF"/>
                <w:sz w:val="28"/>
                <w:szCs w:val="28"/>
              </w:rPr>
            </w:rPrChange>
          </w:rPr>
          <w:t xml:space="preserve"> Clone remote repo và push commit lên server</w:t>
        </w:r>
      </w:ins>
    </w:p>
    <w:p w14:paraId="40511B0F" w14:textId="77777777" w:rsidR="00693A88" w:rsidRPr="00693A88" w:rsidRDefault="00693A88" w:rsidP="00693A88">
      <w:pPr>
        <w:rPr>
          <w:ins w:id="728" w:author="Pham Thanh" w:date="2018-07-26T10:53:00Z"/>
          <w:b/>
          <w:color w:val="2E74B5" w:themeColor="accent1" w:themeShade="BF"/>
          <w:sz w:val="24"/>
          <w:szCs w:val="24"/>
          <w:rPrChange w:id="729" w:author="Pham Thanh" w:date="2018-07-26T10:57:00Z">
            <w:rPr>
              <w:ins w:id="730" w:author="Pham Thanh" w:date="2018-07-26T10:53:00Z"/>
              <w:b/>
              <w:color w:val="2E74B5" w:themeColor="accent1" w:themeShade="BF"/>
            </w:rPr>
          </w:rPrChange>
        </w:rPr>
      </w:pPr>
      <w:ins w:id="731" w:author="Pham Thanh" w:date="2018-07-26T10:53:00Z">
        <w:r w:rsidRPr="00693A88">
          <w:rPr>
            <w:sz w:val="24"/>
            <w:szCs w:val="24"/>
            <w:rPrChange w:id="732" w:author="Pham Thanh" w:date="2018-07-26T10:57:00Z">
              <w:rPr/>
            </w:rPrChange>
          </w:rPr>
          <w:t>Trên máy chính ,ta mở git-bash và bắt đầu clone repo trên server</w:t>
        </w:r>
      </w:ins>
    </w:p>
    <w:p w14:paraId="0287ED9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3" w:author="Pham Thanh" w:date="2018-07-26T10:53:00Z"/>
          <w:sz w:val="24"/>
          <w:szCs w:val="24"/>
          <w:rPrChange w:id="734" w:author="Pham Thanh" w:date="2018-07-26T10:57:00Z">
            <w:rPr>
              <w:ins w:id="735" w:author="Pham Thanh" w:date="2018-07-26T10:53:00Z"/>
            </w:rPr>
          </w:rPrChange>
        </w:rPr>
      </w:pPr>
      <w:ins w:id="736" w:author="Pham Thanh" w:date="2018-07-26T10:53:00Z">
        <w:r w:rsidRPr="00693A88">
          <w:rPr>
            <w:sz w:val="24"/>
            <w:szCs w:val="24"/>
            <w:rPrChange w:id="737" w:author="Pham Thanh" w:date="2018-07-26T10:57:00Z">
              <w:rPr/>
            </w:rPrChange>
          </w:rPr>
          <w:t>git clone ssh://username@IP_Server:Port/path/myrepo.git</w:t>
        </w:r>
      </w:ins>
    </w:p>
    <w:p w14:paraId="33B34760" w14:textId="77777777" w:rsidR="00693A88" w:rsidRPr="00693A88" w:rsidRDefault="00693A88" w:rsidP="00693A88">
      <w:pPr>
        <w:rPr>
          <w:ins w:id="738" w:author="Pham Thanh" w:date="2018-07-26T10:53:00Z"/>
          <w:sz w:val="24"/>
          <w:szCs w:val="24"/>
          <w:rPrChange w:id="739" w:author="Pham Thanh" w:date="2018-07-26T10:57:00Z">
            <w:rPr>
              <w:ins w:id="740" w:author="Pham Thanh" w:date="2018-07-26T10:53:00Z"/>
            </w:rPr>
          </w:rPrChange>
        </w:rPr>
      </w:pPr>
      <w:ins w:id="741" w:author="Pham Thanh" w:date="2018-07-26T10:53:00Z">
        <w:r w:rsidRPr="00693A88">
          <w:rPr>
            <w:sz w:val="24"/>
            <w:szCs w:val="24"/>
            <w:rPrChange w:id="742" w:author="Pham Thanh" w:date="2018-07-26T10:57:00Z">
              <w:rPr/>
            </w:rPrChange>
          </w:rPr>
          <w:t>Trong đó:</w:t>
        </w:r>
      </w:ins>
    </w:p>
    <w:p w14:paraId="7FC5EF36" w14:textId="77777777" w:rsidR="00693A88" w:rsidRPr="00693A88" w:rsidRDefault="00693A88" w:rsidP="00693A88">
      <w:pPr>
        <w:rPr>
          <w:ins w:id="743" w:author="Pham Thanh" w:date="2018-07-26T10:53:00Z"/>
          <w:sz w:val="24"/>
          <w:szCs w:val="24"/>
          <w:rPrChange w:id="744" w:author="Pham Thanh" w:date="2018-07-26T10:57:00Z">
            <w:rPr>
              <w:ins w:id="745" w:author="Pham Thanh" w:date="2018-07-26T10:53:00Z"/>
            </w:rPr>
          </w:rPrChange>
        </w:rPr>
      </w:pPr>
      <w:ins w:id="746" w:author="Pham Thanh" w:date="2018-07-26T10:53:00Z">
        <w:r w:rsidRPr="00693A88">
          <w:rPr>
            <w:sz w:val="24"/>
            <w:szCs w:val="24"/>
            <w:rPrChange w:id="747" w:author="Pham Thanh" w:date="2018-07-26T10:57:00Z">
              <w:rPr/>
            </w:rPrChange>
          </w:rPr>
          <w:t>+ Username: Tên tài khoản đã tạo trên server</w:t>
        </w:r>
      </w:ins>
    </w:p>
    <w:p w14:paraId="6776EA71" w14:textId="77777777" w:rsidR="00693A88" w:rsidRPr="00693A88" w:rsidRDefault="00693A88" w:rsidP="00693A88">
      <w:pPr>
        <w:rPr>
          <w:ins w:id="748" w:author="Pham Thanh" w:date="2018-07-26T10:53:00Z"/>
          <w:sz w:val="24"/>
          <w:szCs w:val="24"/>
          <w:rPrChange w:id="749" w:author="Pham Thanh" w:date="2018-07-26T10:57:00Z">
            <w:rPr>
              <w:ins w:id="750" w:author="Pham Thanh" w:date="2018-07-26T10:53:00Z"/>
            </w:rPr>
          </w:rPrChange>
        </w:rPr>
      </w:pPr>
      <w:ins w:id="751" w:author="Pham Thanh" w:date="2018-07-26T10:53:00Z">
        <w:r w:rsidRPr="00693A88">
          <w:rPr>
            <w:sz w:val="24"/>
            <w:szCs w:val="24"/>
            <w:rPrChange w:id="752" w:author="Pham Thanh" w:date="2018-07-26T10:57:00Z">
              <w:rPr/>
            </w:rPrChange>
          </w:rPr>
          <w:lastRenderedPageBreak/>
          <w:t>+ IP_Server: địa chỉ ip của máy server hoặc tên máy server</w:t>
        </w:r>
      </w:ins>
    </w:p>
    <w:p w14:paraId="580CECC2" w14:textId="77777777" w:rsidR="00693A88" w:rsidRPr="00693A88" w:rsidRDefault="00693A88" w:rsidP="00693A88">
      <w:pPr>
        <w:rPr>
          <w:ins w:id="753" w:author="Pham Thanh" w:date="2018-07-26T10:53:00Z"/>
          <w:sz w:val="24"/>
          <w:szCs w:val="24"/>
          <w:rPrChange w:id="754" w:author="Pham Thanh" w:date="2018-07-26T10:57:00Z">
            <w:rPr>
              <w:ins w:id="755" w:author="Pham Thanh" w:date="2018-07-26T10:53:00Z"/>
            </w:rPr>
          </w:rPrChange>
        </w:rPr>
      </w:pPr>
      <w:ins w:id="756" w:author="Pham Thanh" w:date="2018-07-26T10:53:00Z">
        <w:r w:rsidRPr="00693A88">
          <w:rPr>
            <w:sz w:val="24"/>
            <w:szCs w:val="24"/>
            <w:rPrChange w:id="757" w:author="Pham Thanh" w:date="2018-07-26T10:57:00Z">
              <w:rPr/>
            </w:rPrChange>
          </w:rPr>
          <w:t>+ Port: Cổng kết nối đến server</w:t>
        </w:r>
      </w:ins>
    </w:p>
    <w:p w14:paraId="02E3A40C" w14:textId="77777777" w:rsidR="00693A88" w:rsidRPr="00693A88" w:rsidRDefault="00693A88" w:rsidP="00693A88">
      <w:pPr>
        <w:rPr>
          <w:ins w:id="758" w:author="Pham Thanh" w:date="2018-07-26T10:53:00Z"/>
          <w:sz w:val="24"/>
          <w:szCs w:val="24"/>
          <w:rPrChange w:id="759" w:author="Pham Thanh" w:date="2018-07-26T10:57:00Z">
            <w:rPr>
              <w:ins w:id="760" w:author="Pham Thanh" w:date="2018-07-26T10:53:00Z"/>
            </w:rPr>
          </w:rPrChange>
        </w:rPr>
      </w:pPr>
      <w:ins w:id="761" w:author="Pham Thanh" w:date="2018-07-26T10:53:00Z">
        <w:r w:rsidRPr="00693A88">
          <w:rPr>
            <w:sz w:val="24"/>
            <w:szCs w:val="24"/>
            <w:rPrChange w:id="762" w:author="Pham Thanh" w:date="2018-07-26T10:57:00Z">
              <w:rPr/>
            </w:rPrChange>
          </w:rPr>
          <w:t>+ Path/myrepo.git: Link đường dẫn đến repo đã tạo</w:t>
        </w:r>
      </w:ins>
    </w:p>
    <w:p w14:paraId="72192477" w14:textId="77777777" w:rsidR="00693A88" w:rsidRPr="00693A88" w:rsidRDefault="00693A88" w:rsidP="00693A88">
      <w:pPr>
        <w:rPr>
          <w:ins w:id="763" w:author="Pham Thanh" w:date="2018-07-26T10:53:00Z"/>
          <w:sz w:val="24"/>
          <w:szCs w:val="24"/>
          <w:rPrChange w:id="764" w:author="Pham Thanh" w:date="2018-07-26T10:57:00Z">
            <w:rPr>
              <w:ins w:id="765" w:author="Pham Thanh" w:date="2018-07-26T10:53:00Z"/>
            </w:rPr>
          </w:rPrChange>
        </w:rPr>
      </w:pPr>
      <w:ins w:id="766" w:author="Pham Thanh" w:date="2018-07-26T10:53:00Z">
        <w:r w:rsidRPr="00693A88">
          <w:rPr>
            <w:sz w:val="24"/>
            <w:szCs w:val="24"/>
            <w:rPrChange w:id="767" w:author="Pham Thanh" w:date="2018-07-26T10:57:00Z">
              <w:rPr/>
            </w:rPrChange>
          </w:rPr>
          <w:t>Ta thử tạo một thay đổi sau đó tạo commit và push lên server</w:t>
        </w:r>
      </w:ins>
    </w:p>
    <w:p w14:paraId="4998ED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68" w:author="Pham Thanh" w:date="2018-07-26T10:53:00Z"/>
          <w:sz w:val="24"/>
          <w:szCs w:val="24"/>
          <w:rPrChange w:id="769" w:author="Pham Thanh" w:date="2018-07-26T10:57:00Z">
            <w:rPr>
              <w:ins w:id="770" w:author="Pham Thanh" w:date="2018-07-26T10:53:00Z"/>
            </w:rPr>
          </w:rPrChange>
        </w:rPr>
      </w:pPr>
      <w:ins w:id="771" w:author="Pham Thanh" w:date="2018-07-26T10:53:00Z">
        <w:r w:rsidRPr="00693A88">
          <w:rPr>
            <w:sz w:val="24"/>
            <w:szCs w:val="24"/>
            <w:rPrChange w:id="772" w:author="Pham Thanh" w:date="2018-07-26T10:57:00Z">
              <w:rPr/>
            </w:rPrChange>
          </w:rPr>
          <w:t>git add –all</w:t>
        </w:r>
      </w:ins>
    </w:p>
    <w:p w14:paraId="0AE408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3" w:author="Pham Thanh" w:date="2018-07-26T10:53:00Z"/>
          <w:sz w:val="24"/>
          <w:szCs w:val="24"/>
          <w:rPrChange w:id="774" w:author="Pham Thanh" w:date="2018-07-26T10:57:00Z">
            <w:rPr>
              <w:ins w:id="775" w:author="Pham Thanh" w:date="2018-07-26T10:53:00Z"/>
            </w:rPr>
          </w:rPrChange>
        </w:rPr>
      </w:pPr>
      <w:ins w:id="776" w:author="Pham Thanh" w:date="2018-07-26T10:53:00Z">
        <w:r w:rsidRPr="00693A88">
          <w:rPr>
            <w:sz w:val="24"/>
            <w:szCs w:val="24"/>
            <w:rPrChange w:id="777" w:author="Pham Thanh" w:date="2018-07-26T10:57:00Z">
              <w:rPr/>
            </w:rPrChange>
          </w:rPr>
          <w:t>git commit -am “commit 1”</w:t>
        </w:r>
      </w:ins>
    </w:p>
    <w:p w14:paraId="692EB3F6"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8" w:author="Pham Thanh" w:date="2018-07-26T10:53:00Z"/>
          <w:sz w:val="24"/>
          <w:szCs w:val="24"/>
          <w:rPrChange w:id="779" w:author="Pham Thanh" w:date="2018-07-26T10:57:00Z">
            <w:rPr>
              <w:ins w:id="780" w:author="Pham Thanh" w:date="2018-07-26T10:53:00Z"/>
            </w:rPr>
          </w:rPrChange>
        </w:rPr>
      </w:pPr>
      <w:ins w:id="781" w:author="Pham Thanh" w:date="2018-07-26T10:53:00Z">
        <w:r w:rsidRPr="00693A88">
          <w:rPr>
            <w:sz w:val="24"/>
            <w:szCs w:val="24"/>
            <w:rPrChange w:id="782" w:author="Pham Thanh" w:date="2018-07-26T10:57:00Z">
              <w:rPr/>
            </w:rPrChange>
          </w:rPr>
          <w:t>git push origin master</w:t>
        </w:r>
      </w:ins>
    </w:p>
    <w:p w14:paraId="3FBAC4A6" w14:textId="77777777" w:rsidR="00693A88" w:rsidRPr="00693A88" w:rsidRDefault="00693A88" w:rsidP="00693A88">
      <w:pPr>
        <w:rPr>
          <w:ins w:id="783" w:author="Pham Thanh" w:date="2018-07-26T10:53:00Z"/>
          <w:sz w:val="24"/>
          <w:szCs w:val="24"/>
          <w:rPrChange w:id="784" w:author="Pham Thanh" w:date="2018-07-26T10:57:00Z">
            <w:rPr>
              <w:ins w:id="785" w:author="Pham Thanh" w:date="2018-07-26T10:53:00Z"/>
            </w:rPr>
          </w:rPrChange>
        </w:rPr>
      </w:pPr>
      <w:ins w:id="786" w:author="Pham Thanh" w:date="2018-07-26T10:53:00Z">
        <w:r w:rsidRPr="00693A88">
          <w:rPr>
            <w:sz w:val="24"/>
            <w:szCs w:val="24"/>
            <w:rPrChange w:id="787" w:author="Pham Thanh" w:date="2018-07-26T10:57:00Z">
              <w:rPr/>
            </w:rPrChange>
          </w:rPr>
          <w:t>Về sau nếu bạn muốn thay đổi tên đường dẫn url, có thể gõ lệnh sau</w:t>
        </w:r>
      </w:ins>
    </w:p>
    <w:p w14:paraId="7B16FDC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88" w:author="Pham Thanh" w:date="2018-07-26T10:53:00Z"/>
          <w:sz w:val="24"/>
          <w:szCs w:val="24"/>
          <w:rPrChange w:id="789" w:author="Pham Thanh" w:date="2018-07-26T10:57:00Z">
            <w:rPr>
              <w:ins w:id="790" w:author="Pham Thanh" w:date="2018-07-26T10:53:00Z"/>
            </w:rPr>
          </w:rPrChange>
        </w:rPr>
      </w:pPr>
      <w:ins w:id="791" w:author="Pham Thanh" w:date="2018-07-26T10:53:00Z">
        <w:r w:rsidRPr="00693A88">
          <w:rPr>
            <w:sz w:val="24"/>
            <w:szCs w:val="24"/>
            <w:rPrChange w:id="792" w:author="Pham Thanh" w:date="2018-07-26T10:57:00Z">
              <w:rPr/>
            </w:rPrChange>
          </w:rPr>
          <w:t>git remote set-url origin ssh://username@IP_Server:Port/path/myrepo.git</w:t>
        </w:r>
      </w:ins>
    </w:p>
    <w:p w14:paraId="3C139816" w14:textId="61254DD1" w:rsidR="00693A88" w:rsidRPr="00693A88" w:rsidRDefault="00693A88" w:rsidP="00693A88">
      <w:pPr>
        <w:rPr>
          <w:ins w:id="793" w:author="Pham Thanh" w:date="2018-07-26T10:53:00Z"/>
          <w:sz w:val="24"/>
          <w:szCs w:val="24"/>
          <w:rPrChange w:id="794" w:author="Pham Thanh" w:date="2018-07-26T10:57:00Z">
            <w:rPr>
              <w:ins w:id="795" w:author="Pham Thanh" w:date="2018-07-26T10:53:00Z"/>
            </w:rPr>
          </w:rPrChange>
        </w:rPr>
      </w:pPr>
      <w:ins w:id="796" w:author="Pham Thanh" w:date="2018-07-26T10:53:00Z">
        <w:r w:rsidRPr="00693A88">
          <w:rPr>
            <w:sz w:val="24"/>
            <w:szCs w:val="24"/>
            <w:rPrChange w:id="797" w:author="Pham Thanh" w:date="2018-07-26T10:57:00Z">
              <w:rPr/>
            </w:rPrChange>
          </w:rPr>
          <w:t xml:space="preserve">Nếu dùng </w:t>
        </w:r>
        <w:r w:rsidRPr="00693A88">
          <w:rPr>
            <w:b/>
            <w:sz w:val="24"/>
            <w:szCs w:val="24"/>
            <w:rPrChange w:id="798" w:author="Pham Thanh" w:date="2018-07-26T10:57:00Z">
              <w:rPr>
                <w:b/>
              </w:rPr>
            </w:rPrChange>
          </w:rPr>
          <w:t xml:space="preserve">Git Desktop </w:t>
        </w:r>
        <w:r w:rsidRPr="00693A88">
          <w:rPr>
            <w:sz w:val="24"/>
            <w:szCs w:val="24"/>
            <w:rPrChange w:id="799" w:author="Pham Thanh" w:date="2018-07-26T10:57:00Z">
              <w:rPr/>
            </w:rPrChange>
          </w:rPr>
          <w:t>ta vào mục tạo clone và vào tab URL , điền đường dẫn đến server như ví dụ dưới đây</w:t>
        </w:r>
      </w:ins>
      <w:ins w:id="800" w:author="Pham Thanh" w:date="2018-07-26T11:17:00Z">
        <w:r w:rsidR="00820F26">
          <w:rPr>
            <w:sz w:val="24"/>
            <w:szCs w:val="24"/>
          </w:rPr>
          <w:t>.</w:t>
        </w:r>
      </w:ins>
    </w:p>
    <w:p w14:paraId="56BE4C26" w14:textId="77777777" w:rsidR="00693A88" w:rsidRPr="00693A88" w:rsidRDefault="00693A88" w:rsidP="00693A88">
      <w:pPr>
        <w:jc w:val="center"/>
        <w:rPr>
          <w:ins w:id="801" w:author="Pham Thanh" w:date="2018-07-26T10:53:00Z"/>
          <w:sz w:val="24"/>
          <w:szCs w:val="24"/>
          <w:rPrChange w:id="802" w:author="Pham Thanh" w:date="2018-07-26T10:57:00Z">
            <w:rPr>
              <w:ins w:id="803" w:author="Pham Thanh" w:date="2018-07-26T10:53:00Z"/>
            </w:rPr>
          </w:rPrChange>
        </w:rPr>
      </w:pPr>
      <w:ins w:id="804" w:author="Pham Thanh" w:date="2018-07-26T10:53:00Z">
        <w:r w:rsidRPr="00693A88">
          <w:rPr>
            <w:noProof/>
            <w:sz w:val="24"/>
            <w:szCs w:val="24"/>
            <w:lang w:val="en-GB"/>
            <w:rPrChange w:id="805" w:author="Pham Thanh" w:date="2018-07-26T10:57:00Z">
              <w:rPr>
                <w:noProof/>
                <w:lang w:val="en-GB"/>
              </w:rPr>
            </w:rPrChange>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ins>
    </w:p>
    <w:p w14:paraId="7A20BDE0" w14:textId="6462E969" w:rsidR="002E1C88" w:rsidRDefault="002E1C88" w:rsidP="002E1C88">
      <w:pPr>
        <w:pStyle w:val="Heading2"/>
        <w:rPr>
          <w:ins w:id="806" w:author="Pham Thanh" w:date="2018-07-18T16:47:00Z"/>
          <w:b/>
          <w:sz w:val="28"/>
          <w:szCs w:val="28"/>
          <w:lang w:val="en-GB"/>
        </w:rPr>
      </w:pPr>
      <w:ins w:id="807" w:author="Pham Thanh" w:date="2018-07-19T15:09:00Z">
        <w:r>
          <w:rPr>
            <w:b/>
            <w:sz w:val="28"/>
            <w:szCs w:val="28"/>
            <w:lang w:val="en-GB"/>
          </w:rPr>
          <w:t>6</w:t>
        </w:r>
      </w:ins>
      <w:ins w:id="808" w:author="Pham Thanh" w:date="2018-07-18T14:20:00Z">
        <w:r w:rsidRPr="007004E0">
          <w:rPr>
            <w:b/>
            <w:sz w:val="28"/>
            <w:szCs w:val="28"/>
            <w:lang w:val="en-GB"/>
          </w:rPr>
          <w:t xml:space="preserve"> </w:t>
        </w:r>
      </w:ins>
      <w:r>
        <w:rPr>
          <w:b/>
          <w:sz w:val="28"/>
          <w:szCs w:val="28"/>
          <w:lang w:val="en-GB"/>
        </w:rPr>
        <w:t>Làm việc với nhiều tài khoản git trên một máy</w:t>
      </w:r>
    </w:p>
    <w:p w14:paraId="1C615C6B" w14:textId="77777777" w:rsidR="00E921D4" w:rsidRDefault="00E921D4" w:rsidP="00E921D4">
      <w:pPr>
        <w:rPr>
          <w:rFonts w:eastAsia="Times New Roman" w:cstheme="majorHAnsi"/>
          <w:color w:val="313131"/>
          <w:sz w:val="24"/>
          <w:szCs w:val="24"/>
          <w:lang w:val="en-GB"/>
        </w:rPr>
      </w:pPr>
    </w:p>
    <w:p w14:paraId="058C0332" w14:textId="106B995C" w:rsidR="00CE6B2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Ví dụ ta có 2 tài khoản</w:t>
      </w:r>
      <w:r w:rsidR="00CE6B24">
        <w:rPr>
          <w:rFonts w:eastAsia="Times New Roman" w:cstheme="majorHAnsi"/>
          <w:color w:val="313131"/>
          <w:sz w:val="24"/>
          <w:szCs w:val="24"/>
          <w:lang w:val="en-GB"/>
        </w:rPr>
        <w:t>, và với mỗi tài khoản ta tạo một cặp key</w:t>
      </w:r>
      <w:r>
        <w:rPr>
          <w:rFonts w:eastAsia="Times New Roman" w:cstheme="majorHAnsi"/>
          <w:color w:val="313131"/>
          <w:sz w:val="24"/>
          <w:szCs w:val="24"/>
          <w:lang w:val="en-GB"/>
        </w:rPr>
        <w:t xml:space="preserve"> với private key và public key tương ứng </w:t>
      </w:r>
      <w:r w:rsidR="00A1216F">
        <w:rPr>
          <w:rFonts w:eastAsia="Times New Roman" w:cstheme="majorHAnsi"/>
          <w:color w:val="313131"/>
          <w:sz w:val="24"/>
          <w:szCs w:val="24"/>
          <w:lang w:val="en-GB"/>
        </w:rPr>
        <w:t>và lưu trong thư mục .ssh</w:t>
      </w:r>
    </w:p>
    <w:p w14:paraId="70BB48EF" w14:textId="05C8DB26" w:rsidR="00E921D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user1_key / user1_key.pub</w:t>
      </w:r>
    </w:p>
    <w:p w14:paraId="06421143" w14:textId="6C00D33F" w:rsidR="00E921D4" w:rsidRPr="00A30AC3" w:rsidRDefault="00E921D4" w:rsidP="00E921D4">
      <w:pPr>
        <w:rPr>
          <w:ins w:id="809" w:author="Tung Tran Thanh" w:date="2018-07-18T23:27:00Z"/>
          <w:rFonts w:eastAsia="Times New Roman" w:cstheme="majorHAnsi"/>
          <w:color w:val="313131"/>
          <w:sz w:val="24"/>
          <w:szCs w:val="24"/>
          <w:lang w:val="en-GB"/>
          <w:rPrChange w:id="810" w:author="Pham Thanh" w:date="2018-07-19T15:10:00Z">
            <w:rPr>
              <w:ins w:id="811" w:author="Tung Tran Thanh" w:date="2018-07-18T23:27:00Z"/>
              <w:b/>
              <w:sz w:val="28"/>
              <w:szCs w:val="28"/>
              <w:lang w:val="en-GB"/>
            </w:rPr>
          </w:rPrChange>
        </w:rPr>
      </w:pPr>
      <w:r>
        <w:rPr>
          <w:rFonts w:eastAsia="Times New Roman" w:cstheme="majorHAnsi"/>
          <w:color w:val="313131"/>
          <w:sz w:val="24"/>
          <w:szCs w:val="24"/>
          <w:lang w:val="en-GB"/>
        </w:rPr>
        <w:t>+ user2_key / user2_key.pub</w:t>
      </w:r>
    </w:p>
    <w:p w14:paraId="1C2428D7" w14:textId="4BE7CEAB" w:rsidR="002E1C88" w:rsidRDefault="00CE6B24" w:rsidP="002E1C88">
      <w:pPr>
        <w:rPr>
          <w:lang w:val="en-GB"/>
        </w:rPr>
      </w:pPr>
      <w:r>
        <w:rPr>
          <w:lang w:val="en-GB"/>
        </w:rPr>
        <w:t>Cách tạo ssh bạn có thể tham khảo ở mục 5, phần tạo SSH key.</w:t>
      </w:r>
    </w:p>
    <w:p w14:paraId="4A2A6B4E" w14:textId="58636F8B" w:rsidR="002E1C88" w:rsidRDefault="002E1C88" w:rsidP="002E1C88">
      <w:pPr>
        <w:rPr>
          <w:lang w:val="en-GB"/>
        </w:rPr>
      </w:pPr>
    </w:p>
    <w:p w14:paraId="72B821D5" w14:textId="77777777" w:rsidR="00CE6B24" w:rsidRDefault="00A1216F" w:rsidP="002E1C88">
      <w:pPr>
        <w:rPr>
          <w:lang w:val="en-GB"/>
        </w:rPr>
      </w:pPr>
      <w:r>
        <w:rPr>
          <w:lang w:val="en-GB"/>
        </w:rPr>
        <w:t>Ta cần tạo thêm file co</w:t>
      </w:r>
      <w:r w:rsidR="00CE6B24">
        <w:rPr>
          <w:lang w:val="en-GB"/>
        </w:rPr>
        <w:t>nfig trong thư mục .ssh này , nếu không có file config, hệ thống sẽ tự động lấy key trong thư mục ~/.ssh .</w:t>
      </w:r>
    </w:p>
    <w:p w14:paraId="79BB0A06" w14:textId="3409B02B" w:rsidR="002E1C88" w:rsidRDefault="00A1216F" w:rsidP="002E1C88">
      <w:pPr>
        <w:rPr>
          <w:lang w:val="en-GB"/>
        </w:rPr>
      </w:pPr>
      <w:bookmarkStart w:id="812" w:name="_GoBack"/>
      <w:bookmarkEnd w:id="812"/>
      <w:r>
        <w:rPr>
          <w:lang w:val="en-GB"/>
        </w:rPr>
        <w:t>Trong git bash, tiến hành gõ lệnh nano ~/.ssh/config</w:t>
      </w:r>
    </w:p>
    <w:p w14:paraId="1488BA9F" w14:textId="628B0142" w:rsidR="00A1216F" w:rsidRDefault="00A1216F" w:rsidP="002E1C88">
      <w:pPr>
        <w:rPr>
          <w:lang w:val="en-GB"/>
        </w:rPr>
      </w:pPr>
      <w:r>
        <w:rPr>
          <w:lang w:val="en-GB"/>
        </w:rPr>
        <w:t>Sau đó thêm vào file này nội dung như sau:</w:t>
      </w:r>
    </w:p>
    <w:p w14:paraId="3437DD5B" w14:textId="32734DB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Pr>
          <w:lang w:val="en-GB"/>
        </w:rPr>
        <w:t>user</w:t>
      </w:r>
      <w:r w:rsidR="00CE6B24">
        <w:rPr>
          <w:lang w:val="en-GB"/>
        </w:rPr>
        <w:t>_account</w:t>
      </w:r>
      <w:r>
        <w:rPr>
          <w:lang w:val="en-GB"/>
        </w:rPr>
        <w:t>1</w:t>
      </w:r>
    </w:p>
    <w:p w14:paraId="5E33B1BE" w14:textId="6451A5E1"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00369D05" w14:textId="0F5E4FE5"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302BC35B" w14:textId="7694799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4A3277DF" w14:textId="414EA1E0"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user1_</w:t>
      </w:r>
      <w:r w:rsidRPr="00A1216F">
        <w:rPr>
          <w:lang w:val="en-GB"/>
        </w:rPr>
        <w:t>key</w:t>
      </w:r>
    </w:p>
    <w:p w14:paraId="0D2D828E" w14:textId="41FBFF72"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sidR="00CE6B24">
        <w:rPr>
          <w:lang w:val="en-GB"/>
        </w:rPr>
        <w:t>use_</w:t>
      </w:r>
      <w:r w:rsidR="00CE6B24" w:rsidRPr="00CE6B24">
        <w:rPr>
          <w:lang w:val="en-GB"/>
        </w:rPr>
        <w:t xml:space="preserve"> </w:t>
      </w:r>
      <w:r w:rsidR="00CE6B24">
        <w:rPr>
          <w:lang w:val="en-GB"/>
        </w:rPr>
        <w:t>account</w:t>
      </w:r>
      <w:r>
        <w:rPr>
          <w:lang w:val="en-GB"/>
        </w:rPr>
        <w:t>2</w:t>
      </w:r>
    </w:p>
    <w:p w14:paraId="25F62999" w14:textId="55BADA15"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6FA6AC45" w14:textId="591ACBC0"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74075D50" w14:textId="07C94998"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w:t>
      </w:r>
      <w:r>
        <w:rPr>
          <w:lang w:val="en-GB"/>
        </w:rPr>
        <w:t>Port 2222</w:t>
      </w:r>
    </w:p>
    <w:p w14:paraId="09BC3173" w14:textId="258FE2F4"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user2_</w:t>
      </w:r>
      <w:r w:rsidRPr="00A1216F">
        <w:rPr>
          <w:lang w:val="en-GB"/>
        </w:rPr>
        <w:t>key</w:t>
      </w:r>
    </w:p>
    <w:p w14:paraId="1EB712DE" w14:textId="734ED99E" w:rsidR="002E1C88" w:rsidRDefault="00A1216F" w:rsidP="002E1C88">
      <w:pPr>
        <w:rPr>
          <w:lang w:val="en-GB"/>
        </w:rPr>
      </w:pPr>
      <w:r>
        <w:rPr>
          <w:lang w:val="en-GB"/>
        </w:rPr>
        <w:t>Sau khi điền xong vào file nhấn ctrl+x để save lại</w:t>
      </w:r>
    </w:p>
    <w:p w14:paraId="02B86A7F" w14:textId="623E5B7D" w:rsidR="002E1C88" w:rsidRDefault="00A1216F" w:rsidP="002E1C88">
      <w:pPr>
        <w:rPr>
          <w:lang w:val="en-GB"/>
        </w:rPr>
      </w:pPr>
      <w:r>
        <w:rPr>
          <w:lang w:val="en-GB"/>
        </w:rPr>
        <w:t xml:space="preserve">Trong đó: </w:t>
      </w:r>
    </w:p>
    <w:p w14:paraId="0D48C885" w14:textId="4DD8A73D" w:rsidR="00A1216F" w:rsidRDefault="00A1216F" w:rsidP="002E1C88">
      <w:pPr>
        <w:rPr>
          <w:lang w:val="en-GB"/>
        </w:rPr>
      </w:pPr>
      <w:r>
        <w:rPr>
          <w:lang w:val="en-GB"/>
        </w:rPr>
        <w:t xml:space="preserve">+ Host: </w:t>
      </w:r>
      <w:r w:rsidR="00893DD7">
        <w:rPr>
          <w:lang w:val="en-GB"/>
        </w:rPr>
        <w:t>tên bất kì đại diện cho tài khoản</w:t>
      </w:r>
    </w:p>
    <w:p w14:paraId="19F7524E" w14:textId="734F90FB" w:rsidR="00A1216F" w:rsidRDefault="00A1216F" w:rsidP="002E1C88">
      <w:pPr>
        <w:rPr>
          <w:lang w:val="en-GB"/>
        </w:rPr>
      </w:pPr>
      <w:r>
        <w:rPr>
          <w:lang w:val="en-GB"/>
        </w:rPr>
        <w:t>+ HostName: tên máy server hoặc ip của server</w:t>
      </w:r>
    </w:p>
    <w:p w14:paraId="4E79D2B6" w14:textId="7B9AB8FD" w:rsidR="003875D6" w:rsidRDefault="003875D6" w:rsidP="002E1C88">
      <w:pPr>
        <w:rPr>
          <w:lang w:val="en-GB"/>
        </w:rPr>
      </w:pPr>
      <w:r>
        <w:rPr>
          <w:lang w:val="en-GB"/>
        </w:rPr>
        <w:t>+ User: tên user của máy dùng làm server</w:t>
      </w:r>
    </w:p>
    <w:p w14:paraId="24781A6C" w14:textId="290C6337" w:rsidR="00A1216F" w:rsidRDefault="00A1216F" w:rsidP="002E1C88">
      <w:pPr>
        <w:rPr>
          <w:lang w:val="en-GB"/>
        </w:rPr>
      </w:pPr>
      <w:r>
        <w:rPr>
          <w:lang w:val="en-GB"/>
        </w:rPr>
        <w:t>+ Port: Cổng kết nối đến server</w:t>
      </w:r>
    </w:p>
    <w:p w14:paraId="5B46EE60" w14:textId="3B419F74" w:rsidR="00A1216F" w:rsidRDefault="00A1216F" w:rsidP="002E1C88">
      <w:pPr>
        <w:rPr>
          <w:lang w:val="en-GB"/>
        </w:rPr>
      </w:pPr>
      <w:r>
        <w:rPr>
          <w:lang w:val="en-GB"/>
        </w:rPr>
        <w:t>+ IdentityFile : đường dẫn đến key private tương ứng</w:t>
      </w:r>
    </w:p>
    <w:p w14:paraId="5F8F098B" w14:textId="7C8ED415" w:rsidR="00D14E0B" w:rsidRDefault="00D14E0B" w:rsidP="002E1C88">
      <w:pPr>
        <w:rPr>
          <w:lang w:val="en-GB"/>
        </w:rPr>
      </w:pPr>
      <w:r>
        <w:rPr>
          <w:lang w:val="en-GB"/>
        </w:rPr>
        <w:t>Public key kia thì ta sẽ gửi lên server.</w:t>
      </w:r>
    </w:p>
    <w:p w14:paraId="0E6B1BD3" w14:textId="762E22F7" w:rsidR="00D14E0B" w:rsidRDefault="00D14E0B" w:rsidP="002E1C88">
      <w:pPr>
        <w:rPr>
          <w:lang w:val="en-GB"/>
        </w:rPr>
      </w:pPr>
      <w:r>
        <w:rPr>
          <w:lang w:val="en-GB"/>
        </w:rPr>
        <w:t>Khi ta muốn thay đổi qua lại giữa các tài khoản chỉ cần thay đổi đường dẫn remote lại như sau:</w:t>
      </w:r>
    </w:p>
    <w:p w14:paraId="397222EE" w14:textId="3FD0AB27" w:rsidR="00CE6B24" w:rsidRPr="00693A88" w:rsidRDefault="00CE6B24" w:rsidP="00CE6B24">
      <w:pPr>
        <w:pBdr>
          <w:top w:val="single" w:sz="4" w:space="1" w:color="auto"/>
          <w:left w:val="single" w:sz="4" w:space="4" w:color="auto"/>
          <w:bottom w:val="single" w:sz="4" w:space="1" w:color="auto"/>
          <w:right w:val="single" w:sz="4" w:space="4" w:color="auto"/>
        </w:pBdr>
        <w:rPr>
          <w:ins w:id="813" w:author="Pham Thanh" w:date="2018-07-26T10:53:00Z"/>
          <w:sz w:val="24"/>
          <w:szCs w:val="24"/>
          <w:rPrChange w:id="814" w:author="Pham Thanh" w:date="2018-07-26T10:57:00Z">
            <w:rPr>
              <w:ins w:id="815" w:author="Pham Thanh" w:date="2018-07-26T10:53:00Z"/>
            </w:rPr>
          </w:rPrChange>
        </w:rPr>
      </w:pPr>
      <w:ins w:id="816" w:author="Pham Thanh" w:date="2018-07-26T10:53:00Z">
        <w:r w:rsidRPr="00693A88">
          <w:rPr>
            <w:sz w:val="24"/>
            <w:szCs w:val="24"/>
            <w:rPrChange w:id="817" w:author="Pham Thanh" w:date="2018-07-26T10:57:00Z">
              <w:rPr/>
            </w:rPrChange>
          </w:rPr>
          <w:t>git remote set-url origin ssh://</w:t>
        </w:r>
      </w:ins>
      <w:r>
        <w:rPr>
          <w:sz w:val="24"/>
          <w:szCs w:val="24"/>
        </w:rPr>
        <w:t>user_account</w:t>
      </w:r>
      <w:ins w:id="818" w:author="Pham Thanh" w:date="2018-07-26T10:53:00Z">
        <w:r w:rsidRPr="00693A88">
          <w:rPr>
            <w:sz w:val="24"/>
            <w:szCs w:val="24"/>
            <w:rPrChange w:id="819" w:author="Pham Thanh" w:date="2018-07-26T10:57:00Z">
              <w:rPr/>
            </w:rPrChange>
          </w:rPr>
          <w:t>/path/myrepo.git</w:t>
        </w:r>
      </w:ins>
    </w:p>
    <w:p w14:paraId="7598488D" w14:textId="0F465BBF" w:rsidR="00CE6B24" w:rsidRDefault="00CE6B24" w:rsidP="00CE6B24">
      <w:pPr>
        <w:rPr>
          <w:lang w:val="en-GB"/>
        </w:rPr>
      </w:pPr>
      <w:r>
        <w:rPr>
          <w:lang w:val="en-GB"/>
        </w:rPr>
        <w:t>+ user_account : thay bằng tên host bạn đặt ở trên (ví dụ: user_account1)</w:t>
      </w:r>
    </w:p>
    <w:p w14:paraId="0563F290" w14:textId="6F928F69" w:rsidR="00CE6B24" w:rsidRDefault="00CE6B24" w:rsidP="00CE6B24">
      <w:pPr>
        <w:rPr>
          <w:lang w:val="en-GB"/>
        </w:rPr>
      </w:pPr>
      <w:r>
        <w:rPr>
          <w:lang w:val="en-GB"/>
        </w:rPr>
        <w:t>+ path/myrepo.git: đường dẫn đến file git ở trên server.</w:t>
      </w:r>
    </w:p>
    <w:p w14:paraId="43CB152A" w14:textId="4342D2A8" w:rsidR="00DC5ABD" w:rsidRDefault="002E1C88" w:rsidP="00DC5ABD">
      <w:pPr>
        <w:pStyle w:val="Heading2"/>
        <w:rPr>
          <w:ins w:id="820" w:author="Pham Thanh" w:date="2018-07-18T16:47:00Z"/>
          <w:b/>
          <w:sz w:val="28"/>
          <w:szCs w:val="28"/>
          <w:lang w:val="en-GB"/>
        </w:rPr>
      </w:pPr>
      <w:r>
        <w:rPr>
          <w:b/>
          <w:sz w:val="28"/>
          <w:szCs w:val="28"/>
          <w:lang w:val="en-GB"/>
        </w:rPr>
        <w:t>7</w:t>
      </w:r>
      <w:ins w:id="821" w:author="Pham Thanh" w:date="2018-07-18T14:20:00Z">
        <w:r w:rsidR="00DC5ABD" w:rsidRPr="007004E0">
          <w:rPr>
            <w:b/>
            <w:sz w:val="28"/>
            <w:szCs w:val="28"/>
            <w:lang w:val="en-GB"/>
          </w:rPr>
          <w:t xml:space="preserve"> </w:t>
        </w:r>
      </w:ins>
      <w:ins w:id="822" w:author="Pham Thanh" w:date="2018-07-26T15:27:00Z">
        <w:r w:rsidR="004D32A0">
          <w:rPr>
            <w:b/>
            <w:sz w:val="28"/>
            <w:szCs w:val="28"/>
            <w:lang w:val="en-GB"/>
          </w:rPr>
          <w:t>Bảng tóm tắt các câu lệnh trong git</w:t>
        </w:r>
      </w:ins>
      <w:ins w:id="823" w:author="Pham Thanh" w:date="2018-07-26T11:04:00Z">
        <w:r w:rsidR="00734225" w:rsidDel="002506E3">
          <w:rPr>
            <w:b/>
            <w:sz w:val="28"/>
            <w:szCs w:val="28"/>
            <w:lang w:val="en-GB"/>
          </w:rPr>
          <w:t xml:space="preserve"> </w:t>
        </w:r>
      </w:ins>
      <w:ins w:id="824" w:author="Tung Tran Thanh" w:date="2018-07-18T23:26:00Z">
        <w:del w:id="825" w:author="Pham Thanh" w:date="2018-07-20T09:27:00Z">
          <w:r w:rsidR="002B08A5" w:rsidDel="002506E3">
            <w:rPr>
              <w:b/>
              <w:sz w:val="28"/>
              <w:szCs w:val="28"/>
              <w:lang w:val="en-GB"/>
            </w:rPr>
            <w:delText xml:space="preserve">(Phần câu lệnh thì có thể tạo </w:delText>
          </w:r>
        </w:del>
      </w:ins>
      <w:ins w:id="826" w:author="Tung Tran Thanh" w:date="2018-07-18T23:27:00Z">
        <w:del w:id="827" w:author="Pham Thanh" w:date="2018-07-20T09:27:00Z">
          <w:r w:rsidR="002B08A5" w:rsidDel="002506E3">
            <w:rPr>
              <w:b/>
              <w:sz w:val="28"/>
              <w:szCs w:val="28"/>
              <w:lang w:val="en-GB"/>
            </w:rPr>
            <w:delText>them</w:delText>
          </w:r>
        </w:del>
      </w:ins>
      <w:ins w:id="828" w:author="Tung Tran Thanh" w:date="2018-07-18T23:26:00Z">
        <w:del w:id="829" w:author="Pham Thanh" w:date="2018-07-20T09:27:00Z">
          <w:r w:rsidR="002B08A5" w:rsidDel="002506E3">
            <w:rPr>
              <w:b/>
              <w:sz w:val="28"/>
              <w:szCs w:val="28"/>
              <w:lang w:val="en-GB"/>
            </w:rPr>
            <w:delText xml:space="preserve"> </w:delText>
          </w:r>
        </w:del>
      </w:ins>
      <w:ins w:id="830" w:author="Tung Tran Thanh" w:date="2018-07-18T23:27:00Z">
        <w:del w:id="831" w:author="Pham Thanh" w:date="2018-07-20T09:27:00Z">
          <w:r w:rsidR="002B08A5" w:rsidDel="002506E3">
            <w:rPr>
              <w:b/>
              <w:sz w:val="28"/>
              <w:szCs w:val="28"/>
              <w:lang w:val="en-GB"/>
            </w:rPr>
            <w:delText>bảng tóm tắt để tra cứu cho dễ</w:delText>
          </w:r>
        </w:del>
      </w:ins>
      <w:ins w:id="832" w:author="Tung Tran Thanh" w:date="2018-07-18T23:26:00Z">
        <w:del w:id="833" w:author="Pham Thanh" w:date="2018-07-20T09:27:00Z">
          <w:r w:rsidR="002B08A5" w:rsidDel="002506E3">
            <w:rPr>
              <w:b/>
              <w:sz w:val="28"/>
              <w:szCs w:val="28"/>
              <w:lang w:val="en-GB"/>
            </w:rPr>
            <w:delText>)</w:delText>
          </w:r>
        </w:del>
      </w:ins>
    </w:p>
    <w:p w14:paraId="0FFC19AA" w14:textId="77777777" w:rsidR="006E031C" w:rsidRPr="006E031C" w:rsidRDefault="006E031C">
      <w:pPr>
        <w:rPr>
          <w:ins w:id="834" w:author="Pham Thanh" w:date="2018-07-20T09:37:00Z"/>
          <w:lang w:val="en-GB"/>
          <w:rPrChange w:id="835" w:author="Pham Thanh" w:date="2018-07-20T09:40:00Z">
            <w:rPr>
              <w:ins w:id="836" w:author="Pham Thanh" w:date="2018-07-20T09:37:00Z"/>
              <w:b/>
              <w:lang w:val="en-GB"/>
            </w:rPr>
          </w:rPrChange>
        </w:rPr>
        <w:pPrChange w:id="837" w:author="Pham Thanh" w:date="2018-07-20T09:40:00Z">
          <w:pPr>
            <w:pStyle w:val="Heading3"/>
          </w:pPr>
        </w:pPrChange>
      </w:pPr>
    </w:p>
    <w:tbl>
      <w:tblPr>
        <w:tblStyle w:val="TableGrid"/>
        <w:tblW w:w="0" w:type="auto"/>
        <w:tblLook w:val="04A0" w:firstRow="1" w:lastRow="0" w:firstColumn="1" w:lastColumn="0" w:noHBand="0" w:noVBand="1"/>
        <w:tblPrChange w:id="838" w:author="Pham Thanh" w:date="2018-07-20T11:39:00Z">
          <w:tblPr>
            <w:tblStyle w:val="TableGrid"/>
            <w:tblW w:w="0" w:type="auto"/>
            <w:tblLook w:val="04A0" w:firstRow="1" w:lastRow="0" w:firstColumn="1" w:lastColumn="0" w:noHBand="0" w:noVBand="1"/>
          </w:tblPr>
        </w:tblPrChange>
      </w:tblPr>
      <w:tblGrid>
        <w:gridCol w:w="3539"/>
        <w:gridCol w:w="5811"/>
        <w:tblGridChange w:id="839">
          <w:tblGrid>
            <w:gridCol w:w="3539"/>
            <w:gridCol w:w="709"/>
            <w:gridCol w:w="5102"/>
          </w:tblGrid>
        </w:tblGridChange>
      </w:tblGrid>
      <w:tr w:rsidR="00F117C1" w14:paraId="761C47B8" w14:textId="77777777" w:rsidTr="00C10DEC">
        <w:trPr>
          <w:trHeight w:val="454"/>
          <w:ins w:id="840" w:author="Pham Thanh" w:date="2018-07-20T09:38:00Z"/>
          <w:trPrChange w:id="841" w:author="Pham Thanh" w:date="2018-07-20T11:39:00Z">
            <w:trPr>
              <w:trHeight w:val="567"/>
            </w:trPr>
          </w:trPrChange>
        </w:trPr>
        <w:tc>
          <w:tcPr>
            <w:tcW w:w="3539" w:type="dxa"/>
            <w:shd w:val="clear" w:color="auto" w:fill="D9D9D9" w:themeFill="background1" w:themeFillShade="D9"/>
            <w:vAlign w:val="center"/>
            <w:tcPrChange w:id="842"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pPr>
              <w:jc w:val="center"/>
              <w:rPr>
                <w:ins w:id="843" w:author="Pham Thanh" w:date="2018-07-20T09:38:00Z"/>
                <w:b/>
                <w:lang w:val="en-GB"/>
                <w:rPrChange w:id="844" w:author="Pham Thanh" w:date="2018-07-20T10:06:00Z">
                  <w:rPr>
                    <w:ins w:id="845" w:author="Pham Thanh" w:date="2018-07-20T09:38:00Z"/>
                    <w:lang w:val="en-GB"/>
                  </w:rPr>
                </w:rPrChange>
              </w:rPr>
              <w:pPrChange w:id="846" w:author="Pham Thanh" w:date="2018-07-20T10:06:00Z">
                <w:pPr/>
              </w:pPrChange>
            </w:pPr>
            <w:ins w:id="847" w:author="Pham Thanh" w:date="2018-07-20T09:38:00Z">
              <w:r w:rsidRPr="00F117C1">
                <w:rPr>
                  <w:b/>
                  <w:lang w:val="en-GB"/>
                  <w:rPrChange w:id="848" w:author="Pham Thanh" w:date="2018-07-20T10:06:00Z">
                    <w:rPr>
                      <w:lang w:val="en-GB"/>
                    </w:rPr>
                  </w:rPrChange>
                </w:rPr>
                <w:lastRenderedPageBreak/>
                <w:t>Chức năng câu lệnh</w:t>
              </w:r>
            </w:ins>
          </w:p>
        </w:tc>
        <w:tc>
          <w:tcPr>
            <w:tcW w:w="5811" w:type="dxa"/>
            <w:shd w:val="clear" w:color="auto" w:fill="D9D9D9" w:themeFill="background1" w:themeFillShade="D9"/>
            <w:vAlign w:val="center"/>
            <w:tcPrChange w:id="849" w:author="Pham Thanh" w:date="2018-07-20T11:39:00Z">
              <w:tcPr>
                <w:tcW w:w="5102" w:type="dxa"/>
                <w:shd w:val="clear" w:color="auto" w:fill="D9D9D9" w:themeFill="background1" w:themeFillShade="D9"/>
              </w:tcPr>
            </w:tcPrChange>
          </w:tcPr>
          <w:p w14:paraId="7FB8F858" w14:textId="1EDE1092" w:rsidR="002C0F00" w:rsidRPr="00F117C1" w:rsidRDefault="002C0F00">
            <w:pPr>
              <w:jc w:val="center"/>
              <w:rPr>
                <w:ins w:id="850" w:author="Pham Thanh" w:date="2018-07-20T09:38:00Z"/>
                <w:b/>
                <w:lang w:val="en-GB"/>
                <w:rPrChange w:id="851" w:author="Pham Thanh" w:date="2018-07-20T10:06:00Z">
                  <w:rPr>
                    <w:ins w:id="852" w:author="Pham Thanh" w:date="2018-07-20T09:38:00Z"/>
                    <w:lang w:val="en-GB"/>
                  </w:rPr>
                </w:rPrChange>
              </w:rPr>
              <w:pPrChange w:id="853" w:author="Pham Thanh" w:date="2018-07-20T10:06:00Z">
                <w:pPr/>
              </w:pPrChange>
            </w:pPr>
            <w:ins w:id="854" w:author="Pham Thanh" w:date="2018-07-20T09:39:00Z">
              <w:r w:rsidRPr="00F117C1">
                <w:rPr>
                  <w:b/>
                  <w:lang w:val="en-GB"/>
                  <w:rPrChange w:id="855" w:author="Pham Thanh" w:date="2018-07-20T10:06:00Z">
                    <w:rPr>
                      <w:lang w:val="en-GB"/>
                    </w:rPr>
                  </w:rPrChange>
                </w:rPr>
                <w:t>Cách sử dụng câu lệnh</w:t>
              </w:r>
            </w:ins>
          </w:p>
        </w:tc>
      </w:tr>
      <w:tr w:rsidR="00F117C1" w14:paraId="23E06D02" w14:textId="77777777" w:rsidTr="00C10DEC">
        <w:trPr>
          <w:trHeight w:val="454"/>
          <w:ins w:id="856" w:author="Pham Thanh" w:date="2018-07-20T09:38:00Z"/>
          <w:trPrChange w:id="857" w:author="Pham Thanh" w:date="2018-07-20T11:39:00Z">
            <w:trPr>
              <w:trHeight w:val="340"/>
            </w:trPr>
          </w:trPrChange>
        </w:trPr>
        <w:tc>
          <w:tcPr>
            <w:tcW w:w="3539" w:type="dxa"/>
            <w:vAlign w:val="center"/>
            <w:tcPrChange w:id="858" w:author="Pham Thanh" w:date="2018-07-20T11:39:00Z">
              <w:tcPr>
                <w:tcW w:w="4248" w:type="dxa"/>
                <w:gridSpan w:val="2"/>
              </w:tcPr>
            </w:tcPrChange>
          </w:tcPr>
          <w:p w14:paraId="35F85282" w14:textId="37FFDB71" w:rsidR="002C0F00" w:rsidRDefault="006E031C">
            <w:pPr>
              <w:rPr>
                <w:ins w:id="859" w:author="Pham Thanh" w:date="2018-07-20T09:38:00Z"/>
                <w:lang w:val="en-GB"/>
              </w:rPr>
            </w:pPr>
            <w:ins w:id="860" w:author="Pham Thanh" w:date="2018-07-20T09:45:00Z">
              <w:r>
                <w:rPr>
                  <w:lang w:val="en-GB"/>
                </w:rPr>
                <w:t>Config ban đầu</w:t>
              </w:r>
            </w:ins>
          </w:p>
        </w:tc>
        <w:tc>
          <w:tcPr>
            <w:tcW w:w="5811" w:type="dxa"/>
            <w:vAlign w:val="center"/>
            <w:tcPrChange w:id="861" w:author="Pham Thanh" w:date="2018-07-20T11:39:00Z">
              <w:tcPr>
                <w:tcW w:w="5102" w:type="dxa"/>
              </w:tcPr>
            </w:tcPrChange>
          </w:tcPr>
          <w:p w14:paraId="307B5627" w14:textId="402B5664" w:rsidR="006E031C" w:rsidRPr="006E031C" w:rsidRDefault="006E031C">
            <w:pPr>
              <w:rPr>
                <w:ins w:id="862" w:author="Pham Thanh" w:date="2018-07-20T09:46:00Z"/>
                <w:lang w:val="en-GB"/>
              </w:rPr>
            </w:pPr>
            <w:ins w:id="863" w:author="Pham Thanh" w:date="2018-07-20T09:46:00Z">
              <w:r w:rsidRPr="006E031C">
                <w:rPr>
                  <w:lang w:val="en-GB"/>
                </w:rPr>
                <w:t xml:space="preserve">git config --global user.name </w:t>
              </w:r>
            </w:ins>
            <w:ins w:id="864" w:author="Pham Thanh" w:date="2018-07-20T09:59:00Z">
              <w:r w:rsidR="00AD093C">
                <w:rPr>
                  <w:lang w:val="en-GB"/>
                </w:rPr>
                <w:t>[user name]</w:t>
              </w:r>
            </w:ins>
          </w:p>
          <w:p w14:paraId="12821807" w14:textId="4FA18795" w:rsidR="002C0F00" w:rsidRDefault="006E031C">
            <w:pPr>
              <w:rPr>
                <w:ins w:id="865" w:author="Pham Thanh" w:date="2018-07-20T09:38:00Z"/>
                <w:lang w:val="en-GB"/>
              </w:rPr>
            </w:pPr>
            <w:ins w:id="866" w:author="Pham Thanh" w:date="2018-07-20T09:46:00Z">
              <w:r w:rsidRPr="006E031C">
                <w:rPr>
                  <w:lang w:val="en-GB"/>
                </w:rPr>
                <w:t>g</w:t>
              </w:r>
              <w:r>
                <w:rPr>
                  <w:lang w:val="en-GB"/>
                </w:rPr>
                <w:t xml:space="preserve">it config --global user.email </w:t>
              </w:r>
            </w:ins>
            <w:ins w:id="867" w:author="Pham Thanh" w:date="2018-07-20T09:59:00Z">
              <w:r w:rsidR="00AD093C">
                <w:rPr>
                  <w:lang w:val="en-GB"/>
                </w:rPr>
                <w:t>[email]</w:t>
              </w:r>
            </w:ins>
          </w:p>
        </w:tc>
      </w:tr>
      <w:tr w:rsidR="00F117C1" w14:paraId="46787DDC" w14:textId="77777777" w:rsidTr="00AB5AB6">
        <w:trPr>
          <w:trHeight w:val="454"/>
          <w:ins w:id="868" w:author="Pham Thanh" w:date="2018-07-20T09:47:00Z"/>
          <w:trPrChange w:id="869" w:author="Pham Thanh" w:date="2018-07-26T11:27:00Z">
            <w:trPr>
              <w:trHeight w:val="397"/>
            </w:trPr>
          </w:trPrChange>
        </w:trPr>
        <w:tc>
          <w:tcPr>
            <w:tcW w:w="3539" w:type="dxa"/>
            <w:vAlign w:val="center"/>
            <w:tcPrChange w:id="870" w:author="Pham Thanh" w:date="2018-07-26T11:27:00Z">
              <w:tcPr>
                <w:tcW w:w="4248" w:type="dxa"/>
                <w:gridSpan w:val="2"/>
                <w:vAlign w:val="center"/>
              </w:tcPr>
            </w:tcPrChange>
          </w:tcPr>
          <w:p w14:paraId="00BECDC9" w14:textId="1A625C4E" w:rsidR="00F117C1" w:rsidRDefault="006E031C" w:rsidP="00C32B05">
            <w:pPr>
              <w:rPr>
                <w:ins w:id="871" w:author="Pham Thanh" w:date="2018-07-20T10:03:00Z"/>
                <w:lang w:val="en-GB"/>
              </w:rPr>
            </w:pPr>
            <w:ins w:id="872" w:author="Pham Thanh" w:date="2018-07-20T09:48:00Z">
              <w:r>
                <w:rPr>
                  <w:lang w:val="en-GB"/>
                </w:rPr>
                <w:t>Giúp git bỏ qua file mode</w:t>
              </w:r>
            </w:ins>
          </w:p>
          <w:p w14:paraId="6B1F909F" w14:textId="0899EBAF" w:rsidR="006E031C" w:rsidRDefault="00F117C1" w:rsidP="00C32B05">
            <w:pPr>
              <w:rPr>
                <w:ins w:id="873" w:author="Pham Thanh" w:date="2018-07-20T09:47:00Z"/>
                <w:lang w:val="en-GB"/>
              </w:rPr>
            </w:pPr>
            <w:ins w:id="874" w:author="Pham Thanh" w:date="2018-07-20T10:03:00Z">
              <w:r w:rsidRPr="00F117C1">
                <w:rPr>
                  <w:lang w:val="en-GB"/>
                </w:rPr>
                <w:sym w:font="Wingdings" w:char="F0E0"/>
              </w:r>
              <w:r w:rsidRPr="00F117C1">
                <w:rPr>
                  <w:lang w:val="en-GB"/>
                  <w:rPrChange w:id="875" w:author="Pham Thanh" w:date="2018-07-20T10:03:00Z">
                    <w:rPr>
                      <w:rFonts w:ascii="Segoe UI" w:hAnsi="Segoe UI" w:cs="Segoe UI"/>
                      <w:color w:val="1B1B1B"/>
                      <w:spacing w:val="-1"/>
                      <w:sz w:val="27"/>
                      <w:szCs w:val="27"/>
                      <w:shd w:val="clear" w:color="auto" w:fill="FFFFFF"/>
                    </w:rPr>
                  </w:rPrChange>
                </w:rPr>
                <w:t>Câu lệnh trên hữu dụng khi chúng ta không cần quan tâm đến quyền truy cập files (ví dụ như khi sử dụng Windows).</w:t>
              </w:r>
            </w:ins>
          </w:p>
        </w:tc>
        <w:tc>
          <w:tcPr>
            <w:tcW w:w="5811" w:type="dxa"/>
            <w:vAlign w:val="center"/>
            <w:tcPrChange w:id="876" w:author="Pham Thanh" w:date="2018-07-26T11:27:00Z">
              <w:tcPr>
                <w:tcW w:w="5102" w:type="dxa"/>
                <w:vAlign w:val="center"/>
              </w:tcPr>
            </w:tcPrChange>
          </w:tcPr>
          <w:p w14:paraId="6BBE1B57" w14:textId="77777777" w:rsidR="006E031C" w:rsidRDefault="006E031C">
            <w:pPr>
              <w:rPr>
                <w:ins w:id="877" w:author="Pham Thanh" w:date="2018-07-20T10:03:00Z"/>
                <w:lang w:val="en-GB"/>
              </w:rPr>
            </w:pPr>
            <w:ins w:id="878" w:author="Pham Thanh" w:date="2018-07-20T09:49:00Z">
              <w:r w:rsidRPr="006E031C">
                <w:rPr>
                  <w:lang w:val="en-GB"/>
                </w:rPr>
                <w:t>git config core.filemode false</w:t>
              </w:r>
            </w:ins>
          </w:p>
          <w:p w14:paraId="34FC19DA" w14:textId="7154CCCE" w:rsidR="00F117C1" w:rsidRPr="006E031C" w:rsidRDefault="00F117C1">
            <w:pPr>
              <w:rPr>
                <w:ins w:id="879" w:author="Pham Thanh" w:date="2018-07-20T09:47:00Z"/>
                <w:lang w:val="en-GB"/>
              </w:rPr>
            </w:pPr>
          </w:p>
        </w:tc>
      </w:tr>
      <w:tr w:rsidR="00F117C1" w14:paraId="510CE697" w14:textId="77777777" w:rsidTr="00C10DEC">
        <w:trPr>
          <w:trHeight w:val="454"/>
          <w:ins w:id="880" w:author="Pham Thanh" w:date="2018-07-20T09:47:00Z"/>
          <w:trPrChange w:id="881" w:author="Pham Thanh" w:date="2018-07-20T11:39:00Z">
            <w:trPr>
              <w:trHeight w:val="397"/>
            </w:trPr>
          </w:trPrChange>
        </w:trPr>
        <w:tc>
          <w:tcPr>
            <w:tcW w:w="3539" w:type="dxa"/>
            <w:vAlign w:val="center"/>
            <w:tcPrChange w:id="882" w:author="Pham Thanh" w:date="2018-07-20T11:39:00Z">
              <w:tcPr>
                <w:tcW w:w="4248" w:type="dxa"/>
                <w:gridSpan w:val="2"/>
                <w:vAlign w:val="center"/>
              </w:tcPr>
            </w:tcPrChange>
          </w:tcPr>
          <w:p w14:paraId="78347988" w14:textId="127E7DF6" w:rsidR="006E031C" w:rsidRDefault="006E031C">
            <w:pPr>
              <w:rPr>
                <w:ins w:id="883" w:author="Pham Thanh" w:date="2018-07-20T09:47:00Z"/>
                <w:lang w:val="en-GB"/>
              </w:rPr>
            </w:pPr>
            <w:ins w:id="884" w:author="Pham Thanh" w:date="2018-07-20T09:49:00Z">
              <w:r>
                <w:rPr>
                  <w:lang w:val="en-GB"/>
                </w:rPr>
                <w:t>Liệt kê những setting đang sử dụng</w:t>
              </w:r>
            </w:ins>
          </w:p>
        </w:tc>
        <w:tc>
          <w:tcPr>
            <w:tcW w:w="5811" w:type="dxa"/>
            <w:vAlign w:val="center"/>
            <w:tcPrChange w:id="885" w:author="Pham Thanh" w:date="2018-07-20T11:39:00Z">
              <w:tcPr>
                <w:tcW w:w="5102" w:type="dxa"/>
                <w:vAlign w:val="center"/>
              </w:tcPr>
            </w:tcPrChange>
          </w:tcPr>
          <w:p w14:paraId="10275C4E" w14:textId="1FCD4791" w:rsidR="006E031C" w:rsidRPr="006E031C" w:rsidRDefault="00AD093C">
            <w:pPr>
              <w:rPr>
                <w:ins w:id="886" w:author="Pham Thanh" w:date="2018-07-20T09:47:00Z"/>
                <w:lang w:val="en-GB"/>
              </w:rPr>
            </w:pPr>
            <w:ins w:id="887" w:author="Pham Thanh" w:date="2018-07-20T09:56:00Z">
              <w:r>
                <w:rPr>
                  <w:lang w:val="en-GB"/>
                </w:rPr>
                <w:t>git config --list</w:t>
              </w:r>
            </w:ins>
          </w:p>
        </w:tc>
      </w:tr>
      <w:tr w:rsidR="00F117C1" w14:paraId="60D70860" w14:textId="77777777" w:rsidTr="00C10DEC">
        <w:trPr>
          <w:trHeight w:val="454"/>
          <w:ins w:id="888" w:author="Pham Thanh" w:date="2018-07-20T09:47:00Z"/>
          <w:trPrChange w:id="889" w:author="Pham Thanh" w:date="2018-07-20T11:39:00Z">
            <w:trPr>
              <w:trHeight w:val="397"/>
            </w:trPr>
          </w:trPrChange>
        </w:trPr>
        <w:tc>
          <w:tcPr>
            <w:tcW w:w="3539" w:type="dxa"/>
            <w:vAlign w:val="center"/>
            <w:tcPrChange w:id="890" w:author="Pham Thanh" w:date="2018-07-20T11:39:00Z">
              <w:tcPr>
                <w:tcW w:w="4248" w:type="dxa"/>
                <w:gridSpan w:val="2"/>
                <w:vAlign w:val="center"/>
              </w:tcPr>
            </w:tcPrChange>
          </w:tcPr>
          <w:p w14:paraId="76F708EB" w14:textId="49BE243B" w:rsidR="006E031C" w:rsidRDefault="00AD093C">
            <w:pPr>
              <w:rPr>
                <w:ins w:id="891" w:author="Pham Thanh" w:date="2018-07-20T09:47:00Z"/>
                <w:lang w:val="en-GB"/>
              </w:rPr>
            </w:pPr>
            <w:ins w:id="892" w:author="Pham Thanh" w:date="2018-07-20T09:56:00Z">
              <w:r>
                <w:rPr>
                  <w:lang w:val="en-GB"/>
                </w:rPr>
                <w:t>Khởi tạo repo cho một thư mục code có sẵn</w:t>
              </w:r>
            </w:ins>
          </w:p>
        </w:tc>
        <w:tc>
          <w:tcPr>
            <w:tcW w:w="5811" w:type="dxa"/>
            <w:vAlign w:val="center"/>
            <w:tcPrChange w:id="893" w:author="Pham Thanh" w:date="2018-07-20T11:39:00Z">
              <w:tcPr>
                <w:tcW w:w="5102" w:type="dxa"/>
                <w:vAlign w:val="center"/>
              </w:tcPr>
            </w:tcPrChange>
          </w:tcPr>
          <w:p w14:paraId="081C4AA4" w14:textId="5EAF3AB4" w:rsidR="006E031C" w:rsidRDefault="00AD093C">
            <w:pPr>
              <w:rPr>
                <w:ins w:id="894" w:author="Pham Thanh" w:date="2018-07-20T10:01:00Z"/>
                <w:lang w:val="en-GB"/>
              </w:rPr>
            </w:pPr>
            <w:ins w:id="895" w:author="Pham Thanh" w:date="2018-07-20T09:57:00Z">
              <w:r w:rsidRPr="00AD093C">
                <w:rPr>
                  <w:lang w:val="en-GB"/>
                </w:rPr>
                <w:t>git init</w:t>
              </w:r>
            </w:ins>
          </w:p>
          <w:p w14:paraId="7E1E05F2" w14:textId="6B09FE49" w:rsidR="00F117C1" w:rsidRPr="006E031C" w:rsidRDefault="00F117C1">
            <w:pPr>
              <w:rPr>
                <w:ins w:id="896" w:author="Pham Thanh" w:date="2018-07-20T09:47:00Z"/>
                <w:lang w:val="en-GB"/>
              </w:rPr>
            </w:pPr>
          </w:p>
        </w:tc>
      </w:tr>
      <w:tr w:rsidR="00F117C1" w14:paraId="6318F30D" w14:textId="77777777" w:rsidTr="00C10DEC">
        <w:trPr>
          <w:trHeight w:val="454"/>
          <w:ins w:id="897" w:author="Pham Thanh" w:date="2018-07-20T09:47:00Z"/>
          <w:trPrChange w:id="898" w:author="Pham Thanh" w:date="2018-07-20T11:39:00Z">
            <w:trPr>
              <w:trHeight w:val="397"/>
            </w:trPr>
          </w:trPrChange>
        </w:trPr>
        <w:tc>
          <w:tcPr>
            <w:tcW w:w="3539" w:type="dxa"/>
            <w:vAlign w:val="center"/>
            <w:tcPrChange w:id="899" w:author="Pham Thanh" w:date="2018-07-20T11:39:00Z">
              <w:tcPr>
                <w:tcW w:w="4248" w:type="dxa"/>
                <w:gridSpan w:val="2"/>
                <w:vAlign w:val="center"/>
              </w:tcPr>
            </w:tcPrChange>
          </w:tcPr>
          <w:p w14:paraId="50333C9B" w14:textId="41DEE2E3" w:rsidR="006E031C" w:rsidRDefault="00AD093C">
            <w:pPr>
              <w:rPr>
                <w:ins w:id="900" w:author="Pham Thanh" w:date="2018-07-20T09:47:00Z"/>
                <w:lang w:val="en-GB"/>
              </w:rPr>
            </w:pPr>
            <w:ins w:id="901" w:author="Pham Thanh" w:date="2018-07-20T09:58:00Z">
              <w:r>
                <w:rPr>
                  <w:lang w:val="en-GB"/>
                </w:rPr>
                <w:t>Clone một remote repo</w:t>
              </w:r>
            </w:ins>
          </w:p>
        </w:tc>
        <w:tc>
          <w:tcPr>
            <w:tcW w:w="5811" w:type="dxa"/>
            <w:vAlign w:val="center"/>
            <w:tcPrChange w:id="902" w:author="Pham Thanh" w:date="2018-07-20T11:39:00Z">
              <w:tcPr>
                <w:tcW w:w="5102" w:type="dxa"/>
                <w:vAlign w:val="center"/>
              </w:tcPr>
            </w:tcPrChange>
          </w:tcPr>
          <w:p w14:paraId="6988EA15" w14:textId="7394F724" w:rsidR="00F117C1" w:rsidRDefault="00566E05">
            <w:pPr>
              <w:rPr>
                <w:ins w:id="903" w:author="Pham Thanh" w:date="2018-07-20T13:20:00Z"/>
                <w:lang w:val="en-GB"/>
              </w:rPr>
            </w:pPr>
            <w:ins w:id="904" w:author="Pham Thanh" w:date="2018-07-20T13:18:00Z">
              <w:r w:rsidRPr="00566E05">
                <w:rPr>
                  <w:lang w:val="en-GB"/>
                </w:rPr>
                <w:t xml:space="preserve">git clone </w:t>
              </w:r>
            </w:ins>
            <w:ins w:id="905" w:author="Pham Thanh" w:date="2018-07-20T13:19:00Z">
              <w:r>
                <w:rPr>
                  <w:lang w:val="en-GB"/>
                </w:rPr>
                <w:t>[đường dẫn đến link remote repo]</w:t>
              </w:r>
            </w:ins>
          </w:p>
          <w:p w14:paraId="34DA2860" w14:textId="77777777" w:rsidR="00566E05" w:rsidRDefault="00566E05">
            <w:pPr>
              <w:rPr>
                <w:ins w:id="906" w:author="Pham Thanh" w:date="2018-07-20T13:20:00Z"/>
                <w:lang w:val="en-GB"/>
              </w:rPr>
            </w:pPr>
          </w:p>
          <w:p w14:paraId="3C1194EB" w14:textId="2A4BA6C0" w:rsidR="00566E05" w:rsidRPr="00566E05" w:rsidRDefault="00566E05" w:rsidP="00566E05">
            <w:pPr>
              <w:rPr>
                <w:ins w:id="907" w:author="Pham Thanh" w:date="2018-07-20T13:20:00Z"/>
                <w:lang w:val="en-GB"/>
              </w:rPr>
            </w:pPr>
            <w:ins w:id="908"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909" w:author="Pham Thanh" w:date="2018-07-20T13:20:00Z"/>
                <w:lang w:val="en-GB"/>
              </w:rPr>
            </w:pPr>
            <w:ins w:id="910"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911" w:author="Pham Thanh" w:date="2018-07-20T13:20:00Z"/>
                <w:lang w:val="en-GB"/>
              </w:rPr>
            </w:pPr>
            <w:ins w:id="912" w:author="Pham Thanh" w:date="2018-07-20T13:20:00Z">
              <w:r w:rsidRPr="00566E05">
                <w:rPr>
                  <w:lang w:val="en-GB"/>
                </w:rPr>
                <w:t>http[s]://h</w:t>
              </w:r>
              <w:r>
                <w:rPr>
                  <w:lang w:val="en-GB"/>
                </w:rPr>
                <w:t>ost.xz[:port]/path/to/repo.git/</w:t>
              </w:r>
            </w:ins>
          </w:p>
          <w:p w14:paraId="58A8E9AA" w14:textId="47C96A8D" w:rsidR="00566E05" w:rsidRPr="006E031C" w:rsidRDefault="00566E05">
            <w:pPr>
              <w:rPr>
                <w:ins w:id="913" w:author="Pham Thanh" w:date="2018-07-20T09:47:00Z"/>
                <w:lang w:val="en-GB"/>
              </w:rPr>
            </w:pPr>
            <w:ins w:id="914" w:author="Pham Thanh" w:date="2018-07-20T13:20:00Z">
              <w:r w:rsidRPr="00566E05">
                <w:rPr>
                  <w:lang w:val="en-GB"/>
                </w:rPr>
                <w:t>ftp[s]://host.xz[:port]/path/to/repo.git/</w:t>
              </w:r>
            </w:ins>
          </w:p>
        </w:tc>
      </w:tr>
      <w:tr w:rsidR="00F117C1" w14:paraId="65ED6F95" w14:textId="77777777" w:rsidTr="00C10DEC">
        <w:trPr>
          <w:trHeight w:val="454"/>
          <w:ins w:id="915" w:author="Pham Thanh" w:date="2018-07-20T09:47:00Z"/>
          <w:trPrChange w:id="916" w:author="Pham Thanh" w:date="2018-07-20T11:39:00Z">
            <w:trPr>
              <w:trHeight w:val="624"/>
            </w:trPr>
          </w:trPrChange>
        </w:trPr>
        <w:tc>
          <w:tcPr>
            <w:tcW w:w="3539" w:type="dxa"/>
            <w:vAlign w:val="center"/>
            <w:tcPrChange w:id="917" w:author="Pham Thanh" w:date="2018-07-20T11:39:00Z">
              <w:tcPr>
                <w:tcW w:w="4248" w:type="dxa"/>
                <w:gridSpan w:val="2"/>
              </w:tcPr>
            </w:tcPrChange>
          </w:tcPr>
          <w:p w14:paraId="4F3120D3" w14:textId="37B71E5C" w:rsidR="006E031C" w:rsidRDefault="001F4B6A">
            <w:pPr>
              <w:rPr>
                <w:ins w:id="918" w:author="Pham Thanh" w:date="2018-07-20T09:47:00Z"/>
                <w:lang w:val="en-GB"/>
              </w:rPr>
            </w:pPr>
            <w:ins w:id="919" w:author="Pham Thanh" w:date="2018-07-20T11:28:00Z">
              <w:r>
                <w:rPr>
                  <w:lang w:val="en-GB"/>
                </w:rPr>
                <w:t>Xem thông tin trợ giúp câu lệnh git</w:t>
              </w:r>
            </w:ins>
          </w:p>
        </w:tc>
        <w:tc>
          <w:tcPr>
            <w:tcW w:w="5811" w:type="dxa"/>
            <w:vAlign w:val="center"/>
            <w:tcPrChange w:id="920" w:author="Pham Thanh" w:date="2018-07-20T11:39:00Z">
              <w:tcPr>
                <w:tcW w:w="5102" w:type="dxa"/>
              </w:tcPr>
            </w:tcPrChange>
          </w:tcPr>
          <w:p w14:paraId="2AC51618" w14:textId="7BD8A8EC" w:rsidR="00C10DEC" w:rsidRPr="003750CF" w:rsidRDefault="001F4B6A">
            <w:pPr>
              <w:rPr>
                <w:ins w:id="921" w:author="Pham Thanh" w:date="2018-07-20T09:47:00Z"/>
                <w:rFonts w:ascii="Georgia" w:eastAsia="Times New Roman" w:hAnsi="Georgia" w:cs="Times New Roman"/>
                <w:color w:val="4E443C"/>
                <w:sz w:val="21"/>
                <w:szCs w:val="21"/>
                <w:lang w:val="en-GB"/>
                <w:rPrChange w:id="922" w:author="Pham Thanh" w:date="2018-07-20T11:59:00Z">
                  <w:rPr>
                    <w:ins w:id="923" w:author="Pham Thanh" w:date="2018-07-20T09:47:00Z"/>
                    <w:lang w:val="en-GB"/>
                  </w:rPr>
                </w:rPrChange>
              </w:rPr>
            </w:pPr>
            <w:ins w:id="924" w:author="Pham Thanh" w:date="2018-07-20T11:39:00Z">
              <w:r w:rsidRPr="001F4B6A">
                <w:rPr>
                  <w:lang w:val="en-GB"/>
                </w:rPr>
                <w:t xml:space="preserve">git help </w:t>
              </w:r>
            </w:ins>
            <w:ins w:id="925" w:author="Pham Thanh" w:date="2018-07-20T13:19:00Z">
              <w:r w:rsidR="00566E05">
                <w:rPr>
                  <w:lang w:val="en-GB"/>
                </w:rPr>
                <w:t>[câu lệnh]</w:t>
              </w:r>
            </w:ins>
          </w:p>
        </w:tc>
      </w:tr>
      <w:tr w:rsidR="00F117C1" w14:paraId="3BD6C79C" w14:textId="77777777" w:rsidTr="00C10DEC">
        <w:trPr>
          <w:trHeight w:val="454"/>
          <w:ins w:id="926" w:author="Pham Thanh" w:date="2018-07-20T09:47:00Z"/>
          <w:trPrChange w:id="927" w:author="Pham Thanh" w:date="2018-07-20T11:39:00Z">
            <w:trPr>
              <w:trHeight w:val="397"/>
            </w:trPr>
          </w:trPrChange>
        </w:trPr>
        <w:tc>
          <w:tcPr>
            <w:tcW w:w="3539" w:type="dxa"/>
            <w:vAlign w:val="center"/>
            <w:tcPrChange w:id="928" w:author="Pham Thanh" w:date="2018-07-20T11:39:00Z">
              <w:tcPr>
                <w:tcW w:w="4248" w:type="dxa"/>
                <w:gridSpan w:val="2"/>
                <w:vAlign w:val="center"/>
              </w:tcPr>
            </w:tcPrChange>
          </w:tcPr>
          <w:p w14:paraId="22BD13C2" w14:textId="03ECD16A" w:rsidR="006E031C" w:rsidRDefault="00983C0C">
            <w:pPr>
              <w:rPr>
                <w:ins w:id="929" w:author="Pham Thanh" w:date="2018-07-20T09:47:00Z"/>
                <w:lang w:val="en-GB"/>
              </w:rPr>
            </w:pPr>
            <w:ins w:id="930" w:author="Pham Thanh" w:date="2018-07-20T13:13:00Z">
              <w:r w:rsidRPr="00983C0C">
                <w:rPr>
                  <w:lang w:val="en-GB"/>
                </w:rPr>
                <w:t>Xem thay đổi (chưa đc add) của những file hiện tại</w:t>
              </w:r>
            </w:ins>
          </w:p>
        </w:tc>
        <w:tc>
          <w:tcPr>
            <w:tcW w:w="5811" w:type="dxa"/>
            <w:vAlign w:val="center"/>
            <w:tcPrChange w:id="931" w:author="Pham Thanh" w:date="2018-07-20T11:39:00Z">
              <w:tcPr>
                <w:tcW w:w="5102" w:type="dxa"/>
                <w:vAlign w:val="center"/>
              </w:tcPr>
            </w:tcPrChange>
          </w:tcPr>
          <w:p w14:paraId="4AABCCA6" w14:textId="060DE54A" w:rsidR="006E031C" w:rsidRPr="006E031C" w:rsidRDefault="00983C0C">
            <w:pPr>
              <w:rPr>
                <w:ins w:id="932" w:author="Pham Thanh" w:date="2018-07-20T09:47:00Z"/>
                <w:lang w:val="en-GB"/>
              </w:rPr>
            </w:pPr>
            <w:ins w:id="933" w:author="Pham Thanh" w:date="2018-07-20T13:13:00Z">
              <w:r>
                <w:rPr>
                  <w:lang w:val="en-GB"/>
                </w:rPr>
                <w:t>git diff</w:t>
              </w:r>
            </w:ins>
          </w:p>
        </w:tc>
      </w:tr>
      <w:tr w:rsidR="00F117C1" w14:paraId="15568AFD" w14:textId="77777777" w:rsidTr="00C10DEC">
        <w:trPr>
          <w:trHeight w:val="454"/>
          <w:ins w:id="934" w:author="Pham Thanh" w:date="2018-07-20T09:47:00Z"/>
          <w:trPrChange w:id="935" w:author="Pham Thanh" w:date="2018-07-20T11:39:00Z">
            <w:trPr>
              <w:trHeight w:val="397"/>
            </w:trPr>
          </w:trPrChange>
        </w:trPr>
        <w:tc>
          <w:tcPr>
            <w:tcW w:w="3539" w:type="dxa"/>
            <w:vAlign w:val="center"/>
            <w:tcPrChange w:id="936" w:author="Pham Thanh" w:date="2018-07-20T11:39:00Z">
              <w:tcPr>
                <w:tcW w:w="4248" w:type="dxa"/>
                <w:gridSpan w:val="2"/>
                <w:vAlign w:val="center"/>
              </w:tcPr>
            </w:tcPrChange>
          </w:tcPr>
          <w:p w14:paraId="39B47434" w14:textId="0402B567" w:rsidR="006E031C" w:rsidRDefault="00566E05">
            <w:pPr>
              <w:rPr>
                <w:ins w:id="937" w:author="Pham Thanh" w:date="2018-07-20T09:47:00Z"/>
                <w:lang w:val="en-GB"/>
              </w:rPr>
            </w:pPr>
            <w:ins w:id="938" w:author="Pham Thanh" w:date="2018-07-20T13:13:00Z">
              <w:r w:rsidRPr="00566E05">
                <w:rPr>
                  <w:lang w:val="en-GB"/>
                </w:rPr>
                <w:t>Xem thay đổi (đã được add, chưa commit)</w:t>
              </w:r>
            </w:ins>
          </w:p>
        </w:tc>
        <w:tc>
          <w:tcPr>
            <w:tcW w:w="5811" w:type="dxa"/>
            <w:vAlign w:val="center"/>
            <w:tcPrChange w:id="939" w:author="Pham Thanh" w:date="2018-07-20T11:39:00Z">
              <w:tcPr>
                <w:tcW w:w="5102" w:type="dxa"/>
                <w:vAlign w:val="center"/>
              </w:tcPr>
            </w:tcPrChange>
          </w:tcPr>
          <w:p w14:paraId="5ADAC222" w14:textId="772D1C07" w:rsidR="006E031C" w:rsidRPr="006E031C" w:rsidRDefault="00566E05">
            <w:pPr>
              <w:rPr>
                <w:ins w:id="940" w:author="Pham Thanh" w:date="2018-07-20T09:47:00Z"/>
                <w:lang w:val="en-GB"/>
              </w:rPr>
            </w:pPr>
            <w:ins w:id="941" w:author="Pham Thanh" w:date="2018-07-20T13:14:00Z">
              <w:r w:rsidRPr="00566E05">
                <w:rPr>
                  <w:lang w:val="en-GB"/>
                </w:rPr>
                <w:t>git diff --cached</w:t>
              </w:r>
            </w:ins>
          </w:p>
        </w:tc>
      </w:tr>
      <w:tr w:rsidR="00F117C1" w14:paraId="094B63E6" w14:textId="77777777" w:rsidTr="00C10DEC">
        <w:trPr>
          <w:trHeight w:val="454"/>
          <w:ins w:id="942" w:author="Pham Thanh" w:date="2018-07-20T09:47:00Z"/>
          <w:trPrChange w:id="943" w:author="Pham Thanh" w:date="2018-07-20T11:39:00Z">
            <w:trPr>
              <w:trHeight w:val="397"/>
            </w:trPr>
          </w:trPrChange>
        </w:trPr>
        <w:tc>
          <w:tcPr>
            <w:tcW w:w="3539" w:type="dxa"/>
            <w:vAlign w:val="center"/>
            <w:tcPrChange w:id="944" w:author="Pham Thanh" w:date="2018-07-20T11:39:00Z">
              <w:tcPr>
                <w:tcW w:w="4248" w:type="dxa"/>
                <w:gridSpan w:val="2"/>
                <w:vAlign w:val="center"/>
              </w:tcPr>
            </w:tcPrChange>
          </w:tcPr>
          <w:p w14:paraId="341ED052" w14:textId="0A653500" w:rsidR="006E031C" w:rsidRDefault="00566E05">
            <w:pPr>
              <w:rPr>
                <w:ins w:id="945" w:author="Pham Thanh" w:date="2018-07-20T09:47:00Z"/>
                <w:lang w:val="en-GB"/>
              </w:rPr>
            </w:pPr>
            <w:ins w:id="946" w:author="Pham Thanh" w:date="2018-07-20T13:14:00Z">
              <w:r w:rsidRPr="00566E05">
                <w:rPr>
                  <w:lang w:val="en-GB"/>
                </w:rPr>
                <w:t>Xem thay đổi giữa local mà master</w:t>
              </w:r>
            </w:ins>
          </w:p>
        </w:tc>
        <w:tc>
          <w:tcPr>
            <w:tcW w:w="5811" w:type="dxa"/>
            <w:vAlign w:val="center"/>
            <w:tcPrChange w:id="947" w:author="Pham Thanh" w:date="2018-07-20T11:39:00Z">
              <w:tcPr>
                <w:tcW w:w="5102" w:type="dxa"/>
                <w:vAlign w:val="center"/>
              </w:tcPr>
            </w:tcPrChange>
          </w:tcPr>
          <w:p w14:paraId="1D2AAD69" w14:textId="58614933" w:rsidR="006E031C" w:rsidRPr="006E031C" w:rsidRDefault="00566E05">
            <w:pPr>
              <w:rPr>
                <w:ins w:id="948" w:author="Pham Thanh" w:date="2018-07-20T09:47:00Z"/>
                <w:lang w:val="en-GB"/>
              </w:rPr>
            </w:pPr>
            <w:ins w:id="949" w:author="Pham Thanh" w:date="2018-07-20T13:14:00Z">
              <w:r w:rsidRPr="00566E05">
                <w:rPr>
                  <w:lang w:val="en-GB"/>
                </w:rPr>
                <w:t>git diff origin/master</w:t>
              </w:r>
            </w:ins>
          </w:p>
        </w:tc>
      </w:tr>
      <w:tr w:rsidR="00F117C1" w14:paraId="54F0E883" w14:textId="77777777" w:rsidTr="00C10DEC">
        <w:trPr>
          <w:trHeight w:val="454"/>
          <w:ins w:id="950" w:author="Pham Thanh" w:date="2018-07-20T09:47:00Z"/>
          <w:trPrChange w:id="951" w:author="Pham Thanh" w:date="2018-07-20T11:39:00Z">
            <w:trPr>
              <w:trHeight w:val="397"/>
            </w:trPr>
          </w:trPrChange>
        </w:trPr>
        <w:tc>
          <w:tcPr>
            <w:tcW w:w="3539" w:type="dxa"/>
            <w:vAlign w:val="center"/>
            <w:tcPrChange w:id="952" w:author="Pham Thanh" w:date="2018-07-20T11:39:00Z">
              <w:tcPr>
                <w:tcW w:w="4248" w:type="dxa"/>
                <w:gridSpan w:val="2"/>
                <w:vAlign w:val="center"/>
              </w:tcPr>
            </w:tcPrChange>
          </w:tcPr>
          <w:p w14:paraId="2C441E5C" w14:textId="1F54FBA9" w:rsidR="006E031C" w:rsidRDefault="00566E05">
            <w:pPr>
              <w:rPr>
                <w:ins w:id="953" w:author="Pham Thanh" w:date="2018-07-20T09:47:00Z"/>
                <w:lang w:val="en-GB"/>
              </w:rPr>
            </w:pPr>
            <w:ins w:id="954" w:author="Pham Thanh" w:date="2018-07-20T13:17:00Z">
              <w:r w:rsidRPr="00566E05">
                <w:rPr>
                  <w:lang w:val="en-GB"/>
                </w:rPr>
                <w:t>Xem thay đổi giữa hai commits</w:t>
              </w:r>
            </w:ins>
          </w:p>
        </w:tc>
        <w:tc>
          <w:tcPr>
            <w:tcW w:w="5811" w:type="dxa"/>
            <w:vAlign w:val="center"/>
            <w:tcPrChange w:id="955" w:author="Pham Thanh" w:date="2018-07-20T11:39:00Z">
              <w:tcPr>
                <w:tcW w:w="5102" w:type="dxa"/>
                <w:vAlign w:val="center"/>
              </w:tcPr>
            </w:tcPrChange>
          </w:tcPr>
          <w:p w14:paraId="4C4D84EA" w14:textId="4A8C460E" w:rsidR="006E031C" w:rsidRPr="006E031C" w:rsidRDefault="00566E05">
            <w:pPr>
              <w:rPr>
                <w:ins w:id="956" w:author="Pham Thanh" w:date="2018-07-20T09:47:00Z"/>
                <w:lang w:val="en-GB"/>
              </w:rPr>
            </w:pPr>
            <w:ins w:id="957" w:author="Pham Thanh" w:date="2018-07-20T13:17:00Z">
              <w:r w:rsidRPr="00566E05">
                <w:rPr>
                  <w:lang w:val="en-GB"/>
                </w:rPr>
                <w:t xml:space="preserve">git diff </w:t>
              </w:r>
              <w:r w:rsidRPr="0031135D">
                <w:rPr>
                  <w:lang w:val="en-GB"/>
                </w:rPr>
                <w:t>COMMIT1_ID COMMIT2_ID</w:t>
              </w:r>
            </w:ins>
          </w:p>
        </w:tc>
      </w:tr>
      <w:tr w:rsidR="00F117C1" w14:paraId="2F4A87FF" w14:textId="77777777" w:rsidTr="00C10DEC">
        <w:trPr>
          <w:trHeight w:val="454"/>
          <w:ins w:id="958" w:author="Pham Thanh" w:date="2018-07-20T09:47:00Z"/>
          <w:trPrChange w:id="959" w:author="Pham Thanh" w:date="2018-07-20T11:39:00Z">
            <w:trPr>
              <w:trHeight w:val="397"/>
            </w:trPr>
          </w:trPrChange>
        </w:trPr>
        <w:tc>
          <w:tcPr>
            <w:tcW w:w="3539" w:type="dxa"/>
            <w:vAlign w:val="center"/>
            <w:tcPrChange w:id="960" w:author="Pham Thanh" w:date="2018-07-20T11:39:00Z">
              <w:tcPr>
                <w:tcW w:w="4248" w:type="dxa"/>
                <w:gridSpan w:val="2"/>
                <w:vAlign w:val="center"/>
              </w:tcPr>
            </w:tcPrChange>
          </w:tcPr>
          <w:p w14:paraId="3914CBD2" w14:textId="39BE70CB" w:rsidR="006E031C" w:rsidRDefault="00566E05">
            <w:pPr>
              <w:rPr>
                <w:ins w:id="961" w:author="Pham Thanh" w:date="2018-07-20T09:47:00Z"/>
                <w:lang w:val="en-GB"/>
              </w:rPr>
            </w:pPr>
            <w:ins w:id="962" w:author="Pham Thanh" w:date="2018-07-20T13:22:00Z">
              <w:r w:rsidRPr="00566E05">
                <w:rPr>
                  <w:lang w:val="en-GB"/>
                </w:rPr>
                <w:t>Xem những files thay đổi tại một commit bất kỳ</w:t>
              </w:r>
            </w:ins>
          </w:p>
        </w:tc>
        <w:tc>
          <w:tcPr>
            <w:tcW w:w="5811" w:type="dxa"/>
            <w:vAlign w:val="center"/>
            <w:tcPrChange w:id="963" w:author="Pham Thanh" w:date="2018-07-20T11:39:00Z">
              <w:tcPr>
                <w:tcW w:w="5102" w:type="dxa"/>
                <w:vAlign w:val="center"/>
              </w:tcPr>
            </w:tcPrChange>
          </w:tcPr>
          <w:p w14:paraId="1F53057C" w14:textId="77777777" w:rsidR="006E031C" w:rsidRPr="0031135D" w:rsidRDefault="00566E05">
            <w:pPr>
              <w:rPr>
                <w:ins w:id="964" w:author="Pham Thanh" w:date="2018-07-20T13:58:00Z"/>
                <w:lang w:val="en-GB"/>
              </w:rPr>
            </w:pPr>
            <w:ins w:id="965" w:author="Pham Thanh" w:date="2018-07-20T13:23:00Z">
              <w:r w:rsidRPr="00566E05">
                <w:rPr>
                  <w:lang w:val="en-GB"/>
                </w:rPr>
                <w:t xml:space="preserve">git diff-tree -no-commit-id --name-only -r </w:t>
              </w:r>
              <w:r w:rsidRPr="0031135D">
                <w:rPr>
                  <w:lang w:val="en-GB"/>
                </w:rPr>
                <w:t>COMMIT_ID</w:t>
              </w:r>
            </w:ins>
          </w:p>
          <w:p w14:paraId="4E07072B" w14:textId="77777777" w:rsidR="0031135D" w:rsidRDefault="0031135D">
            <w:pPr>
              <w:rPr>
                <w:ins w:id="966" w:author="Pham Thanh" w:date="2018-07-20T13:58:00Z"/>
                <w:lang w:val="en-GB"/>
              </w:rPr>
            </w:pPr>
            <w:ins w:id="967" w:author="Pham Thanh" w:date="2018-07-20T13:58:00Z">
              <w:r>
                <w:rPr>
                  <w:lang w:val="en-GB"/>
                </w:rPr>
                <w:t>hoặc</w:t>
              </w:r>
            </w:ins>
          </w:p>
          <w:p w14:paraId="6DDC1625" w14:textId="050ED50E" w:rsidR="0031135D" w:rsidRPr="006E031C" w:rsidRDefault="0031135D">
            <w:pPr>
              <w:rPr>
                <w:ins w:id="968" w:author="Pham Thanh" w:date="2018-07-20T09:47:00Z"/>
                <w:lang w:val="en-GB"/>
              </w:rPr>
            </w:pPr>
            <w:ins w:id="969" w:author="Pham Thanh" w:date="2018-07-20T13:59:00Z">
              <w:r w:rsidRPr="0031135D">
                <w:rPr>
                  <w:lang w:val="en-GB"/>
                </w:rPr>
                <w:t>git show --pretty="format:" --name-only COMMIT_ID</w:t>
              </w:r>
            </w:ins>
          </w:p>
        </w:tc>
      </w:tr>
      <w:tr w:rsidR="00F117C1" w14:paraId="52E15940" w14:textId="77777777" w:rsidTr="00C10DEC">
        <w:trPr>
          <w:trHeight w:val="454"/>
          <w:ins w:id="970" w:author="Pham Thanh" w:date="2018-07-20T09:47:00Z"/>
          <w:trPrChange w:id="971" w:author="Pham Thanh" w:date="2018-07-20T11:39:00Z">
            <w:trPr>
              <w:trHeight w:val="397"/>
            </w:trPr>
          </w:trPrChange>
        </w:trPr>
        <w:tc>
          <w:tcPr>
            <w:tcW w:w="3539" w:type="dxa"/>
            <w:vAlign w:val="center"/>
            <w:tcPrChange w:id="972" w:author="Pham Thanh" w:date="2018-07-20T11:39:00Z">
              <w:tcPr>
                <w:tcW w:w="4248" w:type="dxa"/>
                <w:gridSpan w:val="2"/>
                <w:vAlign w:val="center"/>
              </w:tcPr>
            </w:tcPrChange>
          </w:tcPr>
          <w:p w14:paraId="59501388" w14:textId="7930AD0C" w:rsidR="006E031C" w:rsidRDefault="0031135D">
            <w:pPr>
              <w:rPr>
                <w:ins w:id="973" w:author="Pham Thanh" w:date="2018-07-20T09:47:00Z"/>
                <w:lang w:val="en-GB"/>
              </w:rPr>
            </w:pPr>
            <w:ins w:id="974" w:author="Pham Thanh" w:date="2018-07-20T13:59:00Z">
              <w:r w:rsidRPr="0031135D">
                <w:rPr>
                  <w:lang w:val="en-GB"/>
                </w:rPr>
                <w:t>Xem thay đổi trước khi push</w:t>
              </w:r>
            </w:ins>
          </w:p>
        </w:tc>
        <w:tc>
          <w:tcPr>
            <w:tcW w:w="5811" w:type="dxa"/>
            <w:vAlign w:val="center"/>
            <w:tcPrChange w:id="975" w:author="Pham Thanh" w:date="2018-07-20T11:39:00Z">
              <w:tcPr>
                <w:tcW w:w="5102" w:type="dxa"/>
                <w:vAlign w:val="center"/>
              </w:tcPr>
            </w:tcPrChange>
          </w:tcPr>
          <w:p w14:paraId="700A36B3" w14:textId="0D694688" w:rsidR="006E031C" w:rsidRPr="006E031C" w:rsidRDefault="0031135D">
            <w:pPr>
              <w:rPr>
                <w:ins w:id="976" w:author="Pham Thanh" w:date="2018-07-20T09:47:00Z"/>
                <w:lang w:val="en-GB"/>
              </w:rPr>
            </w:pPr>
            <w:ins w:id="977" w:author="Pham Thanh" w:date="2018-07-20T13:59:00Z">
              <w:r w:rsidRPr="0031135D">
                <w:rPr>
                  <w:lang w:val="en-GB"/>
                </w:rPr>
                <w:t>git diff --cached origin/master</w:t>
              </w:r>
            </w:ins>
          </w:p>
        </w:tc>
      </w:tr>
      <w:tr w:rsidR="00566E05" w14:paraId="2D8C5E13" w14:textId="77777777" w:rsidTr="00C10DEC">
        <w:trPr>
          <w:trHeight w:val="454"/>
          <w:ins w:id="978" w:author="Pham Thanh" w:date="2018-07-20T13:23:00Z"/>
        </w:trPr>
        <w:tc>
          <w:tcPr>
            <w:tcW w:w="3539" w:type="dxa"/>
            <w:vAlign w:val="center"/>
          </w:tcPr>
          <w:p w14:paraId="7796880E" w14:textId="169EEFD1" w:rsidR="00566E05" w:rsidRDefault="0031135D" w:rsidP="00F117C1">
            <w:pPr>
              <w:rPr>
                <w:ins w:id="979" w:author="Pham Thanh" w:date="2018-07-20T13:23:00Z"/>
                <w:lang w:val="en-GB"/>
              </w:rPr>
            </w:pPr>
            <w:ins w:id="980"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981" w:author="Pham Thanh" w:date="2018-07-20T13:23:00Z"/>
                <w:lang w:val="en-GB"/>
              </w:rPr>
            </w:pPr>
            <w:ins w:id="982" w:author="Pham Thanh" w:date="2018-07-20T14:00:00Z">
              <w:r w:rsidRPr="0031135D">
                <w:rPr>
                  <w:lang w:val="en-GB"/>
                </w:rPr>
                <w:t>git show COMMIT_ID</w:t>
              </w:r>
            </w:ins>
          </w:p>
        </w:tc>
      </w:tr>
      <w:tr w:rsidR="00566E05" w14:paraId="48FAE55D" w14:textId="77777777" w:rsidTr="00C10DEC">
        <w:trPr>
          <w:trHeight w:val="454"/>
          <w:ins w:id="983" w:author="Pham Thanh" w:date="2018-07-20T13:23:00Z"/>
        </w:trPr>
        <w:tc>
          <w:tcPr>
            <w:tcW w:w="3539" w:type="dxa"/>
            <w:vAlign w:val="center"/>
          </w:tcPr>
          <w:p w14:paraId="7D01D943" w14:textId="33206C6E" w:rsidR="00566E05" w:rsidRDefault="0031135D" w:rsidP="00F117C1">
            <w:pPr>
              <w:rPr>
                <w:ins w:id="984" w:author="Pham Thanh" w:date="2018-07-20T13:23:00Z"/>
                <w:lang w:val="en-GB"/>
              </w:rPr>
            </w:pPr>
            <w:ins w:id="985"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986" w:author="Pham Thanh" w:date="2018-07-20T13:23:00Z"/>
                <w:lang w:val="en-GB"/>
              </w:rPr>
            </w:pPr>
            <w:ins w:id="987" w:author="Pham Thanh" w:date="2018-07-20T14:01:00Z">
              <w:r w:rsidRPr="0031135D">
                <w:rPr>
                  <w:lang w:val="en-GB"/>
                </w:rPr>
                <w:t>git status</w:t>
              </w:r>
            </w:ins>
          </w:p>
        </w:tc>
      </w:tr>
      <w:tr w:rsidR="00566E05" w14:paraId="00794975" w14:textId="77777777" w:rsidTr="00C10DEC">
        <w:trPr>
          <w:trHeight w:val="454"/>
          <w:ins w:id="988" w:author="Pham Thanh" w:date="2018-07-20T13:23:00Z"/>
        </w:trPr>
        <w:tc>
          <w:tcPr>
            <w:tcW w:w="3539" w:type="dxa"/>
            <w:vAlign w:val="center"/>
          </w:tcPr>
          <w:p w14:paraId="5C3DF89A" w14:textId="273E7A76" w:rsidR="00566E05" w:rsidRDefault="0031135D" w:rsidP="00F117C1">
            <w:pPr>
              <w:rPr>
                <w:ins w:id="989" w:author="Pham Thanh" w:date="2018-07-20T13:23:00Z"/>
                <w:lang w:val="en-GB"/>
              </w:rPr>
            </w:pPr>
            <w:ins w:id="990"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991" w:author="Pham Thanh" w:date="2018-07-20T14:01:00Z"/>
                <w:lang w:val="en-GB"/>
              </w:rPr>
            </w:pPr>
            <w:ins w:id="992" w:author="Pham Thanh" w:date="2018-07-20T14:01:00Z">
              <w:r w:rsidRPr="0031135D">
                <w:rPr>
                  <w:lang w:val="en-GB"/>
                </w:rPr>
                <w:t>git add changed_file.txt</w:t>
              </w:r>
            </w:ins>
          </w:p>
          <w:p w14:paraId="76930985" w14:textId="77777777" w:rsidR="0031135D" w:rsidRPr="0031135D" w:rsidRDefault="0031135D" w:rsidP="0031135D">
            <w:pPr>
              <w:rPr>
                <w:ins w:id="993" w:author="Pham Thanh" w:date="2018-07-20T14:01:00Z"/>
                <w:lang w:val="en-GB"/>
              </w:rPr>
            </w:pPr>
            <w:ins w:id="994" w:author="Pham Thanh" w:date="2018-07-20T14:01:00Z">
              <w:r w:rsidRPr="0031135D">
                <w:rPr>
                  <w:lang w:val="en-GB"/>
                </w:rPr>
                <w:t>git add folder-with-changed-files/</w:t>
              </w:r>
            </w:ins>
          </w:p>
          <w:p w14:paraId="5077014A" w14:textId="01E13B04" w:rsidR="00566E05" w:rsidRPr="006E031C" w:rsidRDefault="0031135D" w:rsidP="0031135D">
            <w:pPr>
              <w:rPr>
                <w:ins w:id="995" w:author="Pham Thanh" w:date="2018-07-20T13:23:00Z"/>
                <w:lang w:val="en-GB"/>
              </w:rPr>
            </w:pPr>
            <w:ins w:id="996" w:author="Pham Thanh" w:date="2018-07-20T14:01:00Z">
              <w:r w:rsidRPr="0031135D">
                <w:rPr>
                  <w:lang w:val="en-GB"/>
                </w:rPr>
                <w:t>git commit -m "Commiting changes"</w:t>
              </w:r>
            </w:ins>
          </w:p>
        </w:tc>
      </w:tr>
      <w:tr w:rsidR="00566E05" w14:paraId="1CC1781F" w14:textId="77777777" w:rsidTr="00C10DEC">
        <w:trPr>
          <w:trHeight w:val="454"/>
          <w:ins w:id="997" w:author="Pham Thanh" w:date="2018-07-20T13:23:00Z"/>
        </w:trPr>
        <w:tc>
          <w:tcPr>
            <w:tcW w:w="3539" w:type="dxa"/>
            <w:vAlign w:val="center"/>
          </w:tcPr>
          <w:p w14:paraId="4803AB40" w14:textId="1C65A1D5" w:rsidR="00566E05" w:rsidRDefault="0031135D">
            <w:pPr>
              <w:rPr>
                <w:ins w:id="998" w:author="Pham Thanh" w:date="2018-07-20T13:23:00Z"/>
                <w:lang w:val="en-GB"/>
              </w:rPr>
            </w:pPr>
            <w:ins w:id="999" w:author="Pham Thanh" w:date="2018-07-20T14:02:00Z">
              <w:r w:rsidRPr="0031135D">
                <w:rPr>
                  <w:lang w:val="en-GB"/>
                </w:rPr>
                <w:t>Đổi tên/Di chuyển</w:t>
              </w:r>
            </w:ins>
            <w:ins w:id="1000" w:author="Pham Thanh" w:date="2018-07-20T14:13:00Z">
              <w:r w:rsidR="001800C8">
                <w:rPr>
                  <w:lang w:val="en-GB"/>
                </w:rPr>
                <w:t xml:space="preserve"> </w:t>
              </w:r>
            </w:ins>
            <w:ins w:id="1001"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1002" w:author="Pham Thanh" w:date="2018-07-20T14:02:00Z"/>
                <w:lang w:val="en-GB"/>
              </w:rPr>
            </w:pPr>
            <w:ins w:id="1003" w:author="Pham Thanh" w:date="2018-07-20T14:02:00Z">
              <w:r w:rsidRPr="0031135D">
                <w:rPr>
                  <w:lang w:val="en-GB"/>
                </w:rPr>
                <w:t>git rm removeme.txt tmp/crap.txt</w:t>
              </w:r>
            </w:ins>
          </w:p>
          <w:p w14:paraId="4FCD945C" w14:textId="5A85C6F6" w:rsidR="00566E05" w:rsidRPr="006E031C" w:rsidRDefault="0031135D" w:rsidP="0031135D">
            <w:pPr>
              <w:rPr>
                <w:ins w:id="1004" w:author="Pham Thanh" w:date="2018-07-20T13:23:00Z"/>
                <w:lang w:val="en-GB"/>
              </w:rPr>
            </w:pPr>
            <w:ins w:id="1005"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1006" w:author="Pham Thanh" w:date="2018-07-20T13:23:00Z"/>
        </w:trPr>
        <w:tc>
          <w:tcPr>
            <w:tcW w:w="3539" w:type="dxa"/>
            <w:vAlign w:val="center"/>
          </w:tcPr>
          <w:p w14:paraId="452A09EA" w14:textId="6C395CF9" w:rsidR="00566E05" w:rsidRDefault="0031135D" w:rsidP="00F117C1">
            <w:pPr>
              <w:rPr>
                <w:ins w:id="1007" w:author="Pham Thanh" w:date="2018-07-20T13:23:00Z"/>
                <w:lang w:val="en-GB"/>
              </w:rPr>
            </w:pPr>
            <w:ins w:id="1008"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009" w:author="Pham Thanh" w:date="2018-07-20T13:23:00Z"/>
                <w:lang w:val="en-GB"/>
              </w:rPr>
            </w:pPr>
            <w:ins w:id="1010" w:author="Pham Thanh" w:date="2018-07-20T14:02:00Z">
              <w:r w:rsidRPr="0031135D">
                <w:rPr>
                  <w:lang w:val="en-GB"/>
                </w:rPr>
                <w:t>git commit --amend -m "New commit mesage"</w:t>
              </w:r>
            </w:ins>
          </w:p>
        </w:tc>
      </w:tr>
      <w:tr w:rsidR="00566E05" w14:paraId="43EEDA6F" w14:textId="77777777" w:rsidTr="00C10DEC">
        <w:trPr>
          <w:trHeight w:val="454"/>
          <w:ins w:id="1011" w:author="Pham Thanh" w:date="2018-07-20T13:23:00Z"/>
        </w:trPr>
        <w:tc>
          <w:tcPr>
            <w:tcW w:w="3539" w:type="dxa"/>
            <w:vAlign w:val="center"/>
          </w:tcPr>
          <w:p w14:paraId="1002DB80" w14:textId="480F45D9" w:rsidR="00566E05" w:rsidRDefault="0031135D" w:rsidP="00F117C1">
            <w:pPr>
              <w:rPr>
                <w:ins w:id="1012" w:author="Pham Thanh" w:date="2018-07-20T13:23:00Z"/>
                <w:lang w:val="en-GB"/>
              </w:rPr>
            </w:pPr>
            <w:ins w:id="1013"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014" w:author="Pham Thanh" w:date="2018-07-20T13:23:00Z"/>
                <w:lang w:val="en-GB"/>
              </w:rPr>
            </w:pPr>
            <w:ins w:id="1015" w:author="Pham Thanh" w:date="2018-07-20T14:03:00Z">
              <w:r w:rsidRPr="0031135D">
                <w:rPr>
                  <w:lang w:val="en-GB"/>
                </w:rPr>
                <w:t>git push origin master</w:t>
              </w:r>
            </w:ins>
          </w:p>
        </w:tc>
      </w:tr>
      <w:tr w:rsidR="00566E05" w14:paraId="5406EE58" w14:textId="77777777" w:rsidTr="00C10DEC">
        <w:trPr>
          <w:trHeight w:val="454"/>
          <w:ins w:id="1016" w:author="Pham Thanh" w:date="2018-07-20T13:23:00Z"/>
        </w:trPr>
        <w:tc>
          <w:tcPr>
            <w:tcW w:w="3539" w:type="dxa"/>
            <w:vAlign w:val="center"/>
          </w:tcPr>
          <w:p w14:paraId="27938244" w14:textId="717C9B65" w:rsidR="00566E05" w:rsidRDefault="0031135D" w:rsidP="00F117C1">
            <w:pPr>
              <w:rPr>
                <w:ins w:id="1017" w:author="Pham Thanh" w:date="2018-07-20T13:23:00Z"/>
                <w:lang w:val="en-GB"/>
              </w:rPr>
            </w:pPr>
            <w:ins w:id="1018"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019" w:author="Pham Thanh" w:date="2018-07-20T13:23:00Z"/>
                <w:lang w:val="en-GB"/>
              </w:rPr>
            </w:pPr>
            <w:ins w:id="1020" w:author="Pham Thanh" w:date="2018-07-20T14:04:00Z">
              <w:r w:rsidRPr="0031135D">
                <w:rPr>
                  <w:lang w:val="en-GB"/>
                </w:rPr>
                <w:t>git log</w:t>
              </w:r>
            </w:ins>
          </w:p>
        </w:tc>
      </w:tr>
      <w:tr w:rsidR="00566E05" w14:paraId="6B45F39D" w14:textId="77777777" w:rsidTr="00C10DEC">
        <w:trPr>
          <w:trHeight w:val="454"/>
          <w:ins w:id="1021" w:author="Pham Thanh" w:date="2018-07-20T13:23:00Z"/>
        </w:trPr>
        <w:tc>
          <w:tcPr>
            <w:tcW w:w="3539" w:type="dxa"/>
            <w:vAlign w:val="center"/>
          </w:tcPr>
          <w:p w14:paraId="28F27612" w14:textId="77A5990F" w:rsidR="00566E05" w:rsidRDefault="0031135D" w:rsidP="00F117C1">
            <w:pPr>
              <w:rPr>
                <w:ins w:id="1022" w:author="Pham Thanh" w:date="2018-07-20T13:23:00Z"/>
                <w:lang w:val="en-GB"/>
              </w:rPr>
            </w:pPr>
            <w:ins w:id="1023" w:author="Pham Thanh" w:date="2018-07-20T14:04:00Z">
              <w:r w:rsidRPr="0031135D">
                <w:rPr>
                  <w:lang w:val="en-GB"/>
                </w:rPr>
                <w:lastRenderedPageBreak/>
                <w:t>Xem commit history cho hai commits gần nhất</w:t>
              </w:r>
            </w:ins>
          </w:p>
        </w:tc>
        <w:tc>
          <w:tcPr>
            <w:tcW w:w="5811" w:type="dxa"/>
            <w:vAlign w:val="center"/>
          </w:tcPr>
          <w:p w14:paraId="78A84AAE" w14:textId="01966CB8" w:rsidR="00566E05" w:rsidRPr="006E031C" w:rsidRDefault="0031135D" w:rsidP="00F117C1">
            <w:pPr>
              <w:rPr>
                <w:ins w:id="1024" w:author="Pham Thanh" w:date="2018-07-20T13:23:00Z"/>
                <w:lang w:val="en-GB"/>
              </w:rPr>
            </w:pPr>
            <w:ins w:id="1025" w:author="Pham Thanh" w:date="2018-07-20T14:05:00Z">
              <w:r w:rsidRPr="0031135D">
                <w:rPr>
                  <w:lang w:val="en-GB"/>
                </w:rPr>
                <w:t>git log -2</w:t>
              </w:r>
            </w:ins>
          </w:p>
        </w:tc>
      </w:tr>
      <w:tr w:rsidR="00566E05" w14:paraId="73C59BA3" w14:textId="77777777" w:rsidTr="00C10DEC">
        <w:trPr>
          <w:trHeight w:val="454"/>
          <w:ins w:id="1026" w:author="Pham Thanh" w:date="2018-07-20T13:23:00Z"/>
        </w:trPr>
        <w:tc>
          <w:tcPr>
            <w:tcW w:w="3539" w:type="dxa"/>
            <w:vAlign w:val="center"/>
          </w:tcPr>
          <w:p w14:paraId="759FB85B" w14:textId="5516F70F" w:rsidR="00566E05" w:rsidRDefault="0031135D" w:rsidP="00F117C1">
            <w:pPr>
              <w:rPr>
                <w:ins w:id="1027" w:author="Pham Thanh" w:date="2018-07-20T13:23:00Z"/>
                <w:lang w:val="en-GB"/>
              </w:rPr>
            </w:pPr>
            <w:ins w:id="1028"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029" w:author="Pham Thanh" w:date="2018-07-20T13:23:00Z"/>
                <w:lang w:val="en-GB"/>
              </w:rPr>
            </w:pPr>
            <w:ins w:id="1030" w:author="Pham Thanh" w:date="2018-07-20T14:05:00Z">
              <w:r w:rsidRPr="0031135D">
                <w:rPr>
                  <w:lang w:val="en-GB"/>
                </w:rPr>
                <w:t>git log -p -2</w:t>
              </w:r>
            </w:ins>
          </w:p>
        </w:tc>
      </w:tr>
      <w:tr w:rsidR="00566E05" w14:paraId="3D87462F" w14:textId="77777777" w:rsidTr="00C10DEC">
        <w:trPr>
          <w:trHeight w:val="454"/>
          <w:ins w:id="1031" w:author="Pham Thanh" w:date="2018-07-20T13:23:00Z"/>
        </w:trPr>
        <w:tc>
          <w:tcPr>
            <w:tcW w:w="3539" w:type="dxa"/>
            <w:vAlign w:val="center"/>
          </w:tcPr>
          <w:p w14:paraId="7EF0B957" w14:textId="21427B13" w:rsidR="00566E05" w:rsidRDefault="0031135D" w:rsidP="00F117C1">
            <w:pPr>
              <w:rPr>
                <w:ins w:id="1032" w:author="Pham Thanh" w:date="2018-07-20T13:23:00Z"/>
                <w:lang w:val="en-GB"/>
              </w:rPr>
            </w:pPr>
            <w:ins w:id="1033"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034" w:author="Pham Thanh" w:date="2018-07-20T13:23:00Z"/>
                <w:lang w:val="en-GB"/>
              </w:rPr>
            </w:pPr>
            <w:ins w:id="1035" w:author="Pham Thanh" w:date="2018-07-20T14:05:00Z">
              <w:r w:rsidRPr="0031135D">
                <w:rPr>
                  <w:lang w:val="en-GB"/>
                </w:rPr>
                <w:t>git log --pretty=oneline</w:t>
              </w:r>
            </w:ins>
          </w:p>
        </w:tc>
      </w:tr>
      <w:tr w:rsidR="00566E05" w14:paraId="4EC6A9BB" w14:textId="77777777" w:rsidTr="00C10DEC">
        <w:trPr>
          <w:trHeight w:val="454"/>
          <w:ins w:id="1036" w:author="Pham Thanh" w:date="2018-07-20T13:23:00Z"/>
        </w:trPr>
        <w:tc>
          <w:tcPr>
            <w:tcW w:w="3539" w:type="dxa"/>
            <w:vAlign w:val="center"/>
          </w:tcPr>
          <w:p w14:paraId="099C5D1B" w14:textId="6CA79C8F" w:rsidR="00566E05" w:rsidRDefault="0031135D" w:rsidP="00F117C1">
            <w:pPr>
              <w:rPr>
                <w:ins w:id="1037" w:author="Pham Thanh" w:date="2018-07-20T13:23:00Z"/>
                <w:lang w:val="en-GB"/>
              </w:rPr>
            </w:pPr>
            <w:ins w:id="1038"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039" w:author="Pham Thanh" w:date="2018-07-20T14:06:00Z"/>
                <w:lang w:val="en-GB"/>
              </w:rPr>
            </w:pPr>
            <w:ins w:id="1040" w:author="Pham Thanh" w:date="2018-07-20T14:06:00Z">
              <w:r w:rsidRPr="0031135D">
                <w:rPr>
                  <w:lang w:val="en-GB"/>
                </w:rPr>
                <w:t>git revert COMMIT_ID</w:t>
              </w:r>
            </w:ins>
          </w:p>
          <w:p w14:paraId="4EAC9B17" w14:textId="6DC305DF" w:rsidR="00566E05" w:rsidRPr="006E031C" w:rsidRDefault="0031135D" w:rsidP="0031135D">
            <w:pPr>
              <w:rPr>
                <w:ins w:id="1041" w:author="Pham Thanh" w:date="2018-07-20T13:23:00Z"/>
                <w:lang w:val="en-GB"/>
              </w:rPr>
            </w:pPr>
            <w:ins w:id="1042" w:author="Pham Thanh" w:date="2018-07-20T14:06:00Z">
              <w:r w:rsidRPr="0031135D">
                <w:rPr>
                  <w:lang w:val="en-GB"/>
                </w:rPr>
                <w:t>git push origin master</w:t>
              </w:r>
            </w:ins>
          </w:p>
        </w:tc>
      </w:tr>
      <w:tr w:rsidR="00566E05" w14:paraId="4B581AEA" w14:textId="77777777" w:rsidTr="00C10DEC">
        <w:trPr>
          <w:trHeight w:val="454"/>
          <w:ins w:id="1043" w:author="Pham Thanh" w:date="2018-07-20T13:23:00Z"/>
        </w:trPr>
        <w:tc>
          <w:tcPr>
            <w:tcW w:w="3539" w:type="dxa"/>
            <w:vAlign w:val="center"/>
          </w:tcPr>
          <w:p w14:paraId="366A45BF" w14:textId="7D59F234" w:rsidR="00566E05" w:rsidRDefault="0031135D" w:rsidP="00F117C1">
            <w:pPr>
              <w:rPr>
                <w:ins w:id="1044" w:author="Pham Thanh" w:date="2018-07-20T13:23:00Z"/>
                <w:lang w:val="en-GB"/>
              </w:rPr>
            </w:pPr>
            <w:ins w:id="1045" w:author="Pham Thanh" w:date="2018-07-20T14:06:00Z">
              <w:r w:rsidRPr="0031135D">
                <w:rPr>
                  <w:lang w:val="en-GB"/>
                </w:rPr>
                <w:t>Revert đến thời điểm trước một commit</w:t>
              </w:r>
            </w:ins>
          </w:p>
        </w:tc>
        <w:tc>
          <w:tcPr>
            <w:tcW w:w="5811" w:type="dxa"/>
            <w:vAlign w:val="center"/>
          </w:tcPr>
          <w:p w14:paraId="5F3CA2CA" w14:textId="77777777" w:rsidR="0031135D" w:rsidRPr="0031135D" w:rsidRDefault="0031135D" w:rsidP="0031135D">
            <w:pPr>
              <w:rPr>
                <w:ins w:id="1046" w:author="Pham Thanh" w:date="2018-07-20T14:06:00Z"/>
                <w:lang w:val="en-GB"/>
              </w:rPr>
            </w:pPr>
            <w:ins w:id="1047" w:author="Pham Thanh" w:date="2018-07-20T14:06:00Z">
              <w:r w:rsidRPr="0031135D">
                <w:rPr>
                  <w:lang w:val="en-GB"/>
                </w:rPr>
                <w:t>git reset COMMIT_ID</w:t>
              </w:r>
            </w:ins>
          </w:p>
          <w:p w14:paraId="343DFA0C" w14:textId="77777777" w:rsidR="0031135D" w:rsidRPr="0031135D" w:rsidRDefault="0031135D" w:rsidP="0031135D">
            <w:pPr>
              <w:rPr>
                <w:ins w:id="1048" w:author="Pham Thanh" w:date="2018-07-20T14:06:00Z"/>
                <w:lang w:val="en-GB"/>
              </w:rPr>
            </w:pPr>
            <w:ins w:id="1049" w:author="Pham Thanh" w:date="2018-07-20T14:06:00Z">
              <w:r w:rsidRPr="0031135D">
                <w:rPr>
                  <w:lang w:val="en-GB"/>
                </w:rPr>
                <w:t>git reset --soft HEAD@{1}</w:t>
              </w:r>
            </w:ins>
          </w:p>
          <w:p w14:paraId="48AE6FF5" w14:textId="77777777" w:rsidR="0031135D" w:rsidRPr="0031135D" w:rsidRDefault="0031135D" w:rsidP="0031135D">
            <w:pPr>
              <w:rPr>
                <w:ins w:id="1050" w:author="Pham Thanh" w:date="2018-07-20T14:06:00Z"/>
                <w:lang w:val="en-GB"/>
              </w:rPr>
            </w:pPr>
            <w:ins w:id="1051" w:author="Pham Thanh" w:date="2018-07-20T14:06:00Z">
              <w:r w:rsidRPr="0031135D">
                <w:rPr>
                  <w:lang w:val="en-GB"/>
                </w:rPr>
                <w:t>git commit -m "Revert to COMMIT_ID"</w:t>
              </w:r>
            </w:ins>
          </w:p>
          <w:p w14:paraId="26028FEC" w14:textId="6709DC6C" w:rsidR="00566E05" w:rsidRPr="006E031C" w:rsidRDefault="0031135D" w:rsidP="0031135D">
            <w:pPr>
              <w:rPr>
                <w:ins w:id="1052" w:author="Pham Thanh" w:date="2018-07-20T13:23:00Z"/>
                <w:lang w:val="en-GB"/>
              </w:rPr>
            </w:pPr>
            <w:ins w:id="1053" w:author="Pham Thanh" w:date="2018-07-20T14:06:00Z">
              <w:r w:rsidRPr="0031135D">
                <w:rPr>
                  <w:lang w:val="en-GB"/>
                </w:rPr>
                <w:t>git reset --hard</w:t>
              </w:r>
            </w:ins>
          </w:p>
        </w:tc>
      </w:tr>
      <w:tr w:rsidR="00566E05" w14:paraId="04ACB3CD" w14:textId="77777777" w:rsidTr="00C10DEC">
        <w:trPr>
          <w:trHeight w:val="454"/>
          <w:ins w:id="1054" w:author="Pham Thanh" w:date="2018-07-20T13:23:00Z"/>
        </w:trPr>
        <w:tc>
          <w:tcPr>
            <w:tcW w:w="3539" w:type="dxa"/>
            <w:vAlign w:val="center"/>
          </w:tcPr>
          <w:p w14:paraId="7A046E17" w14:textId="7E4DF820" w:rsidR="00566E05" w:rsidRDefault="0031135D" w:rsidP="00F117C1">
            <w:pPr>
              <w:rPr>
                <w:ins w:id="1055" w:author="Pham Thanh" w:date="2018-07-20T13:23:00Z"/>
                <w:lang w:val="en-GB"/>
              </w:rPr>
            </w:pPr>
            <w:ins w:id="1056"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057" w:author="Pham Thanh" w:date="2018-07-20T13:23:00Z"/>
                <w:lang w:val="en-GB"/>
              </w:rPr>
            </w:pPr>
            <w:ins w:id="1058" w:author="Pham Thanh" w:date="2018-07-20T14:07:00Z">
              <w:r w:rsidRPr="0031135D">
                <w:rPr>
                  <w:lang w:val="en-GB"/>
                </w:rPr>
                <w:t>git reset --soft HEAD~1</w:t>
              </w:r>
            </w:ins>
          </w:p>
        </w:tc>
      </w:tr>
      <w:tr w:rsidR="00566E05" w14:paraId="7145979B" w14:textId="77777777" w:rsidTr="00C10DEC">
        <w:trPr>
          <w:trHeight w:val="454"/>
          <w:ins w:id="1059" w:author="Pham Thanh" w:date="2018-07-20T13:23:00Z"/>
        </w:trPr>
        <w:tc>
          <w:tcPr>
            <w:tcW w:w="3539" w:type="dxa"/>
            <w:vAlign w:val="center"/>
          </w:tcPr>
          <w:p w14:paraId="707A800F" w14:textId="3A2DA433" w:rsidR="00566E05" w:rsidRDefault="0031135D" w:rsidP="00F117C1">
            <w:pPr>
              <w:rPr>
                <w:ins w:id="1060" w:author="Pham Thanh" w:date="2018-07-20T13:23:00Z"/>
                <w:lang w:val="en-GB"/>
              </w:rPr>
            </w:pPr>
            <w:ins w:id="1061"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062" w:author="Pham Thanh" w:date="2018-07-20T13:23:00Z"/>
                <w:lang w:val="en-GB"/>
              </w:rPr>
            </w:pPr>
            <w:ins w:id="1063" w:author="Pham Thanh" w:date="2018-07-20T14:07:00Z">
              <w:r w:rsidRPr="0031135D">
                <w:rPr>
                  <w:lang w:val="en-GB"/>
                </w:rPr>
                <w:t>git reset --hard HEAD~1</w:t>
              </w:r>
            </w:ins>
          </w:p>
        </w:tc>
      </w:tr>
      <w:tr w:rsidR="00566E05" w14:paraId="4080E0CD" w14:textId="77777777" w:rsidTr="00C10DEC">
        <w:trPr>
          <w:trHeight w:val="454"/>
          <w:ins w:id="1064" w:author="Pham Thanh" w:date="2018-07-20T13:23:00Z"/>
        </w:trPr>
        <w:tc>
          <w:tcPr>
            <w:tcW w:w="3539" w:type="dxa"/>
            <w:vAlign w:val="center"/>
          </w:tcPr>
          <w:p w14:paraId="15D605B4" w14:textId="26110C12" w:rsidR="00566E05" w:rsidRDefault="001800C8" w:rsidP="00F117C1">
            <w:pPr>
              <w:rPr>
                <w:ins w:id="1065" w:author="Pham Thanh" w:date="2018-07-20T13:23:00Z"/>
                <w:lang w:val="en-GB"/>
              </w:rPr>
            </w:pPr>
            <w:ins w:id="1066"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067" w:author="Pham Thanh" w:date="2018-07-20T14:14:00Z"/>
                <w:lang w:val="en-GB"/>
              </w:rPr>
            </w:pPr>
            <w:ins w:id="1068" w:author="Pham Thanh" w:date="2018-07-20T14:11:00Z">
              <w:r w:rsidRPr="001800C8">
                <w:rPr>
                  <w:lang w:val="en-GB"/>
                </w:rPr>
                <w:t>git reset --mixed HEAD~1</w:t>
              </w:r>
            </w:ins>
          </w:p>
          <w:p w14:paraId="706492D1" w14:textId="3388FD7F" w:rsidR="001800C8" w:rsidRDefault="001800C8" w:rsidP="00F117C1">
            <w:pPr>
              <w:rPr>
                <w:ins w:id="1069" w:author="Pham Thanh" w:date="2018-07-20T14:11:00Z"/>
                <w:lang w:val="en-GB"/>
              </w:rPr>
            </w:pPr>
            <w:ins w:id="1070" w:author="Pham Thanh" w:date="2018-07-20T14:14:00Z">
              <w:r>
                <w:rPr>
                  <w:lang w:val="en-GB"/>
                </w:rPr>
                <w:t>hoặc</w:t>
              </w:r>
            </w:ins>
          </w:p>
          <w:p w14:paraId="4EA58F8D" w14:textId="2548F1DC" w:rsidR="001800C8" w:rsidRPr="006E031C" w:rsidRDefault="001800C8" w:rsidP="00F117C1">
            <w:pPr>
              <w:rPr>
                <w:ins w:id="1071" w:author="Pham Thanh" w:date="2018-07-20T13:23:00Z"/>
                <w:lang w:val="en-GB"/>
              </w:rPr>
            </w:pPr>
            <w:ins w:id="1072" w:author="Pham Thanh" w:date="2018-07-20T14:11:00Z">
              <w:r w:rsidRPr="001800C8">
                <w:rPr>
                  <w:lang w:val="en-GB"/>
                </w:rPr>
                <w:t>git reset HEAD~1</w:t>
              </w:r>
            </w:ins>
          </w:p>
        </w:tc>
      </w:tr>
      <w:tr w:rsidR="00566E05" w14:paraId="021AEE07" w14:textId="77777777" w:rsidTr="00C10DEC">
        <w:trPr>
          <w:trHeight w:val="454"/>
          <w:ins w:id="1073" w:author="Pham Thanh" w:date="2018-07-20T13:23:00Z"/>
        </w:trPr>
        <w:tc>
          <w:tcPr>
            <w:tcW w:w="3539" w:type="dxa"/>
            <w:vAlign w:val="center"/>
          </w:tcPr>
          <w:p w14:paraId="2B3CE460" w14:textId="7FD9014A" w:rsidR="00566E05" w:rsidRDefault="001800C8" w:rsidP="00F117C1">
            <w:pPr>
              <w:rPr>
                <w:ins w:id="1074" w:author="Pham Thanh" w:date="2018-07-20T13:23:00Z"/>
                <w:lang w:val="en-GB"/>
              </w:rPr>
            </w:pPr>
            <w:ins w:id="1075"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076" w:author="Pham Thanh" w:date="2018-07-20T13:23:00Z"/>
                <w:lang w:val="en-GB"/>
              </w:rPr>
            </w:pPr>
            <w:ins w:id="1077" w:author="Pham Thanh" w:date="2018-07-20T14:14:00Z">
              <w:r w:rsidRPr="001800C8">
                <w:rPr>
                  <w:lang w:val="en-GB"/>
                </w:rPr>
                <w:t>git reset origin/master</w:t>
              </w:r>
            </w:ins>
          </w:p>
        </w:tc>
      </w:tr>
      <w:tr w:rsidR="00566E05" w14:paraId="0ECE837A" w14:textId="77777777" w:rsidTr="00C10DEC">
        <w:trPr>
          <w:trHeight w:val="454"/>
          <w:ins w:id="1078" w:author="Pham Thanh" w:date="2018-07-20T13:23:00Z"/>
        </w:trPr>
        <w:tc>
          <w:tcPr>
            <w:tcW w:w="3539" w:type="dxa"/>
            <w:vAlign w:val="center"/>
          </w:tcPr>
          <w:p w14:paraId="5E2A3172" w14:textId="37F0564E" w:rsidR="00566E05" w:rsidRDefault="001800C8" w:rsidP="00F117C1">
            <w:pPr>
              <w:rPr>
                <w:ins w:id="1079" w:author="Pham Thanh" w:date="2018-07-20T13:23:00Z"/>
                <w:lang w:val="en-GB"/>
              </w:rPr>
            </w:pPr>
            <w:ins w:id="1080" w:author="Pham Thanh" w:date="2018-07-20T14:14:00Z">
              <w:r w:rsidRPr="001800C8">
                <w:rPr>
                  <w:lang w:val="en-GB"/>
                </w:rPr>
                <w:t>Reset về trạng thái của remote</w:t>
              </w:r>
            </w:ins>
          </w:p>
        </w:tc>
        <w:tc>
          <w:tcPr>
            <w:tcW w:w="5811" w:type="dxa"/>
            <w:vAlign w:val="center"/>
          </w:tcPr>
          <w:p w14:paraId="66ED6565" w14:textId="77777777" w:rsidR="001800C8" w:rsidRPr="001800C8" w:rsidRDefault="001800C8" w:rsidP="001800C8">
            <w:pPr>
              <w:rPr>
                <w:ins w:id="1081" w:author="Pham Thanh" w:date="2018-07-20T14:14:00Z"/>
                <w:lang w:val="en-GB"/>
              </w:rPr>
            </w:pPr>
            <w:ins w:id="1082" w:author="Pham Thanh" w:date="2018-07-20T14:14:00Z">
              <w:r w:rsidRPr="001800C8">
                <w:rPr>
                  <w:lang w:val="en-GB"/>
                </w:rPr>
                <w:t>git fetch origin</w:t>
              </w:r>
            </w:ins>
          </w:p>
          <w:p w14:paraId="13B7D762" w14:textId="3C57D492" w:rsidR="00566E05" w:rsidRPr="006E031C" w:rsidRDefault="001800C8" w:rsidP="001800C8">
            <w:pPr>
              <w:rPr>
                <w:ins w:id="1083" w:author="Pham Thanh" w:date="2018-07-20T13:23:00Z"/>
                <w:lang w:val="en-GB"/>
              </w:rPr>
            </w:pPr>
            <w:ins w:id="1084" w:author="Pham Thanh" w:date="2018-07-20T14:14:00Z">
              <w:r w:rsidRPr="001800C8">
                <w:rPr>
                  <w:lang w:val="en-GB"/>
                </w:rPr>
                <w:t>git reset --hard origin/master</w:t>
              </w:r>
            </w:ins>
          </w:p>
        </w:tc>
      </w:tr>
      <w:tr w:rsidR="00566E05" w14:paraId="3AA7E097" w14:textId="77777777" w:rsidTr="00C10DEC">
        <w:trPr>
          <w:trHeight w:val="454"/>
          <w:ins w:id="1085" w:author="Pham Thanh" w:date="2018-07-20T13:23:00Z"/>
        </w:trPr>
        <w:tc>
          <w:tcPr>
            <w:tcW w:w="3539" w:type="dxa"/>
            <w:vAlign w:val="center"/>
          </w:tcPr>
          <w:p w14:paraId="23968DA1" w14:textId="43950ADD" w:rsidR="00566E05" w:rsidRDefault="001800C8" w:rsidP="00F117C1">
            <w:pPr>
              <w:rPr>
                <w:ins w:id="1086" w:author="Pham Thanh" w:date="2018-07-20T13:23:00Z"/>
                <w:lang w:val="en-GB"/>
              </w:rPr>
            </w:pPr>
            <w:ins w:id="1087"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088" w:author="Pham Thanh" w:date="2018-07-20T13:23:00Z"/>
                <w:lang w:val="en-GB"/>
              </w:rPr>
            </w:pPr>
            <w:ins w:id="1089" w:author="Pham Thanh" w:date="2018-07-20T14:15:00Z">
              <w:r w:rsidRPr="001800C8">
                <w:rPr>
                  <w:lang w:val="en-GB"/>
                </w:rPr>
                <w:t>git branch</w:t>
              </w:r>
            </w:ins>
          </w:p>
        </w:tc>
      </w:tr>
      <w:tr w:rsidR="006C4099" w14:paraId="4570FC3F" w14:textId="77777777" w:rsidTr="00C10DEC">
        <w:trPr>
          <w:trHeight w:val="454"/>
          <w:ins w:id="1090" w:author="Pham Thanh" w:date="2018-07-20T14:20:00Z"/>
        </w:trPr>
        <w:tc>
          <w:tcPr>
            <w:tcW w:w="3539" w:type="dxa"/>
            <w:vAlign w:val="center"/>
          </w:tcPr>
          <w:p w14:paraId="047A18F0" w14:textId="3F3FE154" w:rsidR="006C4099" w:rsidRPr="001800C8" w:rsidRDefault="006C4099" w:rsidP="00F117C1">
            <w:pPr>
              <w:rPr>
                <w:ins w:id="1091" w:author="Pham Thanh" w:date="2018-07-20T14:20:00Z"/>
                <w:lang w:val="en-GB"/>
              </w:rPr>
            </w:pPr>
            <w:ins w:id="1092"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093" w:author="Pham Thanh" w:date="2018-07-20T14:20:00Z"/>
                <w:lang w:val="en-GB"/>
              </w:rPr>
            </w:pPr>
            <w:ins w:id="1094" w:author="Pham Thanh" w:date="2018-07-20T14:20:00Z">
              <w:r w:rsidRPr="006C4099">
                <w:rPr>
                  <w:lang w:val="en-GB"/>
                </w:rPr>
                <w:t>git branch -a</w:t>
              </w:r>
            </w:ins>
          </w:p>
        </w:tc>
      </w:tr>
      <w:tr w:rsidR="006C4099" w14:paraId="773DFCAF" w14:textId="77777777" w:rsidTr="00C10DEC">
        <w:trPr>
          <w:trHeight w:val="454"/>
          <w:ins w:id="1095" w:author="Pham Thanh" w:date="2018-07-20T14:20:00Z"/>
        </w:trPr>
        <w:tc>
          <w:tcPr>
            <w:tcW w:w="3539" w:type="dxa"/>
            <w:vAlign w:val="center"/>
          </w:tcPr>
          <w:p w14:paraId="1A89E497" w14:textId="5279E4AA" w:rsidR="006C4099" w:rsidRPr="001800C8" w:rsidRDefault="006C4099" w:rsidP="00F117C1">
            <w:pPr>
              <w:rPr>
                <w:ins w:id="1096" w:author="Pham Thanh" w:date="2018-07-20T14:20:00Z"/>
                <w:lang w:val="en-GB"/>
              </w:rPr>
            </w:pPr>
            <w:ins w:id="1097"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098" w:author="Pham Thanh" w:date="2018-07-20T14:20:00Z"/>
                <w:lang w:val="en-GB"/>
              </w:rPr>
            </w:pPr>
            <w:ins w:id="1099" w:author="Pham Thanh" w:date="2018-07-20T14:26:00Z">
              <w:r w:rsidRPr="006C4099">
                <w:rPr>
                  <w:lang w:val="en-GB"/>
                </w:rPr>
                <w:t>git diff &gt; patch-issue-1.patch</w:t>
              </w:r>
            </w:ins>
          </w:p>
        </w:tc>
      </w:tr>
      <w:tr w:rsidR="006C4099" w14:paraId="26FD90C4" w14:textId="77777777" w:rsidTr="00C10DEC">
        <w:trPr>
          <w:trHeight w:val="454"/>
          <w:ins w:id="1100" w:author="Pham Thanh" w:date="2018-07-20T14:20:00Z"/>
        </w:trPr>
        <w:tc>
          <w:tcPr>
            <w:tcW w:w="3539" w:type="dxa"/>
            <w:vAlign w:val="center"/>
          </w:tcPr>
          <w:p w14:paraId="2013B2BF" w14:textId="66E4161F" w:rsidR="006C4099" w:rsidRPr="001800C8" w:rsidRDefault="00F61A67" w:rsidP="00F117C1">
            <w:pPr>
              <w:rPr>
                <w:ins w:id="1101" w:author="Pham Thanh" w:date="2018-07-20T14:20:00Z"/>
                <w:lang w:val="en-GB"/>
              </w:rPr>
            </w:pPr>
            <w:ins w:id="1102"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103" w:author="Pham Thanh" w:date="2018-07-20T14:31:00Z"/>
                <w:lang w:val="en-GB"/>
              </w:rPr>
            </w:pPr>
            <w:ins w:id="1104" w:author="Pham Thanh" w:date="2018-07-20T14:31:00Z">
              <w:r w:rsidRPr="00F61A67">
                <w:rPr>
                  <w:lang w:val="en-GB"/>
                </w:rPr>
                <w:t>git add newfile</w:t>
              </w:r>
            </w:ins>
          </w:p>
          <w:p w14:paraId="2EBD15E4" w14:textId="4C022D20" w:rsidR="006C4099" w:rsidRPr="001800C8" w:rsidRDefault="00F61A67" w:rsidP="00F61A67">
            <w:pPr>
              <w:rPr>
                <w:ins w:id="1105" w:author="Pham Thanh" w:date="2018-07-20T14:20:00Z"/>
                <w:lang w:val="en-GB"/>
              </w:rPr>
            </w:pPr>
            <w:ins w:id="1106" w:author="Pham Thanh" w:date="2018-07-20T14:31:00Z">
              <w:r w:rsidRPr="00F61A67">
                <w:rPr>
                  <w:lang w:val="en-GB"/>
                </w:rPr>
                <w:t>git diff --staged &gt; patch-issue-2.patch</w:t>
              </w:r>
            </w:ins>
          </w:p>
        </w:tc>
      </w:tr>
      <w:tr w:rsidR="006C4099" w14:paraId="3A54A75E" w14:textId="77777777" w:rsidTr="00C10DEC">
        <w:trPr>
          <w:trHeight w:val="454"/>
          <w:ins w:id="1107" w:author="Pham Thanh" w:date="2018-07-20T14:20:00Z"/>
        </w:trPr>
        <w:tc>
          <w:tcPr>
            <w:tcW w:w="3539" w:type="dxa"/>
            <w:vAlign w:val="center"/>
          </w:tcPr>
          <w:p w14:paraId="68A766DF" w14:textId="624D96BF" w:rsidR="006C4099" w:rsidRPr="001800C8" w:rsidRDefault="00F61A67" w:rsidP="00F117C1">
            <w:pPr>
              <w:rPr>
                <w:ins w:id="1108" w:author="Pham Thanh" w:date="2018-07-20T14:20:00Z"/>
                <w:lang w:val="en-GB"/>
              </w:rPr>
            </w:pPr>
            <w:ins w:id="1109"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110" w:author="Pham Thanh" w:date="2018-07-20T14:31:00Z"/>
                <w:lang w:val="en-GB"/>
              </w:rPr>
            </w:pPr>
            <w:ins w:id="1111" w:author="Pham Thanh" w:date="2018-07-20T14:31:00Z">
              <w:r w:rsidRPr="00F61A67">
                <w:rPr>
                  <w:lang w:val="en-GB"/>
                </w:rPr>
                <w:t>git add newfile</w:t>
              </w:r>
            </w:ins>
          </w:p>
          <w:p w14:paraId="792277A3" w14:textId="7B487CCC" w:rsidR="006C4099" w:rsidRPr="001800C8" w:rsidRDefault="00F61A67" w:rsidP="00F61A67">
            <w:pPr>
              <w:rPr>
                <w:ins w:id="1112" w:author="Pham Thanh" w:date="2018-07-20T14:20:00Z"/>
                <w:lang w:val="en-GB"/>
              </w:rPr>
            </w:pPr>
            <w:ins w:id="1113" w:author="Pham Thanh" w:date="2018-07-20T14:31:00Z">
              <w:r w:rsidRPr="00F61A67">
                <w:rPr>
                  <w:lang w:val="en-GB"/>
                </w:rPr>
                <w:t>git diff HEAD &gt; patch-issue-2.patch</w:t>
              </w:r>
            </w:ins>
          </w:p>
        </w:tc>
      </w:tr>
      <w:tr w:rsidR="006C4099" w14:paraId="31B324BE" w14:textId="77777777" w:rsidTr="00C10DEC">
        <w:trPr>
          <w:trHeight w:val="454"/>
          <w:ins w:id="1114" w:author="Pham Thanh" w:date="2018-07-20T14:20:00Z"/>
        </w:trPr>
        <w:tc>
          <w:tcPr>
            <w:tcW w:w="3539" w:type="dxa"/>
            <w:vAlign w:val="center"/>
          </w:tcPr>
          <w:p w14:paraId="5CA5A46D" w14:textId="09673A1F" w:rsidR="006C4099" w:rsidRPr="001800C8" w:rsidRDefault="00F61A67" w:rsidP="00F117C1">
            <w:pPr>
              <w:rPr>
                <w:ins w:id="1115" w:author="Pham Thanh" w:date="2018-07-20T14:20:00Z"/>
                <w:lang w:val="en-GB"/>
              </w:rPr>
            </w:pPr>
            <w:ins w:id="1116" w:author="Pham Thanh" w:date="2018-07-20T14:32:00Z">
              <w:r w:rsidRPr="00F61A67">
                <w:rPr>
                  <w:lang w:val="en-GB"/>
                </w:rPr>
                <w:t>Tạo patch từ một commit</w:t>
              </w:r>
            </w:ins>
          </w:p>
        </w:tc>
        <w:tc>
          <w:tcPr>
            <w:tcW w:w="5811" w:type="dxa"/>
            <w:vAlign w:val="center"/>
          </w:tcPr>
          <w:p w14:paraId="59A1DD49" w14:textId="53EBA038" w:rsidR="006C4099" w:rsidRPr="001800C8" w:rsidRDefault="00F61A67" w:rsidP="00F117C1">
            <w:pPr>
              <w:rPr>
                <w:ins w:id="1117" w:author="Pham Thanh" w:date="2018-07-20T14:20:00Z"/>
                <w:lang w:val="en-GB"/>
              </w:rPr>
            </w:pPr>
            <w:ins w:id="1118" w:author="Pham Thanh" w:date="2018-07-20T14:32:00Z">
              <w:r w:rsidRPr="00F61A67">
                <w:rPr>
                  <w:lang w:val="en-GB"/>
                </w:rPr>
                <w:t>git format-patch COMMIT_ID</w:t>
              </w:r>
            </w:ins>
          </w:p>
        </w:tc>
      </w:tr>
      <w:tr w:rsidR="006C4099" w14:paraId="77C92B70" w14:textId="77777777" w:rsidTr="00C10DEC">
        <w:trPr>
          <w:trHeight w:val="454"/>
          <w:ins w:id="1119" w:author="Pham Thanh" w:date="2018-07-20T14:20:00Z"/>
        </w:trPr>
        <w:tc>
          <w:tcPr>
            <w:tcW w:w="3539" w:type="dxa"/>
            <w:vAlign w:val="center"/>
          </w:tcPr>
          <w:p w14:paraId="40956417" w14:textId="74C7D17D" w:rsidR="006C4099" w:rsidRPr="001800C8" w:rsidRDefault="00F61A67" w:rsidP="00F117C1">
            <w:pPr>
              <w:rPr>
                <w:ins w:id="1120" w:author="Pham Thanh" w:date="2018-07-20T14:20:00Z"/>
                <w:lang w:val="en-GB"/>
              </w:rPr>
            </w:pPr>
            <w:ins w:id="1121"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122" w:author="Pham Thanh" w:date="2018-07-20T14:20:00Z"/>
                <w:lang w:val="en-GB"/>
              </w:rPr>
            </w:pPr>
            <w:ins w:id="1123" w:author="Pham Thanh" w:date="2018-07-20T14:32:00Z">
              <w:r w:rsidRPr="00F61A67">
                <w:rPr>
                  <w:lang w:val="en-GB"/>
                </w:rPr>
                <w:t>git format-patch HEAD~2</w:t>
              </w:r>
            </w:ins>
          </w:p>
        </w:tc>
      </w:tr>
      <w:tr w:rsidR="006C4099" w14:paraId="6FA7B002" w14:textId="77777777" w:rsidTr="00C10DEC">
        <w:trPr>
          <w:trHeight w:val="454"/>
          <w:ins w:id="1124" w:author="Pham Thanh" w:date="2018-07-20T14:20:00Z"/>
        </w:trPr>
        <w:tc>
          <w:tcPr>
            <w:tcW w:w="3539" w:type="dxa"/>
            <w:vAlign w:val="center"/>
          </w:tcPr>
          <w:p w14:paraId="7B944E69" w14:textId="518DC19C" w:rsidR="006C4099" w:rsidRPr="001800C8" w:rsidRDefault="00F61A67" w:rsidP="00F117C1">
            <w:pPr>
              <w:rPr>
                <w:ins w:id="1125" w:author="Pham Thanh" w:date="2018-07-20T14:20:00Z"/>
                <w:lang w:val="en-GB"/>
              </w:rPr>
            </w:pPr>
            <w:ins w:id="1126"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127" w:author="Pham Thanh" w:date="2018-07-20T14:20:00Z"/>
                <w:lang w:val="en-GB"/>
              </w:rPr>
            </w:pPr>
            <w:ins w:id="1128" w:author="Pham Thanh" w:date="2018-07-20T14:32:00Z">
              <w:r w:rsidRPr="00F61A67">
                <w:rPr>
                  <w:lang w:val="en-GB"/>
                </w:rPr>
                <w:t>git format-patch origin/master</w:t>
              </w:r>
            </w:ins>
          </w:p>
        </w:tc>
      </w:tr>
      <w:tr w:rsidR="006C4099" w14:paraId="25259E35" w14:textId="77777777" w:rsidTr="00C10DEC">
        <w:trPr>
          <w:trHeight w:val="454"/>
          <w:ins w:id="1129" w:author="Pham Thanh" w:date="2018-07-20T14:20:00Z"/>
        </w:trPr>
        <w:tc>
          <w:tcPr>
            <w:tcW w:w="3539" w:type="dxa"/>
            <w:vAlign w:val="center"/>
          </w:tcPr>
          <w:p w14:paraId="0F1827E1" w14:textId="12D08C70" w:rsidR="006C4099" w:rsidRPr="001800C8" w:rsidRDefault="00F61A67" w:rsidP="00F117C1">
            <w:pPr>
              <w:rPr>
                <w:ins w:id="1130" w:author="Pham Thanh" w:date="2018-07-20T14:20:00Z"/>
                <w:lang w:val="en-GB"/>
              </w:rPr>
            </w:pPr>
            <w:ins w:id="1131"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132" w:author="Pham Thanh" w:date="2018-07-20T14:20:00Z"/>
                <w:lang w:val="en-GB"/>
              </w:rPr>
            </w:pPr>
            <w:ins w:id="1133" w:author="Pham Thanh" w:date="2018-07-20T14:33:00Z">
              <w:r w:rsidRPr="00F61A67">
                <w:rPr>
                  <w:lang w:val="en-GB"/>
                </w:rPr>
                <w:t>git format-patch --binary --full-index origin/master</w:t>
              </w:r>
            </w:ins>
          </w:p>
        </w:tc>
      </w:tr>
      <w:tr w:rsidR="006C4099" w14:paraId="1051635F" w14:textId="77777777" w:rsidTr="00C10DEC">
        <w:trPr>
          <w:trHeight w:val="454"/>
          <w:ins w:id="1134" w:author="Pham Thanh" w:date="2018-07-20T14:20:00Z"/>
        </w:trPr>
        <w:tc>
          <w:tcPr>
            <w:tcW w:w="3539" w:type="dxa"/>
            <w:vAlign w:val="center"/>
          </w:tcPr>
          <w:p w14:paraId="2F33270E" w14:textId="503C70A4" w:rsidR="006C4099" w:rsidRPr="001800C8" w:rsidRDefault="00F61A67" w:rsidP="00F117C1">
            <w:pPr>
              <w:rPr>
                <w:ins w:id="1135" w:author="Pham Thanh" w:date="2018-07-20T14:20:00Z"/>
                <w:lang w:val="en-GB"/>
              </w:rPr>
            </w:pPr>
            <w:ins w:id="1136"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137" w:author="Pham Thanh" w:date="2018-07-20T14:20:00Z"/>
                <w:lang w:val="en-GB"/>
              </w:rPr>
            </w:pPr>
            <w:ins w:id="1138" w:author="Pham Thanh" w:date="2018-07-20T14:33:00Z">
              <w:r w:rsidRPr="00F61A67">
                <w:rPr>
                  <w:lang w:val="en-GB"/>
                </w:rPr>
                <w:t>git apply -v patch-name.patch</w:t>
              </w:r>
            </w:ins>
          </w:p>
        </w:tc>
      </w:tr>
      <w:tr w:rsidR="006C4099" w14:paraId="389702C3" w14:textId="77777777" w:rsidTr="00C10DEC">
        <w:trPr>
          <w:trHeight w:val="454"/>
          <w:ins w:id="1139" w:author="Pham Thanh" w:date="2018-07-20T14:20:00Z"/>
        </w:trPr>
        <w:tc>
          <w:tcPr>
            <w:tcW w:w="3539" w:type="dxa"/>
            <w:vAlign w:val="center"/>
          </w:tcPr>
          <w:p w14:paraId="1D5DF5E7" w14:textId="428C526F" w:rsidR="006C4099" w:rsidRPr="001800C8" w:rsidRDefault="00F61A67" w:rsidP="00F117C1">
            <w:pPr>
              <w:rPr>
                <w:ins w:id="1140" w:author="Pham Thanh" w:date="2018-07-20T14:20:00Z"/>
                <w:lang w:val="en-GB"/>
              </w:rPr>
            </w:pPr>
            <w:ins w:id="1141"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142" w:author="Pham Thanh" w:date="2018-07-20T14:20:00Z"/>
                <w:lang w:val="en-GB"/>
              </w:rPr>
            </w:pPr>
            <w:ins w:id="1143" w:author="Pham Thanh" w:date="2018-07-20T14:33:00Z">
              <w:r w:rsidRPr="00F61A67">
                <w:rPr>
                  <w:lang w:val="en-GB"/>
                </w:rPr>
                <w:t>git am patch1.patch</w:t>
              </w:r>
            </w:ins>
          </w:p>
        </w:tc>
      </w:tr>
      <w:tr w:rsidR="006C4099" w14:paraId="07609B9D" w14:textId="77777777" w:rsidTr="00C10DEC">
        <w:trPr>
          <w:trHeight w:val="454"/>
          <w:ins w:id="1144" w:author="Pham Thanh" w:date="2018-07-20T14:20:00Z"/>
        </w:trPr>
        <w:tc>
          <w:tcPr>
            <w:tcW w:w="3539" w:type="dxa"/>
            <w:vAlign w:val="center"/>
          </w:tcPr>
          <w:p w14:paraId="1451BEE5" w14:textId="6260C377" w:rsidR="006C4099" w:rsidRPr="001800C8" w:rsidRDefault="00F61A67" w:rsidP="00F117C1">
            <w:pPr>
              <w:rPr>
                <w:ins w:id="1145" w:author="Pham Thanh" w:date="2018-07-20T14:20:00Z"/>
                <w:lang w:val="en-GB"/>
              </w:rPr>
            </w:pPr>
            <w:ins w:id="1146"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147" w:author="Pham Thanh" w:date="2018-07-20T14:20:00Z"/>
                <w:lang w:val="en-GB"/>
              </w:rPr>
            </w:pPr>
            <w:ins w:id="1148" w:author="Pham Thanh" w:date="2018-07-20T14:33:00Z">
              <w:r w:rsidRPr="00F61A67">
                <w:rPr>
                  <w:lang w:val="en-GB"/>
                </w:rPr>
                <w:t>git tag 7.x-1.3</w:t>
              </w:r>
            </w:ins>
          </w:p>
        </w:tc>
      </w:tr>
      <w:tr w:rsidR="006C4099" w14:paraId="048B5FD6" w14:textId="77777777" w:rsidTr="00C10DEC">
        <w:trPr>
          <w:trHeight w:val="454"/>
          <w:ins w:id="1149" w:author="Pham Thanh" w:date="2018-07-20T14:20:00Z"/>
        </w:trPr>
        <w:tc>
          <w:tcPr>
            <w:tcW w:w="3539" w:type="dxa"/>
            <w:vAlign w:val="center"/>
          </w:tcPr>
          <w:p w14:paraId="022A234F" w14:textId="37C0322A" w:rsidR="006C4099" w:rsidRPr="001800C8" w:rsidRDefault="00F61A67" w:rsidP="00F117C1">
            <w:pPr>
              <w:rPr>
                <w:ins w:id="1150" w:author="Pham Thanh" w:date="2018-07-20T14:20:00Z"/>
                <w:lang w:val="en-GB"/>
              </w:rPr>
            </w:pPr>
            <w:ins w:id="1151"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152" w:author="Pham Thanh" w:date="2018-07-20T14:20:00Z"/>
                <w:lang w:val="en-GB"/>
              </w:rPr>
            </w:pPr>
            <w:ins w:id="1153" w:author="Pham Thanh" w:date="2018-07-20T14:34:00Z">
              <w:r w:rsidRPr="00F61A67">
                <w:rPr>
                  <w:lang w:val="en-GB"/>
                </w:rPr>
                <w:t>git push origin 7.x-1.3</w:t>
              </w:r>
            </w:ins>
          </w:p>
        </w:tc>
      </w:tr>
      <w:tr w:rsidR="006C4099" w14:paraId="52526B95" w14:textId="77777777" w:rsidTr="00C10DEC">
        <w:trPr>
          <w:trHeight w:val="454"/>
          <w:ins w:id="1154" w:author="Pham Thanh" w:date="2018-07-20T14:20:00Z"/>
        </w:trPr>
        <w:tc>
          <w:tcPr>
            <w:tcW w:w="3539" w:type="dxa"/>
            <w:vAlign w:val="center"/>
          </w:tcPr>
          <w:p w14:paraId="71E83A0E" w14:textId="2219D2B6" w:rsidR="006C4099" w:rsidRPr="001800C8" w:rsidRDefault="00F61A67" w:rsidP="00F117C1">
            <w:pPr>
              <w:rPr>
                <w:ins w:id="1155" w:author="Pham Thanh" w:date="2018-07-20T14:20:00Z"/>
                <w:lang w:val="en-GB"/>
              </w:rPr>
            </w:pPr>
            <w:ins w:id="1156" w:author="Pham Thanh" w:date="2018-07-20T14:34:00Z">
              <w:r w:rsidRPr="00F61A67">
                <w:rPr>
                  <w:lang w:val="en-GB"/>
                </w:rPr>
                <w:lastRenderedPageBreak/>
                <w:t>Tạo một nhánh</w:t>
              </w:r>
            </w:ins>
          </w:p>
        </w:tc>
        <w:tc>
          <w:tcPr>
            <w:tcW w:w="5811" w:type="dxa"/>
            <w:vAlign w:val="center"/>
          </w:tcPr>
          <w:p w14:paraId="3898DDD2" w14:textId="77777777" w:rsidR="00F61A67" w:rsidRPr="00F61A67" w:rsidRDefault="00F61A67" w:rsidP="00F61A67">
            <w:pPr>
              <w:rPr>
                <w:ins w:id="1157" w:author="Pham Thanh" w:date="2018-07-20T14:34:00Z"/>
                <w:lang w:val="en-GB"/>
              </w:rPr>
            </w:pPr>
            <w:ins w:id="1158" w:author="Pham Thanh" w:date="2018-07-20T14:34:00Z">
              <w:r w:rsidRPr="00F61A67">
                <w:rPr>
                  <w:lang w:val="en-GB"/>
                </w:rPr>
                <w:t>git checkout master</w:t>
              </w:r>
            </w:ins>
          </w:p>
          <w:p w14:paraId="75081675" w14:textId="5B828519" w:rsidR="006C4099" w:rsidRPr="001800C8" w:rsidRDefault="00F61A67" w:rsidP="00F61A67">
            <w:pPr>
              <w:rPr>
                <w:ins w:id="1159" w:author="Pham Thanh" w:date="2018-07-20T14:20:00Z"/>
                <w:lang w:val="en-GB"/>
              </w:rPr>
            </w:pPr>
            <w:ins w:id="1160" w:author="Pham Thanh" w:date="2018-07-20T14:34:00Z">
              <w:r w:rsidRPr="00F61A67">
                <w:rPr>
                  <w:lang w:val="en-GB"/>
                </w:rPr>
                <w:t>git branch new-branch-name</w:t>
              </w:r>
            </w:ins>
          </w:p>
        </w:tc>
      </w:tr>
      <w:tr w:rsidR="006C4099" w14:paraId="329345A0" w14:textId="77777777" w:rsidTr="00C10DEC">
        <w:trPr>
          <w:trHeight w:val="454"/>
          <w:ins w:id="1161" w:author="Pham Thanh" w:date="2018-07-20T14:20:00Z"/>
        </w:trPr>
        <w:tc>
          <w:tcPr>
            <w:tcW w:w="3539" w:type="dxa"/>
            <w:vAlign w:val="center"/>
          </w:tcPr>
          <w:p w14:paraId="3EF60E51" w14:textId="20DB439E" w:rsidR="006C4099" w:rsidRPr="001800C8" w:rsidRDefault="00F61A67" w:rsidP="00F117C1">
            <w:pPr>
              <w:rPr>
                <w:ins w:id="1162" w:author="Pham Thanh" w:date="2018-07-20T14:20:00Z"/>
                <w:lang w:val="en-GB"/>
              </w:rPr>
            </w:pPr>
            <w:ins w:id="1163"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164" w:author="Pham Thanh" w:date="2018-07-20T14:20:00Z"/>
                <w:lang w:val="en-GB"/>
              </w:rPr>
            </w:pPr>
            <w:ins w:id="1165" w:author="Pham Thanh" w:date="2018-07-20T14:38:00Z">
              <w:r w:rsidRPr="00F61A67">
                <w:rPr>
                  <w:lang w:val="en-GB"/>
                </w:rPr>
                <w:t>git checkout new-branch-name</w:t>
              </w:r>
            </w:ins>
          </w:p>
        </w:tc>
      </w:tr>
      <w:tr w:rsidR="006C4099" w14:paraId="3A26071A" w14:textId="77777777" w:rsidTr="00C10DEC">
        <w:trPr>
          <w:trHeight w:val="454"/>
          <w:ins w:id="1166" w:author="Pham Thanh" w:date="2018-07-20T14:20:00Z"/>
        </w:trPr>
        <w:tc>
          <w:tcPr>
            <w:tcW w:w="3539" w:type="dxa"/>
            <w:vAlign w:val="center"/>
          </w:tcPr>
          <w:p w14:paraId="56E2E018" w14:textId="05101B8A" w:rsidR="006C4099" w:rsidRPr="001800C8" w:rsidRDefault="00F61A67" w:rsidP="00F117C1">
            <w:pPr>
              <w:rPr>
                <w:ins w:id="1167" w:author="Pham Thanh" w:date="2018-07-20T14:20:00Z"/>
                <w:lang w:val="en-GB"/>
              </w:rPr>
            </w:pPr>
            <w:ins w:id="1168"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169" w:author="Pham Thanh" w:date="2018-07-20T14:20:00Z"/>
                <w:lang w:val="en-GB"/>
              </w:rPr>
            </w:pPr>
            <w:ins w:id="1170" w:author="Pham Thanh" w:date="2018-07-20T14:38:00Z">
              <w:r w:rsidRPr="00F61A67">
                <w:rPr>
                  <w:lang w:val="en-GB"/>
                </w:rPr>
                <w:t>git cherry -v master</w:t>
              </w:r>
            </w:ins>
          </w:p>
        </w:tc>
      </w:tr>
      <w:tr w:rsidR="006C4099" w14:paraId="1D91A000" w14:textId="77777777" w:rsidTr="00C10DEC">
        <w:trPr>
          <w:trHeight w:val="454"/>
          <w:ins w:id="1171" w:author="Pham Thanh" w:date="2018-07-20T14:20:00Z"/>
        </w:trPr>
        <w:tc>
          <w:tcPr>
            <w:tcW w:w="3539" w:type="dxa"/>
            <w:vAlign w:val="center"/>
          </w:tcPr>
          <w:p w14:paraId="5FEB3D65" w14:textId="5485D04D" w:rsidR="006C4099" w:rsidRPr="001800C8" w:rsidRDefault="00F61A67" w:rsidP="00F117C1">
            <w:pPr>
              <w:rPr>
                <w:ins w:id="1172" w:author="Pham Thanh" w:date="2018-07-20T14:20:00Z"/>
                <w:lang w:val="en-GB"/>
              </w:rPr>
            </w:pPr>
            <w:ins w:id="1173"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1174" w:author="Pham Thanh" w:date="2018-07-20T14:38:00Z"/>
                <w:lang w:val="en-GB"/>
              </w:rPr>
            </w:pPr>
            <w:ins w:id="1175" w:author="Pham Thanh" w:date="2018-07-20T14:38:00Z">
              <w:r w:rsidRPr="00F61A67">
                <w:rPr>
                  <w:lang w:val="en-GB"/>
                </w:rPr>
                <w:t>git checkout master</w:t>
              </w:r>
            </w:ins>
          </w:p>
          <w:p w14:paraId="5E9F3A6F" w14:textId="0ADDDDEC" w:rsidR="006C4099" w:rsidRPr="001800C8" w:rsidRDefault="00F61A67" w:rsidP="00F61A67">
            <w:pPr>
              <w:rPr>
                <w:ins w:id="1176" w:author="Pham Thanh" w:date="2018-07-20T14:20:00Z"/>
                <w:lang w:val="en-GB"/>
              </w:rPr>
            </w:pPr>
            <w:ins w:id="1177" w:author="Pham Thanh" w:date="2018-07-20T14:38:00Z">
              <w:r w:rsidRPr="00F61A67">
                <w:rPr>
                  <w:lang w:val="en-GB"/>
                </w:rPr>
                <w:t>git merge branch-name</w:t>
              </w:r>
            </w:ins>
          </w:p>
        </w:tc>
      </w:tr>
      <w:tr w:rsidR="006C4099" w14:paraId="56A662C1" w14:textId="77777777" w:rsidTr="00C10DEC">
        <w:trPr>
          <w:trHeight w:val="454"/>
          <w:ins w:id="1178" w:author="Pham Thanh" w:date="2018-07-20T14:20:00Z"/>
        </w:trPr>
        <w:tc>
          <w:tcPr>
            <w:tcW w:w="3539" w:type="dxa"/>
            <w:vAlign w:val="center"/>
          </w:tcPr>
          <w:p w14:paraId="76B3D426" w14:textId="11FE8B86" w:rsidR="006C4099" w:rsidRPr="001800C8" w:rsidRDefault="00F61A67" w:rsidP="00F117C1">
            <w:pPr>
              <w:rPr>
                <w:ins w:id="1179" w:author="Pham Thanh" w:date="2018-07-20T14:20:00Z"/>
                <w:lang w:val="en-GB"/>
              </w:rPr>
            </w:pPr>
            <w:ins w:id="1180" w:author="Pham Thanh" w:date="2018-07-20T14:39:00Z">
              <w:r w:rsidRPr="00F61A67">
                <w:rPr>
                  <w:lang w:val="en-GB"/>
                </w:rPr>
                <w:t>Merge branch mà không commit</w:t>
              </w:r>
            </w:ins>
          </w:p>
        </w:tc>
        <w:tc>
          <w:tcPr>
            <w:tcW w:w="5811" w:type="dxa"/>
            <w:vAlign w:val="center"/>
          </w:tcPr>
          <w:p w14:paraId="6BDE9FD3" w14:textId="5BFC2891" w:rsidR="006C4099" w:rsidRPr="001800C8" w:rsidRDefault="00F61A67" w:rsidP="00F117C1">
            <w:pPr>
              <w:rPr>
                <w:ins w:id="1181" w:author="Pham Thanh" w:date="2018-07-20T14:20:00Z"/>
                <w:lang w:val="en-GB"/>
              </w:rPr>
            </w:pPr>
            <w:ins w:id="1182" w:author="Pham Thanh" w:date="2018-07-20T14:39:00Z">
              <w:r w:rsidRPr="00F61A67">
                <w:rPr>
                  <w:lang w:val="en-GB"/>
                </w:rPr>
                <w:t>git merge branch-name --no-commit --no-ff</w:t>
              </w:r>
            </w:ins>
          </w:p>
        </w:tc>
      </w:tr>
      <w:tr w:rsidR="006C4099" w14:paraId="053B6935" w14:textId="77777777" w:rsidTr="00C10DEC">
        <w:trPr>
          <w:trHeight w:val="454"/>
          <w:ins w:id="1183" w:author="Pham Thanh" w:date="2018-07-20T14:20:00Z"/>
        </w:trPr>
        <w:tc>
          <w:tcPr>
            <w:tcW w:w="3539" w:type="dxa"/>
            <w:vAlign w:val="center"/>
          </w:tcPr>
          <w:p w14:paraId="48275EC1" w14:textId="4352923F" w:rsidR="006C4099" w:rsidRPr="001800C8" w:rsidRDefault="00F61A67" w:rsidP="00F117C1">
            <w:pPr>
              <w:rPr>
                <w:ins w:id="1184" w:author="Pham Thanh" w:date="2018-07-20T14:20:00Z"/>
                <w:lang w:val="en-GB"/>
              </w:rPr>
            </w:pPr>
            <w:ins w:id="1185"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1186" w:author="Pham Thanh" w:date="2018-07-20T14:20:00Z"/>
                <w:lang w:val="en-GB"/>
              </w:rPr>
            </w:pPr>
            <w:ins w:id="1187" w:author="Pham Thanh" w:date="2018-07-20T14:40:00Z">
              <w:r w:rsidRPr="00F61A67">
                <w:rPr>
                  <w:lang w:val="en-GB"/>
                </w:rPr>
                <w:t>git diff branch-name</w:t>
              </w:r>
            </w:ins>
          </w:p>
        </w:tc>
      </w:tr>
      <w:tr w:rsidR="006C4099" w14:paraId="39BACB65" w14:textId="77777777" w:rsidTr="00C10DEC">
        <w:trPr>
          <w:trHeight w:val="454"/>
          <w:ins w:id="1188" w:author="Pham Thanh" w:date="2018-07-20T14:20:00Z"/>
        </w:trPr>
        <w:tc>
          <w:tcPr>
            <w:tcW w:w="3539" w:type="dxa"/>
            <w:vAlign w:val="center"/>
          </w:tcPr>
          <w:p w14:paraId="533FB81F" w14:textId="64325D8A" w:rsidR="006C4099" w:rsidRPr="001800C8" w:rsidRDefault="00F61A67" w:rsidP="00F117C1">
            <w:pPr>
              <w:rPr>
                <w:ins w:id="1189" w:author="Pham Thanh" w:date="2018-07-20T14:20:00Z"/>
                <w:lang w:val="en-GB"/>
              </w:rPr>
            </w:pPr>
            <w:ins w:id="1190"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1191" w:author="Pham Thanh" w:date="2018-07-20T14:20:00Z"/>
                <w:lang w:val="en-GB"/>
              </w:rPr>
            </w:pPr>
            <w:ins w:id="1192" w:author="Pham Thanh" w:date="2018-07-20T14:40:00Z">
              <w:r w:rsidRPr="00F61A67">
                <w:rPr>
                  <w:lang w:val="en-GB"/>
                </w:rPr>
                <w:t>git diff branch-name path/to/file</w:t>
              </w:r>
            </w:ins>
          </w:p>
        </w:tc>
      </w:tr>
      <w:tr w:rsidR="006C4099" w14:paraId="69C9A01C" w14:textId="77777777" w:rsidTr="00C10DEC">
        <w:trPr>
          <w:trHeight w:val="454"/>
          <w:ins w:id="1193" w:author="Pham Thanh" w:date="2018-07-20T14:20:00Z"/>
        </w:trPr>
        <w:tc>
          <w:tcPr>
            <w:tcW w:w="3539" w:type="dxa"/>
            <w:vAlign w:val="center"/>
          </w:tcPr>
          <w:p w14:paraId="4E19A49A" w14:textId="57D336DB" w:rsidR="006C4099" w:rsidRPr="001800C8" w:rsidRDefault="00F61A67" w:rsidP="00F117C1">
            <w:pPr>
              <w:rPr>
                <w:ins w:id="1194" w:author="Pham Thanh" w:date="2018-07-20T14:20:00Z"/>
                <w:lang w:val="en-GB"/>
              </w:rPr>
            </w:pPr>
            <w:ins w:id="1195"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1196" w:author="Pham Thanh" w:date="2018-07-20T14:20:00Z"/>
                <w:lang w:val="en-GB"/>
              </w:rPr>
            </w:pPr>
            <w:ins w:id="1197" w:author="Pham Thanh" w:date="2018-07-20T14:40:00Z">
              <w:r w:rsidRPr="00F61A67">
                <w:rPr>
                  <w:lang w:val="en-GB"/>
                </w:rPr>
                <w:t>git branch -d branch-name</w:t>
              </w:r>
            </w:ins>
          </w:p>
        </w:tc>
      </w:tr>
      <w:tr w:rsidR="006C4099" w14:paraId="051A789E" w14:textId="77777777" w:rsidTr="00C10DEC">
        <w:trPr>
          <w:trHeight w:val="454"/>
          <w:ins w:id="1198" w:author="Pham Thanh" w:date="2018-07-20T14:20:00Z"/>
        </w:trPr>
        <w:tc>
          <w:tcPr>
            <w:tcW w:w="3539" w:type="dxa"/>
            <w:vAlign w:val="center"/>
          </w:tcPr>
          <w:p w14:paraId="77104735" w14:textId="6FD3EA59" w:rsidR="006C4099" w:rsidRPr="001800C8" w:rsidRDefault="00F61A67" w:rsidP="00F117C1">
            <w:pPr>
              <w:rPr>
                <w:ins w:id="1199" w:author="Pham Thanh" w:date="2018-07-20T14:20:00Z"/>
                <w:lang w:val="en-GB"/>
              </w:rPr>
            </w:pPr>
            <w:ins w:id="1200"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1201" w:author="Pham Thanh" w:date="2018-07-20T14:20:00Z"/>
                <w:lang w:val="en-GB"/>
              </w:rPr>
            </w:pPr>
            <w:ins w:id="1202" w:author="Pham Thanh" w:date="2018-07-20T14:41:00Z">
              <w:r w:rsidRPr="00F61A67">
                <w:rPr>
                  <w:lang w:val="en-GB"/>
                </w:rPr>
                <w:t>git push origin branch-name</w:t>
              </w:r>
            </w:ins>
          </w:p>
        </w:tc>
      </w:tr>
      <w:tr w:rsidR="006C4099" w14:paraId="50FE1706" w14:textId="77777777" w:rsidTr="00C10DEC">
        <w:trPr>
          <w:trHeight w:val="454"/>
          <w:ins w:id="1203" w:author="Pham Thanh" w:date="2018-07-20T14:20:00Z"/>
        </w:trPr>
        <w:tc>
          <w:tcPr>
            <w:tcW w:w="3539" w:type="dxa"/>
            <w:vAlign w:val="center"/>
          </w:tcPr>
          <w:p w14:paraId="63920922" w14:textId="3FAFA3C5" w:rsidR="006C4099" w:rsidRPr="001800C8" w:rsidRDefault="00D07D6F" w:rsidP="00F117C1">
            <w:pPr>
              <w:rPr>
                <w:ins w:id="1204" w:author="Pham Thanh" w:date="2018-07-20T14:20:00Z"/>
                <w:lang w:val="en-GB"/>
              </w:rPr>
            </w:pPr>
            <w:ins w:id="1205"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1206" w:author="Pham Thanh" w:date="2018-07-20T14:20:00Z"/>
                <w:lang w:val="en-GB"/>
              </w:rPr>
            </w:pPr>
            <w:ins w:id="1207" w:author="Pham Thanh" w:date="2018-07-20T15:07:00Z">
              <w:r w:rsidRPr="00D07D6F">
                <w:rPr>
                  <w:lang w:val="en-GB"/>
                </w:rPr>
                <w:t>git fetch orgin</w:t>
              </w:r>
            </w:ins>
          </w:p>
        </w:tc>
      </w:tr>
      <w:tr w:rsidR="006C4099" w14:paraId="01BF66DD" w14:textId="77777777" w:rsidTr="00C10DEC">
        <w:trPr>
          <w:trHeight w:val="454"/>
          <w:ins w:id="1208" w:author="Pham Thanh" w:date="2018-07-20T14:20:00Z"/>
        </w:trPr>
        <w:tc>
          <w:tcPr>
            <w:tcW w:w="3539" w:type="dxa"/>
            <w:vAlign w:val="center"/>
          </w:tcPr>
          <w:p w14:paraId="3EC61420" w14:textId="63835E78" w:rsidR="006C4099" w:rsidRPr="001800C8" w:rsidRDefault="00D07D6F" w:rsidP="00F117C1">
            <w:pPr>
              <w:rPr>
                <w:ins w:id="1209" w:author="Pham Thanh" w:date="2018-07-20T14:20:00Z"/>
                <w:lang w:val="en-GB"/>
              </w:rPr>
            </w:pPr>
            <w:ins w:id="1210"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1211" w:author="Pham Thanh" w:date="2018-07-20T14:20:00Z"/>
                <w:lang w:val="en-GB"/>
              </w:rPr>
            </w:pPr>
            <w:ins w:id="1212" w:author="Pham Thanh" w:date="2018-07-20T15:16:00Z">
              <w:r w:rsidRPr="00D07D6F">
                <w:rPr>
                  <w:lang w:val="en-GB"/>
                </w:rPr>
                <w:t>git rev-parse --show-toplevel</w:t>
              </w:r>
            </w:ins>
          </w:p>
        </w:tc>
      </w:tr>
      <w:tr w:rsidR="006C4099" w14:paraId="1440B03F" w14:textId="77777777" w:rsidTr="00C10DEC">
        <w:trPr>
          <w:trHeight w:val="454"/>
          <w:ins w:id="1213" w:author="Pham Thanh" w:date="2018-07-20T14:20:00Z"/>
        </w:trPr>
        <w:tc>
          <w:tcPr>
            <w:tcW w:w="3539" w:type="dxa"/>
            <w:vAlign w:val="center"/>
          </w:tcPr>
          <w:p w14:paraId="26D9D80C" w14:textId="6BE362D6" w:rsidR="006C4099" w:rsidRPr="00DC255F" w:rsidRDefault="00D07D6F" w:rsidP="00F117C1">
            <w:pPr>
              <w:rPr>
                <w:ins w:id="1214" w:author="Pham Thanh" w:date="2018-07-20T14:20:00Z"/>
              </w:rPr>
            </w:pPr>
            <w:ins w:id="1215"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1216" w:author="Pham Thanh" w:date="2018-07-20T14:20:00Z"/>
                <w:lang w:val="en-GB"/>
              </w:rPr>
            </w:pPr>
            <w:ins w:id="1217" w:author="Pham Thanh" w:date="2018-07-20T15:16:00Z">
              <w:r w:rsidRPr="00D07D6F">
                <w:rPr>
                  <w:lang w:val="en-GB"/>
                </w:rPr>
                <w:t>git rm $(git ls-files --deleted)</w:t>
              </w:r>
            </w:ins>
          </w:p>
        </w:tc>
      </w:tr>
      <w:tr w:rsidR="006C4099" w14:paraId="424C936B" w14:textId="77777777" w:rsidTr="00C10DEC">
        <w:trPr>
          <w:trHeight w:val="454"/>
          <w:ins w:id="1218" w:author="Pham Thanh" w:date="2018-07-20T14:20:00Z"/>
        </w:trPr>
        <w:tc>
          <w:tcPr>
            <w:tcW w:w="3539" w:type="dxa"/>
            <w:vAlign w:val="center"/>
          </w:tcPr>
          <w:p w14:paraId="10B625D3" w14:textId="60B21E76" w:rsidR="006C4099" w:rsidRPr="001800C8" w:rsidRDefault="00D07D6F" w:rsidP="00F117C1">
            <w:pPr>
              <w:rPr>
                <w:ins w:id="1219" w:author="Pham Thanh" w:date="2018-07-20T14:20:00Z"/>
                <w:lang w:val="en-GB"/>
              </w:rPr>
            </w:pPr>
            <w:ins w:id="1220" w:author="Pham Thanh" w:date="2018-07-20T15:16:00Z">
              <w:r w:rsidRPr="00D07D6F">
                <w:rPr>
                  <w:lang w:val="en-GB"/>
                </w:rPr>
                <w:t>Xoá toàn bộ các files chưa đc track</w:t>
              </w:r>
            </w:ins>
          </w:p>
        </w:tc>
        <w:tc>
          <w:tcPr>
            <w:tcW w:w="5811" w:type="dxa"/>
            <w:vAlign w:val="center"/>
          </w:tcPr>
          <w:p w14:paraId="2575D3D2" w14:textId="5EC439A3" w:rsidR="006C4099" w:rsidRDefault="00D07D6F" w:rsidP="00F117C1">
            <w:pPr>
              <w:rPr>
                <w:ins w:id="1221" w:author="Pham Thanh" w:date="2018-07-20T15:17:00Z"/>
                <w:lang w:val="en-GB"/>
              </w:rPr>
            </w:pPr>
            <w:ins w:id="1222" w:author="Pham Thanh" w:date="2018-07-20T15:16:00Z">
              <w:r w:rsidRPr="00D07D6F">
                <w:rPr>
                  <w:lang w:val="en-GB"/>
                </w:rPr>
                <w:t xml:space="preserve">git clean </w:t>
              </w:r>
            </w:ins>
            <w:ins w:id="1223" w:author="Pham Thanh" w:date="2018-07-20T15:17:00Z">
              <w:r>
                <w:rPr>
                  <w:lang w:val="en-GB"/>
                </w:rPr>
                <w:t>–</w:t>
              </w:r>
            </w:ins>
            <w:ins w:id="1224" w:author="Pham Thanh" w:date="2018-07-20T15:16:00Z">
              <w:r w:rsidRPr="00D07D6F">
                <w:rPr>
                  <w:lang w:val="en-GB"/>
                </w:rPr>
                <w:t>f</w:t>
              </w:r>
            </w:ins>
          </w:p>
          <w:p w14:paraId="58E2E3FD" w14:textId="498FAEBF" w:rsidR="00D07D6F" w:rsidRPr="00D07D6F" w:rsidRDefault="00D07D6F" w:rsidP="00D07D6F">
            <w:pPr>
              <w:rPr>
                <w:ins w:id="1225" w:author="Pham Thanh" w:date="2018-07-20T15:17:00Z"/>
                <w:lang w:val="en-GB"/>
              </w:rPr>
            </w:pPr>
            <w:ins w:id="1226"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1227" w:author="Pham Thanh" w:date="2018-07-20T14:20:00Z"/>
                <w:lang w:val="en-GB"/>
              </w:rPr>
            </w:pPr>
            <w:ins w:id="1228" w:author="Pham Thanh" w:date="2018-07-20T15:17:00Z">
              <w:r w:rsidRPr="00D07D6F">
                <w:rPr>
                  <w:lang w:val="en-GB"/>
                </w:rPr>
                <w:t>xem các file trướ</w:t>
              </w:r>
              <w:r w:rsidR="00B273A0">
                <w:rPr>
                  <w:lang w:val="en-GB"/>
                </w:rPr>
                <w:t>c khi xoá:</w:t>
              </w:r>
            </w:ins>
            <w:ins w:id="1229" w:author="Pham Thanh" w:date="2018-07-20T15:18:00Z">
              <w:r w:rsidR="00B273A0">
                <w:rPr>
                  <w:lang w:val="en-GB"/>
                </w:rPr>
                <w:t xml:space="preserve"> </w:t>
              </w:r>
            </w:ins>
            <w:ins w:id="1230" w:author="Pham Thanh" w:date="2018-07-20T15:17:00Z">
              <w:r w:rsidRPr="00D07D6F">
                <w:rPr>
                  <w:lang w:val="en-GB"/>
                </w:rPr>
                <w:t>git clean -n -f -d</w:t>
              </w:r>
            </w:ins>
          </w:p>
        </w:tc>
      </w:tr>
      <w:tr w:rsidR="006C4099" w14:paraId="662A004D" w14:textId="77777777" w:rsidTr="00C10DEC">
        <w:trPr>
          <w:trHeight w:val="454"/>
          <w:ins w:id="1231" w:author="Pham Thanh" w:date="2018-07-20T14:20:00Z"/>
        </w:trPr>
        <w:tc>
          <w:tcPr>
            <w:tcW w:w="3539" w:type="dxa"/>
            <w:vAlign w:val="center"/>
          </w:tcPr>
          <w:p w14:paraId="0EC048AA" w14:textId="0D278D67" w:rsidR="006C4099" w:rsidRPr="001800C8" w:rsidRDefault="00B273A0" w:rsidP="00F117C1">
            <w:pPr>
              <w:rPr>
                <w:ins w:id="1232" w:author="Pham Thanh" w:date="2018-07-20T14:20:00Z"/>
                <w:lang w:val="en-GB"/>
              </w:rPr>
            </w:pPr>
            <w:ins w:id="1233"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1234" w:author="Pham Thanh" w:date="2018-07-20T14:20:00Z"/>
                <w:lang w:val="en-GB"/>
              </w:rPr>
            </w:pPr>
            <w:ins w:id="1235" w:author="Pham Thanh" w:date="2018-07-20T15:18:00Z">
              <w:r w:rsidRPr="00B273A0">
                <w:rPr>
                  <w:lang w:val="en-GB"/>
                </w:rPr>
                <w:t>git reset HEAD file.txt</w:t>
              </w:r>
            </w:ins>
          </w:p>
        </w:tc>
      </w:tr>
      <w:tr w:rsidR="006C4099" w14:paraId="1910AA1B" w14:textId="77777777" w:rsidTr="00C10DEC">
        <w:trPr>
          <w:trHeight w:val="454"/>
          <w:ins w:id="1236" w:author="Pham Thanh" w:date="2018-07-20T14:20:00Z"/>
        </w:trPr>
        <w:tc>
          <w:tcPr>
            <w:tcW w:w="3539" w:type="dxa"/>
            <w:vAlign w:val="center"/>
          </w:tcPr>
          <w:p w14:paraId="745A7951" w14:textId="4584CF0B" w:rsidR="006C4099" w:rsidRPr="001800C8" w:rsidRDefault="00B273A0" w:rsidP="00F117C1">
            <w:pPr>
              <w:rPr>
                <w:ins w:id="1237" w:author="Pham Thanh" w:date="2018-07-20T14:20:00Z"/>
                <w:lang w:val="en-GB"/>
              </w:rPr>
            </w:pPr>
            <w:ins w:id="1238"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1239" w:author="Pham Thanh" w:date="2018-07-20T14:20:00Z"/>
                <w:lang w:val="en-GB"/>
              </w:rPr>
            </w:pPr>
            <w:ins w:id="1240" w:author="Pham Thanh" w:date="2018-07-20T15:20:00Z">
              <w:r w:rsidRPr="00B273A0">
                <w:rPr>
                  <w:lang w:val="en-GB"/>
                </w:rPr>
                <w:t>git describe --tags `git rev-list --tag --max-count=1</w:t>
              </w:r>
            </w:ins>
          </w:p>
        </w:tc>
      </w:tr>
      <w:tr w:rsidR="006C4099" w14:paraId="3B3E64FF" w14:textId="77777777" w:rsidTr="00C10DEC">
        <w:trPr>
          <w:trHeight w:val="454"/>
          <w:ins w:id="1241" w:author="Pham Thanh" w:date="2018-07-20T14:20:00Z"/>
        </w:trPr>
        <w:tc>
          <w:tcPr>
            <w:tcW w:w="3539" w:type="dxa"/>
            <w:vAlign w:val="center"/>
          </w:tcPr>
          <w:p w14:paraId="2F5A954B" w14:textId="4D1BD995" w:rsidR="006C4099" w:rsidRPr="001800C8" w:rsidRDefault="00B273A0" w:rsidP="00F117C1">
            <w:pPr>
              <w:rPr>
                <w:ins w:id="1242" w:author="Pham Thanh" w:date="2018-07-20T14:20:00Z"/>
                <w:lang w:val="en-GB"/>
              </w:rPr>
            </w:pPr>
            <w:ins w:id="1243"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1244" w:author="Pham Thanh" w:date="2018-07-20T14:20:00Z"/>
                <w:lang w:val="en-GB"/>
              </w:rPr>
            </w:pPr>
            <w:ins w:id="1245" w:author="Pham Thanh" w:date="2018-07-20T15:21:00Z">
              <w:r w:rsidRPr="00B273A0">
                <w:rPr>
                  <w:lang w:val="en-GB"/>
                </w:rPr>
                <w:t>git for-each-ref --sort=-committerdate refs/heads/ | head</w:t>
              </w:r>
            </w:ins>
          </w:p>
        </w:tc>
      </w:tr>
      <w:tr w:rsidR="006C4099" w14:paraId="165D099C" w14:textId="77777777" w:rsidTr="00C10DEC">
        <w:trPr>
          <w:trHeight w:val="454"/>
          <w:ins w:id="1246" w:author="Pham Thanh" w:date="2018-07-20T14:20:00Z"/>
        </w:trPr>
        <w:tc>
          <w:tcPr>
            <w:tcW w:w="3539" w:type="dxa"/>
            <w:vAlign w:val="center"/>
          </w:tcPr>
          <w:p w14:paraId="63B5702A" w14:textId="67C8D57F" w:rsidR="006C4099" w:rsidRPr="001800C8" w:rsidRDefault="00B273A0" w:rsidP="00F117C1">
            <w:pPr>
              <w:rPr>
                <w:ins w:id="1247" w:author="Pham Thanh" w:date="2018-07-20T14:20:00Z"/>
                <w:lang w:val="en-GB"/>
              </w:rPr>
            </w:pPr>
            <w:ins w:id="1248" w:author="Pham Thanh" w:date="2018-07-20T15:21:00Z">
              <w:r w:rsidRPr="00B273A0">
                <w:rPr>
                  <w:lang w:val="en-GB"/>
                </w:rPr>
                <w:t>Tar cả project, ngoại trừ thư mục .git</w:t>
              </w:r>
            </w:ins>
          </w:p>
        </w:tc>
        <w:tc>
          <w:tcPr>
            <w:tcW w:w="5811" w:type="dxa"/>
            <w:vAlign w:val="center"/>
          </w:tcPr>
          <w:p w14:paraId="7A594805" w14:textId="77777777" w:rsidR="00B273A0" w:rsidRPr="00B273A0" w:rsidRDefault="00B273A0" w:rsidP="00B273A0">
            <w:pPr>
              <w:rPr>
                <w:ins w:id="1249" w:author="Pham Thanh" w:date="2018-07-20T15:21:00Z"/>
                <w:lang w:val="en-GB"/>
              </w:rPr>
            </w:pPr>
            <w:ins w:id="1250" w:author="Pham Thanh" w:date="2018-07-20T15:21:00Z">
              <w:r w:rsidRPr="00B273A0">
                <w:rPr>
                  <w:lang w:val="en-GB"/>
                </w:rPr>
                <w:t>cd ..</w:t>
              </w:r>
            </w:ins>
          </w:p>
          <w:p w14:paraId="429CD9D1" w14:textId="4E2CF342" w:rsidR="006C4099" w:rsidRPr="001800C8" w:rsidRDefault="00B273A0" w:rsidP="00B273A0">
            <w:pPr>
              <w:rPr>
                <w:ins w:id="1251" w:author="Pham Thanh" w:date="2018-07-20T14:20:00Z"/>
                <w:lang w:val="en-GB"/>
              </w:rPr>
            </w:pPr>
            <w:ins w:id="1252" w:author="Pham Thanh" w:date="2018-07-20T15:21:00Z">
              <w:r w:rsidRPr="00B273A0">
                <w:rPr>
                  <w:lang w:val="en-GB"/>
                </w:rPr>
                <w:t>tar cJf project.tar.xz project/ --exclude-vcs</w:t>
              </w:r>
            </w:ins>
          </w:p>
        </w:tc>
      </w:tr>
      <w:tr w:rsidR="006C4099" w14:paraId="4550575B" w14:textId="77777777" w:rsidTr="00C10DEC">
        <w:trPr>
          <w:trHeight w:val="454"/>
          <w:ins w:id="1253" w:author="Pham Thanh" w:date="2018-07-20T14:20:00Z"/>
        </w:trPr>
        <w:tc>
          <w:tcPr>
            <w:tcW w:w="3539" w:type="dxa"/>
            <w:vAlign w:val="center"/>
          </w:tcPr>
          <w:p w14:paraId="0A46619E" w14:textId="52483A2A" w:rsidR="006C4099" w:rsidRPr="001800C8" w:rsidRDefault="00B273A0" w:rsidP="00F117C1">
            <w:pPr>
              <w:rPr>
                <w:ins w:id="1254" w:author="Pham Thanh" w:date="2018-07-20T14:20:00Z"/>
                <w:lang w:val="en-GB"/>
              </w:rPr>
            </w:pPr>
            <w:ins w:id="1255"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1256" w:author="Pham Thanh" w:date="2018-07-20T14:20:00Z"/>
                <w:lang w:val="en-GB"/>
              </w:rPr>
            </w:pPr>
            <w:ins w:id="1257" w:author="Pham Thanh" w:date="2018-07-20T15:21:00Z">
              <w:r w:rsidRPr="00B273A0">
                <w:rPr>
                  <w:lang w:val="en-GB"/>
                </w:rPr>
                <w:t>git diff --name-only | xargs tar -cf project.tar -T -</w:t>
              </w:r>
            </w:ins>
          </w:p>
        </w:tc>
      </w:tr>
      <w:tr w:rsidR="006C4099" w14:paraId="3CEBED9D" w14:textId="77777777" w:rsidTr="00C10DEC">
        <w:trPr>
          <w:trHeight w:val="454"/>
          <w:ins w:id="1258" w:author="Pham Thanh" w:date="2018-07-20T14:20:00Z"/>
        </w:trPr>
        <w:tc>
          <w:tcPr>
            <w:tcW w:w="3539" w:type="dxa"/>
            <w:vAlign w:val="center"/>
          </w:tcPr>
          <w:p w14:paraId="36341041" w14:textId="251C52D4" w:rsidR="006C4099" w:rsidRPr="001800C8" w:rsidRDefault="00B273A0" w:rsidP="00F117C1">
            <w:pPr>
              <w:rPr>
                <w:ins w:id="1259" w:author="Pham Thanh" w:date="2018-07-20T14:20:00Z"/>
                <w:lang w:val="en-GB"/>
              </w:rPr>
            </w:pPr>
            <w:ins w:id="1260"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1261" w:author="Pham Thanh" w:date="2018-07-20T15:22:00Z"/>
                <w:lang w:val="en-GB"/>
              </w:rPr>
            </w:pPr>
            <w:ins w:id="1262" w:author="Pham Thanh" w:date="2018-07-20T15:22:00Z">
              <w:r w:rsidRPr="00B273A0">
                <w:rPr>
                  <w:lang w:val="en-GB"/>
                </w:rPr>
                <w:t>grep -H -r "&lt;&lt;&lt;" *</w:t>
              </w:r>
            </w:ins>
          </w:p>
          <w:p w14:paraId="2F9EA0FE" w14:textId="77777777" w:rsidR="00B273A0" w:rsidRPr="00B273A0" w:rsidRDefault="00B273A0" w:rsidP="00B273A0">
            <w:pPr>
              <w:rPr>
                <w:ins w:id="1263" w:author="Pham Thanh" w:date="2018-07-20T15:22:00Z"/>
                <w:lang w:val="en-GB"/>
              </w:rPr>
            </w:pPr>
            <w:ins w:id="1264" w:author="Pham Thanh" w:date="2018-07-20T15:22:00Z">
              <w:r w:rsidRPr="00B273A0">
                <w:rPr>
                  <w:lang w:val="en-GB"/>
                </w:rPr>
                <w:t>grep -H -r "&gt;&gt;&gt;" *</w:t>
              </w:r>
            </w:ins>
          </w:p>
          <w:p w14:paraId="0660716C" w14:textId="739309A9" w:rsidR="006C4099" w:rsidRPr="001800C8" w:rsidRDefault="00B273A0" w:rsidP="00B273A0">
            <w:pPr>
              <w:rPr>
                <w:ins w:id="1265" w:author="Pham Thanh" w:date="2018-07-20T14:20:00Z"/>
                <w:lang w:val="en-GB"/>
              </w:rPr>
            </w:pPr>
            <w:ins w:id="1266" w:author="Pham Thanh" w:date="2018-07-20T15:22:00Z">
              <w:r w:rsidRPr="00B273A0">
                <w:rPr>
                  <w:lang w:val="en-GB"/>
                </w:rPr>
                <w:t>grep -H -r '^=======$' *</w:t>
              </w:r>
            </w:ins>
          </w:p>
        </w:tc>
      </w:tr>
      <w:tr w:rsidR="006C4099" w14:paraId="18B8547B" w14:textId="77777777" w:rsidTr="00C10DEC">
        <w:trPr>
          <w:trHeight w:val="454"/>
          <w:ins w:id="1267" w:author="Pham Thanh" w:date="2018-07-20T14:20:00Z"/>
        </w:trPr>
        <w:tc>
          <w:tcPr>
            <w:tcW w:w="3539" w:type="dxa"/>
            <w:vAlign w:val="center"/>
          </w:tcPr>
          <w:p w14:paraId="42076E69" w14:textId="6B5A78DB" w:rsidR="006C4099" w:rsidRPr="001800C8" w:rsidRDefault="00B273A0" w:rsidP="00F117C1">
            <w:pPr>
              <w:rPr>
                <w:ins w:id="1268" w:author="Pham Thanh" w:date="2018-07-20T14:20:00Z"/>
                <w:lang w:val="en-GB"/>
              </w:rPr>
            </w:pPr>
            <w:ins w:id="1269"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1270" w:author="Pham Thanh" w:date="2018-07-20T14:20:00Z"/>
                <w:lang w:val="en-GB"/>
              </w:rPr>
            </w:pPr>
            <w:ins w:id="1271" w:author="Pham Thanh" w:date="2018-07-20T15:22:00Z">
              <w:r w:rsidRPr="00B273A0">
                <w:rPr>
                  <w:lang w:val="en-GB"/>
                </w:rPr>
                <w:t>patch &lt; file.patch</w:t>
              </w:r>
            </w:ins>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658D3"/>
    <w:rsid w:val="000859CA"/>
    <w:rsid w:val="0008788F"/>
    <w:rsid w:val="000937F0"/>
    <w:rsid w:val="00094B94"/>
    <w:rsid w:val="000969ED"/>
    <w:rsid w:val="000A6060"/>
    <w:rsid w:val="000E659F"/>
    <w:rsid w:val="00126760"/>
    <w:rsid w:val="00140331"/>
    <w:rsid w:val="0014043E"/>
    <w:rsid w:val="00153BC3"/>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2E1C88"/>
    <w:rsid w:val="0030543A"/>
    <w:rsid w:val="003071CB"/>
    <w:rsid w:val="0031135D"/>
    <w:rsid w:val="00314E64"/>
    <w:rsid w:val="0032409B"/>
    <w:rsid w:val="00332894"/>
    <w:rsid w:val="00344B87"/>
    <w:rsid w:val="003566BD"/>
    <w:rsid w:val="00373FC7"/>
    <w:rsid w:val="003750CF"/>
    <w:rsid w:val="0038042B"/>
    <w:rsid w:val="003834C2"/>
    <w:rsid w:val="003875D6"/>
    <w:rsid w:val="0039005E"/>
    <w:rsid w:val="003D00BC"/>
    <w:rsid w:val="003F4206"/>
    <w:rsid w:val="00401B28"/>
    <w:rsid w:val="004263BA"/>
    <w:rsid w:val="0045145E"/>
    <w:rsid w:val="0045538C"/>
    <w:rsid w:val="0045624D"/>
    <w:rsid w:val="00476EDB"/>
    <w:rsid w:val="004968C9"/>
    <w:rsid w:val="004A60D1"/>
    <w:rsid w:val="004B108C"/>
    <w:rsid w:val="004D048C"/>
    <w:rsid w:val="004D32A0"/>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7F6576"/>
    <w:rsid w:val="00820F26"/>
    <w:rsid w:val="00832D27"/>
    <w:rsid w:val="008378AD"/>
    <w:rsid w:val="00861361"/>
    <w:rsid w:val="00880A6E"/>
    <w:rsid w:val="00893DD7"/>
    <w:rsid w:val="00894789"/>
    <w:rsid w:val="008A535B"/>
    <w:rsid w:val="008B51EB"/>
    <w:rsid w:val="008C5066"/>
    <w:rsid w:val="00915574"/>
    <w:rsid w:val="00922B54"/>
    <w:rsid w:val="009738DA"/>
    <w:rsid w:val="00983C0C"/>
    <w:rsid w:val="00987C91"/>
    <w:rsid w:val="009B2220"/>
    <w:rsid w:val="009C1C30"/>
    <w:rsid w:val="009C59CC"/>
    <w:rsid w:val="00A1216F"/>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B2B65"/>
    <w:rsid w:val="00CC275A"/>
    <w:rsid w:val="00CD2AC0"/>
    <w:rsid w:val="00CE6B24"/>
    <w:rsid w:val="00CF3AD0"/>
    <w:rsid w:val="00D02747"/>
    <w:rsid w:val="00D07D6F"/>
    <w:rsid w:val="00D107A6"/>
    <w:rsid w:val="00D14E0B"/>
    <w:rsid w:val="00D37146"/>
    <w:rsid w:val="00D448BD"/>
    <w:rsid w:val="00D753EF"/>
    <w:rsid w:val="00D768D5"/>
    <w:rsid w:val="00D934D8"/>
    <w:rsid w:val="00D97E38"/>
    <w:rsid w:val="00DC255F"/>
    <w:rsid w:val="00DC2877"/>
    <w:rsid w:val="00DC5ABD"/>
    <w:rsid w:val="00E16EED"/>
    <w:rsid w:val="00E2046A"/>
    <w:rsid w:val="00E23978"/>
    <w:rsid w:val="00E43F59"/>
    <w:rsid w:val="00E6289F"/>
    <w:rsid w:val="00E65079"/>
    <w:rsid w:val="00E65529"/>
    <w:rsid w:val="00E749A5"/>
    <w:rsid w:val="00E90F99"/>
    <w:rsid w:val="00E921D4"/>
    <w:rsid w:val="00E958F3"/>
    <w:rsid w:val="00EB0FB7"/>
    <w:rsid w:val="00EC29DC"/>
    <w:rsid w:val="00EC6E21"/>
    <w:rsid w:val="00ED6837"/>
    <w:rsid w:val="00EE02CB"/>
    <w:rsid w:val="00F117C1"/>
    <w:rsid w:val="00F23A81"/>
    <w:rsid w:val="00F3709C"/>
    <w:rsid w:val="00F52591"/>
    <w:rsid w:val="00F61A67"/>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175875086">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0DBD3-8F90-49B3-AA51-C1FF45C01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59</Pages>
  <Words>5871</Words>
  <Characters>33470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31</cp:revision>
  <dcterms:created xsi:type="dcterms:W3CDTF">2018-06-28T02:44:00Z</dcterms:created>
  <dcterms:modified xsi:type="dcterms:W3CDTF">2018-08-02T10:20:00Z</dcterms:modified>
</cp:coreProperties>
</file>