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7146" w:rsidRPr="00CC275A" w:rsidRDefault="004F07EE" w:rsidP="004F07EE">
      <w:pPr>
        <w:pStyle w:val="Title"/>
        <w:jc w:val="center"/>
        <w:rPr>
          <w:b/>
          <w:color w:val="1F3864" w:themeColor="accent5" w:themeShade="80"/>
          <w:lang w:val="en-GB"/>
        </w:rPr>
      </w:pPr>
      <w:r w:rsidRPr="004263BA">
        <w:rPr>
          <w:b/>
          <w:color w:val="1F3864" w:themeColor="accent5" w:themeShade="80"/>
          <w:lang w:val="en-GB"/>
        </w:rPr>
        <w:t>HƯỚNG DẪN SỬ DỤNG GITHUB</w:t>
      </w:r>
    </w:p>
    <w:p w:rsidR="004F07EE" w:rsidRDefault="004F07EE" w:rsidP="004F07EE">
      <w:pPr>
        <w:pStyle w:val="Heading1"/>
        <w:rPr>
          <w:lang w:val="en-GB"/>
        </w:rPr>
      </w:pPr>
    </w:p>
    <w:p w:rsidR="004F07EE" w:rsidRPr="007004E0" w:rsidRDefault="004F07EE" w:rsidP="004F07EE">
      <w:pPr>
        <w:pStyle w:val="Heading1"/>
        <w:rPr>
          <w:b/>
          <w:lang w:val="en-GB"/>
        </w:rPr>
      </w:pPr>
      <w:r w:rsidRPr="007004E0">
        <w:rPr>
          <w:b/>
          <w:lang w:val="en-GB"/>
        </w:rPr>
        <w:t>I</w:t>
      </w:r>
      <w:del w:id="0" w:author="Pham Thanh" w:date="2018-07-18T13:35:00Z">
        <w:r w:rsidRPr="007004E0" w:rsidDel="004263BA">
          <w:rPr>
            <w:b/>
            <w:lang w:val="en-GB"/>
          </w:rPr>
          <w:delText>,</w:delText>
        </w:r>
      </w:del>
      <w:r w:rsidRPr="007004E0">
        <w:rPr>
          <w:b/>
          <w:lang w:val="en-GB"/>
        </w:rPr>
        <w:t xml:space="preserve"> Giới thiệu về </w:t>
      </w:r>
      <w:r w:rsidR="007004E0" w:rsidRPr="007004E0">
        <w:rPr>
          <w:b/>
          <w:lang w:val="en-GB"/>
        </w:rPr>
        <w:t>git và github</w:t>
      </w:r>
    </w:p>
    <w:p w:rsidR="005A74A2" w:rsidRPr="00401B28" w:rsidRDefault="007004E0" w:rsidP="00401B28">
      <w:pPr>
        <w:pStyle w:val="Heading2"/>
        <w:rPr>
          <w:b/>
          <w:sz w:val="28"/>
          <w:szCs w:val="28"/>
          <w:lang w:val="en-GB"/>
        </w:rPr>
      </w:pPr>
      <w:r w:rsidRPr="007004E0">
        <w:rPr>
          <w:b/>
          <w:sz w:val="28"/>
          <w:szCs w:val="28"/>
          <w:lang w:val="en-GB"/>
        </w:rPr>
        <w:t>1</w:t>
      </w:r>
      <w:del w:id="1" w:author="Pham Thanh" w:date="2018-07-18T13:35:00Z">
        <w:r w:rsidRPr="007004E0" w:rsidDel="004263BA">
          <w:rPr>
            <w:b/>
            <w:sz w:val="28"/>
            <w:szCs w:val="28"/>
            <w:lang w:val="en-GB"/>
          </w:rPr>
          <w:delText>,</w:delText>
        </w:r>
      </w:del>
      <w:r w:rsidRPr="007004E0">
        <w:rPr>
          <w:b/>
          <w:sz w:val="28"/>
          <w:szCs w:val="28"/>
          <w:lang w:val="en-GB"/>
        </w:rPr>
        <w:t xml:space="preserve"> Git là gì ?</w:t>
      </w:r>
    </w:p>
    <w:p w:rsidR="007004E0" w:rsidRPr="007004E0" w:rsidRDefault="007004E0" w:rsidP="00CC275A">
      <w:pPr>
        <w:pStyle w:val="NoSpacing"/>
        <w:ind w:firstLine="720"/>
        <w:rPr>
          <w:rFonts w:asciiTheme="majorHAnsi" w:hAnsiTheme="majorHAnsi" w:cstheme="majorHAnsi"/>
          <w:sz w:val="24"/>
          <w:szCs w:val="24"/>
        </w:rPr>
      </w:pPr>
      <w:r w:rsidRPr="007004E0">
        <w:rPr>
          <w:rFonts w:asciiTheme="majorHAnsi" w:hAnsiTheme="majorHAnsi" w:cstheme="majorHAnsi"/>
          <w:b/>
          <w:bCs/>
          <w:sz w:val="24"/>
          <w:szCs w:val="24"/>
        </w:rPr>
        <w:t>Git</w:t>
      </w:r>
      <w:r w:rsidRPr="007004E0">
        <w:rPr>
          <w:rFonts w:asciiTheme="majorHAnsi" w:hAnsiTheme="majorHAnsi" w:cstheme="majorHAnsi"/>
          <w:sz w:val="24"/>
          <w:szCs w:val="24"/>
        </w:rPr>
        <w:t> là tên gọi của một </w:t>
      </w:r>
      <w:r w:rsidRPr="007004E0">
        <w:rPr>
          <w:rFonts w:asciiTheme="majorHAnsi" w:hAnsiTheme="majorHAnsi" w:cstheme="majorHAnsi"/>
          <w:b/>
          <w:bCs/>
          <w:sz w:val="24"/>
          <w:szCs w:val="24"/>
        </w:rPr>
        <w:t>Hệ thống quản lý phiên bản phân tán</w:t>
      </w:r>
      <w:r w:rsidRPr="007004E0">
        <w:rPr>
          <w:rFonts w:asciiTheme="majorHAnsi" w:hAnsiTheme="majorHAnsi" w:cstheme="majorHAnsi"/>
          <w:sz w:val="24"/>
          <w:szCs w:val="24"/>
        </w:rPr>
        <w:t> (</w:t>
      </w:r>
      <w:r w:rsidRPr="007004E0">
        <w:rPr>
          <w:rFonts w:asciiTheme="majorHAnsi" w:hAnsiTheme="majorHAnsi" w:cstheme="majorHAnsi"/>
          <w:i/>
          <w:iCs/>
          <w:sz w:val="24"/>
          <w:szCs w:val="24"/>
        </w:rPr>
        <w:t>Distributed Version Control System – </w:t>
      </w:r>
      <w:r w:rsidRPr="007004E0">
        <w:rPr>
          <w:rFonts w:asciiTheme="majorHAnsi" w:hAnsiTheme="majorHAnsi" w:cstheme="majorHAnsi"/>
          <w:b/>
          <w:bCs/>
          <w:i/>
          <w:iCs/>
          <w:sz w:val="24"/>
          <w:szCs w:val="24"/>
        </w:rPr>
        <w:t>DVCS</w:t>
      </w:r>
      <w:r w:rsidRPr="007004E0">
        <w:rPr>
          <w:rFonts w:asciiTheme="majorHAnsi" w:hAnsiTheme="majorHAnsi" w:cstheme="majorHAnsi"/>
          <w:sz w:val="24"/>
          <w:szCs w:val="24"/>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7004E0">
        <w:rPr>
          <w:rFonts w:asciiTheme="majorHAnsi" w:hAnsiTheme="majorHAnsi" w:cstheme="majorHAnsi"/>
          <w:b/>
          <w:bCs/>
          <w:sz w:val="24"/>
          <w:szCs w:val="24"/>
        </w:rPr>
        <w:t>clone</w:t>
      </w:r>
      <w:r w:rsidRPr="007004E0">
        <w:rPr>
          <w:rFonts w:asciiTheme="majorHAnsi" w:hAnsiTheme="majorHAnsi" w:cstheme="majorHAnsi"/>
          <w:sz w:val="24"/>
          <w:szCs w:val="24"/>
        </w:rPr>
        <w:t>) từ một kho chứa mã nguồn (</w:t>
      </w:r>
      <w:r w:rsidRPr="007004E0">
        <w:rPr>
          <w:rFonts w:asciiTheme="majorHAnsi" w:hAnsiTheme="majorHAnsi" w:cstheme="majorHAnsi"/>
          <w:b/>
          <w:bCs/>
          <w:sz w:val="24"/>
          <w:szCs w:val="24"/>
        </w:rPr>
        <w:t>repository</w:t>
      </w:r>
      <w:r w:rsidRPr="007004E0">
        <w:rPr>
          <w:rFonts w:asciiTheme="majorHAnsi" w:hAnsiTheme="majorHAnsi" w:cstheme="majorHAnsi"/>
          <w:sz w:val="24"/>
          <w:szCs w:val="24"/>
        </w:rPr>
        <w:t>), mỗi thay đổi vào mã nguồn trên máy tính sẽ có thể ủy thác (</w:t>
      </w:r>
      <w:r w:rsidRPr="007004E0">
        <w:rPr>
          <w:rFonts w:asciiTheme="majorHAnsi" w:hAnsiTheme="majorHAnsi" w:cstheme="majorHAnsi"/>
          <w:b/>
          <w:bCs/>
          <w:sz w:val="24"/>
          <w:szCs w:val="24"/>
        </w:rPr>
        <w:t>commit</w:t>
      </w:r>
      <w:r w:rsidRPr="007004E0">
        <w:rPr>
          <w:rFonts w:asciiTheme="majorHAnsi" w:hAnsiTheme="majorHAnsi" w:cstheme="majorHAnsi"/>
          <w:sz w:val="24"/>
          <w:szCs w:val="24"/>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7004E0">
        <w:rPr>
          <w:rFonts w:asciiTheme="majorHAnsi" w:hAnsiTheme="majorHAnsi" w:cstheme="majorHAnsi"/>
          <w:b/>
          <w:bCs/>
          <w:sz w:val="24"/>
          <w:szCs w:val="24"/>
        </w:rPr>
        <w:t>Working Tree</w:t>
      </w:r>
      <w:r w:rsidRPr="007004E0">
        <w:rPr>
          <w:rFonts w:asciiTheme="majorHAnsi" w:hAnsiTheme="majorHAnsi" w:cstheme="majorHAnsi"/>
          <w:sz w:val="24"/>
          <w:szCs w:val="24"/>
        </w:rPr>
        <w:t xml:space="preserve">. </w:t>
      </w:r>
    </w:p>
    <w:p w:rsidR="007004E0" w:rsidRPr="007004E0" w:rsidRDefault="007004E0" w:rsidP="007004E0">
      <w:pPr>
        <w:shd w:val="clear" w:color="auto" w:fill="FFFFFF"/>
        <w:spacing w:after="0" w:line="240" w:lineRule="auto"/>
        <w:rPr>
          <w:rFonts w:asciiTheme="majorHAnsi" w:eastAsia="Times New Roman" w:hAnsiTheme="majorHAnsi" w:cstheme="majorHAnsi"/>
          <w:color w:val="313131"/>
          <w:sz w:val="24"/>
          <w:szCs w:val="24"/>
        </w:rPr>
      </w:pPr>
    </w:p>
    <w:p w:rsidR="007004E0" w:rsidRPr="007004E0" w:rsidRDefault="007004E0" w:rsidP="007004E0">
      <w:pPr>
        <w:shd w:val="clear" w:color="auto" w:fill="FFFFFF"/>
        <w:spacing w:after="0" w:line="240" w:lineRule="auto"/>
        <w:jc w:val="center"/>
        <w:rPr>
          <w:rFonts w:asciiTheme="majorHAnsi" w:eastAsia="Times New Roman" w:hAnsiTheme="majorHAnsi" w:cstheme="majorHAnsi"/>
          <w:color w:val="313131"/>
          <w:sz w:val="24"/>
          <w:szCs w:val="24"/>
        </w:rPr>
      </w:pPr>
      <w:r w:rsidRPr="007004E0">
        <w:rPr>
          <w:rFonts w:asciiTheme="majorHAnsi" w:eastAsia="Times New Roman" w:hAnsiTheme="majorHAnsi" w:cstheme="majorHAnsi"/>
          <w:noProof/>
          <w:color w:val="1E73BE"/>
          <w:sz w:val="24"/>
          <w:szCs w:val="24"/>
          <w:lang w:val="en-GB"/>
        </w:rPr>
        <w:drawing>
          <wp:inline distT="0" distB="0" distL="0" distR="0">
            <wp:extent cx="4560570" cy="4651513"/>
            <wp:effectExtent l="0" t="0" r="0" b="0"/>
            <wp:docPr id="1" name="Picture 1" descr="Mô hình hoạt động của DVC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động của DVC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9142" cy="4690854"/>
                    </a:xfrm>
                    <a:prstGeom prst="rect">
                      <a:avLst/>
                    </a:prstGeom>
                    <a:noFill/>
                    <a:ln>
                      <a:noFill/>
                    </a:ln>
                  </pic:spPr>
                </pic:pic>
              </a:graphicData>
            </a:graphic>
          </wp:inline>
        </w:drawing>
      </w:r>
    </w:p>
    <w:p w:rsidR="007004E0" w:rsidRPr="007004E0" w:rsidRDefault="00401B28" w:rsidP="00CC275A">
      <w:pPr>
        <w:shd w:val="clear" w:color="auto" w:fill="FFFFFF"/>
        <w:spacing w:after="255" w:line="240" w:lineRule="auto"/>
        <w:ind w:firstLine="72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lastRenderedPageBreak/>
        <w:t>N</w:t>
      </w:r>
      <w:r w:rsidR="007004E0" w:rsidRPr="007004E0">
        <w:rPr>
          <w:rFonts w:asciiTheme="majorHAnsi" w:eastAsia="Times New Roman" w:hAnsiTheme="majorHAnsi" w:cstheme="majorHAnsi"/>
          <w:color w:val="313131"/>
          <w:sz w:val="24"/>
          <w:szCs w:val="24"/>
        </w:rPr>
        <w:t>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rsidR="007004E0" w:rsidRDefault="007004E0" w:rsidP="00CC275A">
      <w:pPr>
        <w:shd w:val="clear" w:color="auto" w:fill="FFFFFF"/>
        <w:spacing w:after="0" w:line="240" w:lineRule="auto"/>
        <w:ind w:firstLine="720"/>
        <w:rPr>
          <w:rFonts w:asciiTheme="majorHAnsi" w:eastAsia="Times New Roman" w:hAnsiTheme="majorHAnsi" w:cstheme="majorHAnsi"/>
          <w:color w:val="313131"/>
          <w:sz w:val="24"/>
          <w:szCs w:val="24"/>
        </w:rPr>
      </w:pPr>
      <w:r w:rsidRPr="007004E0">
        <w:rPr>
          <w:rFonts w:asciiTheme="majorHAnsi" w:eastAsia="Times New Roman" w:hAnsiTheme="majorHAnsi" w:cstheme="majorHAnsi"/>
          <w:color w:val="313131"/>
          <w:sz w:val="24"/>
          <w:szCs w:val="24"/>
        </w:rPr>
        <w:t>Cơ chế lưu trữ phiên bản của Git là nó sẽ tạo ra một “</w:t>
      </w:r>
      <w:r w:rsidRPr="007004E0">
        <w:rPr>
          <w:rFonts w:asciiTheme="majorHAnsi" w:eastAsia="Times New Roman" w:hAnsiTheme="majorHAnsi" w:cstheme="majorHAnsi"/>
          <w:i/>
          <w:iCs/>
          <w:color w:val="313131"/>
          <w:sz w:val="24"/>
          <w:szCs w:val="24"/>
        </w:rPr>
        <w:t>ảnh chụp</w:t>
      </w:r>
      <w:r w:rsidRPr="007004E0">
        <w:rPr>
          <w:rFonts w:asciiTheme="majorHAnsi" w:eastAsia="Times New Roman" w:hAnsiTheme="majorHAnsi" w:cstheme="majorHAnsi"/>
          <w:color w:val="313131"/>
          <w:sz w:val="24"/>
          <w:szCs w:val="24"/>
        </w:rPr>
        <w:t>” (</w:t>
      </w:r>
      <w:r w:rsidRPr="007004E0">
        <w:rPr>
          <w:rFonts w:asciiTheme="majorHAnsi" w:eastAsia="Times New Roman" w:hAnsiTheme="majorHAnsi" w:cstheme="majorHAnsi"/>
          <w:i/>
          <w:iCs/>
          <w:color w:val="313131"/>
          <w:sz w:val="24"/>
          <w:szCs w:val="24"/>
        </w:rPr>
        <w:t>snapshot</w:t>
      </w:r>
      <w:r w:rsidRPr="007004E0">
        <w:rPr>
          <w:rFonts w:asciiTheme="majorHAnsi" w:eastAsia="Times New Roman" w:hAnsiTheme="majorHAnsi" w:cstheme="majorHAns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CC275A" w:rsidRPr="007004E0" w:rsidRDefault="00CC275A" w:rsidP="007004E0">
      <w:pPr>
        <w:shd w:val="clear" w:color="auto" w:fill="FFFFFF"/>
        <w:spacing w:after="0" w:line="240" w:lineRule="auto"/>
        <w:rPr>
          <w:rFonts w:asciiTheme="majorHAnsi" w:eastAsia="Times New Roman" w:hAnsiTheme="majorHAnsi" w:cstheme="majorHAnsi"/>
          <w:color w:val="313131"/>
          <w:sz w:val="24"/>
          <w:szCs w:val="24"/>
        </w:rPr>
      </w:pPr>
    </w:p>
    <w:p w:rsidR="005A74A2" w:rsidRPr="00401B28" w:rsidRDefault="005A74A2" w:rsidP="00401B28">
      <w:pPr>
        <w:pStyle w:val="Heading2"/>
        <w:rPr>
          <w:b/>
          <w:sz w:val="28"/>
          <w:szCs w:val="28"/>
          <w:lang w:val="en-GB"/>
        </w:rPr>
      </w:pPr>
      <w:r>
        <w:rPr>
          <w:b/>
          <w:sz w:val="28"/>
          <w:szCs w:val="28"/>
          <w:lang w:val="en-GB"/>
        </w:rPr>
        <w:t>2</w:t>
      </w:r>
      <w:del w:id="2" w:author="Pham Thanh" w:date="2018-07-18T13:34:00Z">
        <w:r w:rsidR="00CC275A" w:rsidRPr="007004E0" w:rsidDel="004263BA">
          <w:rPr>
            <w:b/>
            <w:sz w:val="28"/>
            <w:szCs w:val="28"/>
            <w:lang w:val="en-GB"/>
          </w:rPr>
          <w:delText>,</w:delText>
        </w:r>
      </w:del>
      <w:r w:rsidR="00CC275A" w:rsidRPr="007004E0">
        <w:rPr>
          <w:b/>
          <w:sz w:val="28"/>
          <w:szCs w:val="28"/>
          <w:lang w:val="en-GB"/>
        </w:rPr>
        <w:t xml:space="preserve"> Git</w:t>
      </w:r>
      <w:r w:rsidR="00CC275A">
        <w:rPr>
          <w:b/>
          <w:sz w:val="28"/>
          <w:szCs w:val="28"/>
          <w:lang w:val="en-GB"/>
        </w:rPr>
        <w:t>hub</w:t>
      </w:r>
      <w:r w:rsidR="00CC275A" w:rsidRPr="007004E0">
        <w:rPr>
          <w:b/>
          <w:sz w:val="28"/>
          <w:szCs w:val="28"/>
          <w:lang w:val="en-GB"/>
        </w:rPr>
        <w:t xml:space="preserve"> là gì ?</w:t>
      </w:r>
    </w:p>
    <w:p w:rsidR="00CC275A" w:rsidRPr="00CC275A" w:rsidRDefault="00CC275A" w:rsidP="00CC275A">
      <w:pPr>
        <w:ind w:firstLine="72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Git và github là không phải là một và có thể nhiều bạn sẽ bị hiểu lầm. </w:t>
      </w:r>
      <w:r w:rsidRPr="00CC275A">
        <w:rPr>
          <w:rFonts w:asciiTheme="majorHAnsi" w:eastAsia="Times New Roman" w:hAnsiTheme="majorHAnsi" w:cstheme="majorHAnsi"/>
          <w:color w:val="313131"/>
          <w:sz w:val="24"/>
          <w:szCs w:val="24"/>
        </w:rPr>
        <w:t>Git là tên gọi của một mô hình hệ thống</w:t>
      </w:r>
      <w:r>
        <w:rPr>
          <w:rFonts w:asciiTheme="majorHAnsi" w:eastAsia="Times New Roman" w:hAnsiTheme="majorHAnsi" w:cstheme="majorHAnsi"/>
          <w:color w:val="313131"/>
          <w:sz w:val="24"/>
          <w:szCs w:val="24"/>
        </w:rPr>
        <w:t xml:space="preserve"> và như</w:t>
      </w:r>
      <w:r w:rsidRPr="00CC275A">
        <w:rPr>
          <w:rFonts w:asciiTheme="majorHAnsi" w:eastAsia="Times New Roman" w:hAnsiTheme="majorHAnsi" w:cstheme="majorHAnsi"/>
          <w:color w:val="313131"/>
          <w:sz w:val="24"/>
          <w:szCs w:val="24"/>
        </w:rPr>
        <w:t xml:space="preserve"> đã giải thích ở trên, </w:t>
      </w:r>
      <w:r w:rsidRPr="00CC275A">
        <w:rPr>
          <w:rFonts w:asciiTheme="majorHAnsi" w:eastAsia="Times New Roman" w:hAnsiTheme="majorHAnsi" w:cstheme="majorHAnsi"/>
          <w:b/>
          <w:bCs/>
          <w:sz w:val="24"/>
          <w:szCs w:val="24"/>
        </w:rPr>
        <w:t>các máy tính có thể clone lại mã nguồn từ một repository</w:t>
      </w:r>
      <w:r w:rsidRPr="00CC275A">
        <w:rPr>
          <w:rFonts w:asciiTheme="majorHAnsi" w:eastAsia="Times New Roman" w:hAnsiTheme="majorHAnsi" w:cstheme="majorHAnsi"/>
          <w:color w:val="313131"/>
          <w:sz w:val="24"/>
          <w:szCs w:val="24"/>
        </w:rPr>
        <w:t> và </w:t>
      </w:r>
      <w:r w:rsidRPr="00CC275A">
        <w:rPr>
          <w:rFonts w:asciiTheme="majorHAnsi" w:eastAsia="Times New Roman" w:hAnsiTheme="majorHAnsi" w:cstheme="majorHAnsi"/>
          <w:b/>
          <w:bCs/>
          <w:sz w:val="24"/>
          <w:szCs w:val="24"/>
        </w:rPr>
        <w:t>Github chính là một dịch vụ máy chủ repository</w:t>
      </w:r>
      <w:r w:rsidRPr="00CC275A">
        <w:rPr>
          <w:rFonts w:asciiTheme="majorHAnsi" w:eastAsia="Times New Roman" w:hAnsiTheme="majorHAnsi" w:cstheme="majorHAnsi"/>
          <w:color w:val="313131"/>
          <w:sz w:val="24"/>
          <w:szCs w:val="24"/>
        </w:rPr>
        <w:t> công cộng, mỗi người có thể tạo tài khoản trên đó để tạo ra các kho chứa của riêng mình để có thể làm việc.</w:t>
      </w:r>
    </w:p>
    <w:p w:rsidR="004F07EE" w:rsidRDefault="00CC275A" w:rsidP="004F07EE">
      <w:pPr>
        <w:rPr>
          <w:sz w:val="28"/>
          <w:szCs w:val="28"/>
        </w:rPr>
      </w:pPr>
      <w:r>
        <w:rPr>
          <w:noProof/>
          <w:lang w:val="en-GB"/>
        </w:rPr>
        <w:drawing>
          <wp:inline distT="0" distB="0" distL="0" distR="0" wp14:anchorId="23ACD6D3" wp14:editId="12BC7185">
            <wp:extent cx="59436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0"/>
                    </a:xfrm>
                    <a:prstGeom prst="rect">
                      <a:avLst/>
                    </a:prstGeom>
                  </pic:spPr>
                </pic:pic>
              </a:graphicData>
            </a:graphic>
          </wp:inline>
        </w:drawing>
      </w:r>
    </w:p>
    <w:p w:rsidR="00A57694" w:rsidRDefault="00A57694" w:rsidP="00A57694">
      <w:pPr>
        <w:pStyle w:val="Heading2"/>
        <w:rPr>
          <w:b/>
          <w:sz w:val="28"/>
          <w:szCs w:val="28"/>
          <w:lang w:val="en-GB"/>
        </w:rPr>
      </w:pPr>
      <w:r>
        <w:rPr>
          <w:b/>
          <w:sz w:val="28"/>
          <w:szCs w:val="28"/>
          <w:lang w:val="en-GB"/>
        </w:rPr>
        <w:t>3</w:t>
      </w:r>
      <w:del w:id="3" w:author="Pham Thanh" w:date="2018-07-18T13:34:00Z">
        <w:r w:rsidRPr="007004E0" w:rsidDel="000658D3">
          <w:rPr>
            <w:b/>
            <w:sz w:val="28"/>
            <w:szCs w:val="28"/>
            <w:lang w:val="en-GB"/>
          </w:rPr>
          <w:delText>,</w:delText>
        </w:r>
      </w:del>
      <w:r w:rsidRPr="007004E0">
        <w:rPr>
          <w:b/>
          <w:sz w:val="28"/>
          <w:szCs w:val="28"/>
          <w:lang w:val="en-GB"/>
        </w:rPr>
        <w:t xml:space="preserve"> </w:t>
      </w:r>
      <w:r>
        <w:rPr>
          <w:b/>
          <w:sz w:val="28"/>
          <w:szCs w:val="28"/>
          <w:lang w:val="en-GB"/>
        </w:rPr>
        <w:t>Mô hình quản lý phân tán</w:t>
      </w:r>
      <w:r w:rsidR="00780ACB">
        <w:rPr>
          <w:b/>
          <w:sz w:val="28"/>
          <w:szCs w:val="28"/>
          <w:lang w:val="en-GB"/>
        </w:rPr>
        <w:t xml:space="preserve"> của git</w:t>
      </w:r>
    </w:p>
    <w:p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A57694">
        <w:rPr>
          <w:rFonts w:asciiTheme="majorHAnsi" w:hAnsiTheme="majorHAnsi" w:cstheme="majorHAnsi"/>
          <w:color w:val="313131"/>
        </w:rPr>
        <w:t>Quản lý phân tán của </w:t>
      </w:r>
      <w:hyperlink r:id="rId9" w:history="1">
        <w:r w:rsidRPr="00A57694">
          <w:rPr>
            <w:rFonts w:asciiTheme="majorHAnsi" w:hAnsiTheme="majorHAnsi" w:cstheme="majorHAnsi"/>
            <w:color w:val="313131"/>
          </w:rPr>
          <w:t>Git </w:t>
        </w:r>
      </w:hyperlink>
      <w:r w:rsidRPr="00A57694">
        <w:rPr>
          <w:rFonts w:asciiTheme="majorHAnsi" w:hAnsiTheme="majorHAnsi" w:cstheme="majorHAnsi"/>
          <w:color w:val="313131"/>
        </w:rPr>
        <w:t xml:space="preserve">là một repositories không cần có chung một nơi để lưu trữ, mà mỗi thành viên sẽ có một repository ở local của họ. Tất cả thao tác ta làm việc với Git đều ở trên máy của ta, local repository, khi quyết định đưa những thay đổi đó lên server ta chỉ cần một thao tác "push" nó lên server. Chúng ta vẫn có thể share thay đổi của chúng ta cho thành viên khác, bằng cách commit hoặc update trực tiếp từ máy của họ mà không phải thông qua repositories gốc trên server </w:t>
      </w:r>
      <w:r w:rsidRPr="00A57694">
        <w:rPr>
          <w:rFonts w:asciiTheme="majorHAnsi" w:hAnsiTheme="majorHAnsi" w:cstheme="majorHAnsi"/>
          <w:color w:val="313131"/>
        </w:rPr>
        <w:lastRenderedPageBreak/>
        <w:t>(thông qua share ssh cho nhau). Và dĩ nhiên là mọi thao tác đều mang theo thông tin history với Git.</w:t>
      </w:r>
    </w:p>
    <w:p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6D294C">
        <w:rPr>
          <w:rFonts w:asciiTheme="majorHAnsi" w:hAnsiTheme="majorHAnsi" w:cstheme="majorHAnsi"/>
          <w:color w:val="000000" w:themeColor="text1"/>
        </w:rPr>
        <w:t xml:space="preserve">Tính phân tán thì an toàn hơn so với tập trung, vì mỗi bản copy của thành viên đều là full copy từ repository gốc, </w:t>
      </w:r>
      <w:r w:rsidRPr="00A57694">
        <w:rPr>
          <w:rFonts w:asciiTheme="majorHAnsi" w:hAnsiTheme="majorHAnsi" w:cstheme="majorHAnsi"/>
          <w:color w:val="313131"/>
        </w:rPr>
        <w:t>khi server bị down, các thành viên vẫn có thể làm việc offline, họ vẫn có thể commit và update trên local của họ hoặc thậm chí với nhau mà không cần thông qua server. Khi server hoạt động trở lại, họ có thể cập nhật tất cả lên lại server.</w:t>
      </w:r>
    </w:p>
    <w:p w:rsidR="00A57694" w:rsidRPr="00401B28" w:rsidRDefault="00780ACB" w:rsidP="00A57694">
      <w:pPr>
        <w:pStyle w:val="Heading2"/>
        <w:rPr>
          <w:b/>
          <w:sz w:val="28"/>
          <w:szCs w:val="28"/>
          <w:lang w:val="en-GB"/>
        </w:rPr>
      </w:pPr>
      <w:r>
        <w:rPr>
          <w:b/>
          <w:sz w:val="28"/>
          <w:szCs w:val="28"/>
          <w:lang w:val="en-GB"/>
        </w:rPr>
        <w:t>4</w:t>
      </w:r>
      <w:del w:id="4" w:author="Pham Thanh" w:date="2018-07-18T13:34:00Z">
        <w:r w:rsidR="00A57694" w:rsidRPr="007004E0" w:rsidDel="000658D3">
          <w:rPr>
            <w:b/>
            <w:sz w:val="28"/>
            <w:szCs w:val="28"/>
            <w:lang w:val="en-GB"/>
          </w:rPr>
          <w:delText>,</w:delText>
        </w:r>
      </w:del>
      <w:r w:rsidR="00A57694" w:rsidRPr="007004E0">
        <w:rPr>
          <w:b/>
          <w:sz w:val="28"/>
          <w:szCs w:val="28"/>
          <w:lang w:val="en-GB"/>
        </w:rPr>
        <w:t xml:space="preserve"> </w:t>
      </w:r>
      <w:r w:rsidR="00A57694">
        <w:rPr>
          <w:b/>
          <w:sz w:val="28"/>
          <w:szCs w:val="28"/>
          <w:lang w:val="en-GB"/>
        </w:rPr>
        <w:t>Cách thức làm việc với github</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L</w:t>
      </w:r>
      <w:r w:rsidRPr="00A57694">
        <w:rPr>
          <w:rFonts w:asciiTheme="majorHAnsi" w:eastAsia="Times New Roman" w:hAnsiTheme="majorHAnsi" w:cstheme="majorHAnsi"/>
          <w:color w:val="313131"/>
          <w:sz w:val="24"/>
          <w:szCs w:val="24"/>
        </w:rPr>
        <w:t>àm việc với GitHub nói riêng hay hệ thống GIT nói chung có 2 workflow chính là local workflow và server workflow.</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Bạn có thể làm mọi chuyện thay đổi source code ở local, sau khi đã thay đổi xong, bạn sẽ commit nhưng thay đổi đó lên server và bản lên server phải là bản hoàn chỉnh một tính năng nào đó, hoặc fix bug xong, test xong hoặc ít nhất bản đó phải chạy được. Không được commit code dở dang, chưa qua test lên repository server sẽ làm ảnh hưởng đến các thành viên khác, ngược lại bạn có thể làm điều đó ở repository local (Bạn cũng có thể tạo một branch ở server cho việc commit code dở dang hay tính năng chưa hoàn thành, nó sẽ chiếm space ở server cũng như làm mất thời gian của bạn vào việc tương tác kết nối với server, vậy </w:t>
      </w:r>
      <w:r>
        <w:rPr>
          <w:rFonts w:asciiTheme="majorHAnsi" w:eastAsia="Times New Roman" w:hAnsiTheme="majorHAnsi" w:cstheme="majorHAnsi"/>
          <w:color w:val="313131"/>
          <w:sz w:val="24"/>
          <w:szCs w:val="24"/>
        </w:rPr>
        <w:t xml:space="preserve">nên </w:t>
      </w:r>
      <w:r w:rsidRPr="00A57694">
        <w:rPr>
          <w:rFonts w:asciiTheme="majorHAnsi" w:eastAsia="Times New Roman" w:hAnsiTheme="majorHAnsi" w:cstheme="majorHAnsi"/>
          <w:color w:val="313131"/>
          <w:sz w:val="24"/>
          <w:szCs w:val="24"/>
        </w:rPr>
        <w:t>commit nó lên repository local vừa nhanh thao tác lại không mất space của server.)</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1)</w:t>
      </w: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Làm việc với r</w:t>
      </w:r>
      <w:r w:rsidRPr="008B51EB">
        <w:rPr>
          <w:rFonts w:asciiTheme="majorHAnsi" w:eastAsia="Times New Roman" w:hAnsiTheme="majorHAnsi" w:cstheme="majorHAnsi"/>
          <w:b/>
          <w:color w:val="313131"/>
          <w:sz w:val="24"/>
          <w:szCs w:val="24"/>
          <w:rPrChange w:id="5" w:author="Pham Thanh" w:date="2018-07-18T10:57:00Z">
            <w:rPr>
              <w:rFonts w:asciiTheme="majorHAnsi" w:eastAsia="Times New Roman" w:hAnsiTheme="majorHAnsi" w:cstheme="majorHAnsi"/>
              <w:color w:val="313131"/>
              <w:sz w:val="24"/>
              <w:szCs w:val="24"/>
            </w:rPr>
          </w:rPrChange>
        </w:rPr>
        <w:t>epository</w:t>
      </w:r>
      <w:r w:rsidRPr="00A57694">
        <w:rPr>
          <w:rFonts w:asciiTheme="majorHAnsi" w:eastAsia="Times New Roman" w:hAnsiTheme="majorHAnsi" w:cstheme="majorHAnsi"/>
          <w:color w:val="313131"/>
          <w:sz w:val="24"/>
          <w:szCs w:val="24"/>
        </w:rPr>
        <w:t xml:space="preserve"> ở local: với 2 command thường dùng là git add và git commit</w:t>
      </w:r>
    </w:p>
    <w:p w:rsidR="00A57694" w:rsidRPr="008378AD" w:rsidRDefault="00A57694" w:rsidP="00A57694">
      <w:pPr>
        <w:shd w:val="clear" w:color="auto" w:fill="FFFFFF"/>
        <w:spacing w:after="180" w:line="360" w:lineRule="atLeast"/>
        <w:jc w:val="both"/>
        <w:rPr>
          <w:ins w:id="6" w:author="Pham Thanh" w:date="2018-07-18T10:57:00Z"/>
          <w:rFonts w:asciiTheme="majorHAnsi" w:eastAsia="Times New Roman" w:hAnsiTheme="majorHAnsi" w:cstheme="majorHAnsi"/>
          <w:color w:val="000000" w:themeColor="text1"/>
          <w:sz w:val="24"/>
          <w:szCs w:val="24"/>
          <w:rPrChange w:id="7" w:author="Pham Thanh" w:date="2018-07-18T11:15:00Z">
            <w:rPr>
              <w:ins w:id="8" w:author="Pham Thanh" w:date="2018-07-18T10:57:00Z"/>
              <w:rFonts w:asciiTheme="majorHAnsi" w:eastAsia="Times New Roman" w:hAnsiTheme="majorHAnsi" w:cstheme="majorHAnsi"/>
              <w:color w:val="FF0000"/>
              <w:sz w:val="24"/>
              <w:szCs w:val="24"/>
            </w:rPr>
          </w:rPrChange>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9" w:author="Pham Thanh" w:date="2018-07-18T11:15:00Z">
            <w:rPr>
              <w:rFonts w:asciiTheme="majorHAnsi" w:eastAsia="Times New Roman" w:hAnsiTheme="majorHAnsi" w:cstheme="majorHAnsi"/>
              <w:color w:val="FF0000"/>
              <w:sz w:val="24"/>
              <w:szCs w:val="24"/>
            </w:rPr>
          </w:rPrChange>
        </w:rPr>
        <w:t>Git add: add file đã thay đổi vào stage</w:t>
      </w:r>
    </w:p>
    <w:p w:rsidR="008B51EB" w:rsidRDefault="008B51EB" w:rsidP="00A57694">
      <w:pPr>
        <w:shd w:val="clear" w:color="auto" w:fill="FFFFFF"/>
        <w:spacing w:after="180" w:line="360" w:lineRule="atLeast"/>
        <w:jc w:val="both"/>
        <w:rPr>
          <w:rFonts w:asciiTheme="majorHAnsi" w:eastAsia="Times New Roman" w:hAnsiTheme="majorHAnsi" w:cstheme="majorHAnsi"/>
          <w:color w:val="313131"/>
          <w:sz w:val="24"/>
          <w:szCs w:val="24"/>
        </w:rPr>
      </w:pPr>
      <w:ins w:id="10" w:author="Pham Thanh" w:date="2018-07-18T10:58:00Z">
        <w:r>
          <w:rPr>
            <w:rFonts w:asciiTheme="majorHAnsi" w:eastAsia="Times New Roman" w:hAnsiTheme="majorHAnsi" w:cstheme="majorHAnsi"/>
            <w:color w:val="313131"/>
            <w:sz w:val="24"/>
            <w:szCs w:val="24"/>
          </w:rPr>
          <w:t>S</w:t>
        </w:r>
      </w:ins>
      <w:ins w:id="11" w:author="Pham Thanh" w:date="2018-07-18T10:57:00Z">
        <w:r w:rsidRPr="008B51EB">
          <w:rPr>
            <w:rFonts w:asciiTheme="majorHAnsi" w:eastAsia="Times New Roman" w:hAnsiTheme="majorHAnsi" w:cstheme="majorHAnsi"/>
            <w:color w:val="313131"/>
            <w:sz w:val="24"/>
            <w:szCs w:val="24"/>
            <w:rPrChange w:id="12" w:author="Pham Thanh" w:date="2018-07-18T10:58:00Z">
              <w:rPr>
                <w:rFonts w:ascii="Segoe UI" w:hAnsi="Segoe UI" w:cs="Segoe UI"/>
                <w:color w:val="292B2C"/>
                <w:sz w:val="27"/>
                <w:szCs w:val="27"/>
                <w:shd w:val="clear" w:color="auto" w:fill="FFFFFF"/>
              </w:rPr>
            </w:rPrChange>
          </w:rPr>
          <w:t>tage là nơi bfile đã thay đổi vào stagegit add và git commit</w:t>
        </w:r>
        <w:r w:rsidRPr="008B51EB">
          <w:rPr>
            <w:rFonts w:asciiTheme="majorHAnsi" w:eastAsia="Times New Roman" w:hAnsiTheme="majorHAnsi" w:cstheme="majorHAnsi"/>
            <w:color w:val="313131"/>
            <w:sz w:val="24"/>
            <w:szCs w:val="24"/>
            <w:rPrChange w:id="13" w:author="Pham Thanh" w:date="2018-07-18T10:58:00Z">
              <w:rPr>
                <w:rFonts w:ascii="Segoe UI" w:hAnsi="Segoe UI" w:cs="Segoe UI"/>
                <w:color w:val="292B2C"/>
                <w:sz w:val="27"/>
                <w:szCs w:val="27"/>
                <w:shd w:val="clear" w:color="auto" w:fill="FFFFFF"/>
              </w:rPr>
            </w:rPrChange>
          </w:rPr>
          <w:t>ry vào trưi bfile đã thay đổi vào stagegit add và git commit</w:t>
        </w:r>
        <w:r w:rsidRPr="008B51EB">
          <w:rPr>
            <w:rFonts w:asciiTheme="majorHAnsi" w:eastAsia="Times New Roman" w:hAnsiTheme="majorHAnsi" w:cstheme="majorHAnsi"/>
            <w:color w:val="313131"/>
            <w:sz w:val="24"/>
            <w:szCs w:val="24"/>
            <w:rPrChange w:id="14" w:author="Pham Thanh" w:date="2018-07-18T10:58:00Z">
              <w:rPr>
                <w:rFonts w:ascii="Segoe UI" w:hAnsi="Segoe UI" w:cs="Segoe UI"/>
                <w:color w:val="292B2C"/>
                <w:sz w:val="27"/>
                <w:szCs w:val="27"/>
                <w:shd w:val="clear" w:color="auto" w:fill="FFFFFF"/>
              </w:rPr>
            </w:rPrChange>
          </w:rPr>
          <w:t xml:space="preserve"> xét l i những thay đổi chắc chắn đã đúng hay chưa, cân nhắc lần cuối trước khi commit).</w:t>
        </w:r>
      </w:ins>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commit: commit các file đã add vào stage lên repository local.</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2) Làm việc với repository ở server github:</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Sau khi đã </w:t>
      </w:r>
      <w:r>
        <w:rPr>
          <w:rFonts w:asciiTheme="majorHAnsi" w:eastAsia="Times New Roman" w:hAnsiTheme="majorHAnsi" w:cstheme="majorHAnsi"/>
          <w:color w:val="313131"/>
          <w:sz w:val="24"/>
          <w:szCs w:val="24"/>
        </w:rPr>
        <w:t>làm xong</w:t>
      </w:r>
      <w:r w:rsidRPr="00A57694">
        <w:rPr>
          <w:rFonts w:asciiTheme="majorHAnsi" w:eastAsia="Times New Roman" w:hAnsiTheme="majorHAnsi" w:cstheme="majorHAnsi"/>
          <w:color w:val="313131"/>
          <w:sz w:val="24"/>
          <w:szCs w:val="24"/>
        </w:rPr>
        <w:t xml:space="preserve"> ở local , cuối cùng khi có một bản ổn định và hoàn tất (có thông qua test) ta sẽ quyết định cập nhật nó lên repository server với:</w:t>
      </w:r>
    </w:p>
    <w:p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push: push thay đổi từ repository local lên repository server</w:t>
      </w:r>
    </w:p>
    <w:p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fetch: cập nhật thay đổi từ repository server về repository local</w:t>
      </w:r>
    </w:p>
    <w:p w:rsidR="00A57694" w:rsidRPr="00A57694" w:rsidRDefault="00A57694" w:rsidP="00A57694">
      <w:pPr>
        <w:shd w:val="clear" w:color="auto" w:fill="FFFFFF"/>
        <w:spacing w:before="100" w:beforeAutospacing="1" w:after="100" w:afterAutospacing="1" w:line="240" w:lineRule="auto"/>
        <w:ind w:left="-360" w:firstLine="360"/>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15" w:author="Pham Thanh" w:date="2018-07-18T11:15:00Z">
            <w:rPr>
              <w:rFonts w:asciiTheme="majorHAnsi" w:eastAsia="Times New Roman" w:hAnsiTheme="majorHAnsi" w:cstheme="majorHAnsi"/>
              <w:color w:val="FF0000"/>
              <w:sz w:val="24"/>
              <w:szCs w:val="24"/>
            </w:rPr>
          </w:rPrChange>
        </w:rPr>
        <w:t>pull</w:t>
      </w:r>
      <w:del w:id="16" w:author="Pham Thanh" w:date="2018-07-18T11:00:00Z">
        <w:r w:rsidRPr="000032F7" w:rsidDel="008B51EB">
          <w:rPr>
            <w:rFonts w:asciiTheme="majorHAnsi" w:eastAsia="Times New Roman" w:hAnsiTheme="majorHAnsi" w:cstheme="majorHAnsi"/>
            <w:color w:val="FF0000"/>
            <w:sz w:val="24"/>
            <w:szCs w:val="24"/>
          </w:rPr>
          <w:delText>/rebase</w:delText>
        </w:r>
      </w:del>
      <w:r w:rsidRPr="00A57694">
        <w:rPr>
          <w:rFonts w:asciiTheme="majorHAnsi" w:eastAsia="Times New Roman" w:hAnsiTheme="majorHAnsi" w:cstheme="majorHAnsi"/>
          <w:color w:val="313131"/>
          <w:sz w:val="24"/>
          <w:szCs w:val="24"/>
        </w:rPr>
        <w:t xml:space="preserve">: sao chép source code </w:t>
      </w:r>
      <w:r>
        <w:rPr>
          <w:rFonts w:asciiTheme="majorHAnsi" w:eastAsia="Times New Roman" w:hAnsiTheme="majorHAnsi" w:cstheme="majorHAnsi"/>
          <w:color w:val="313131"/>
          <w:sz w:val="24"/>
          <w:szCs w:val="24"/>
        </w:rPr>
        <w:t xml:space="preserve">từ server về local workspace </w:t>
      </w:r>
    </w:p>
    <w:p w:rsidR="00A57694" w:rsidRPr="00A57694" w:rsidRDefault="00A57694" w:rsidP="004F07EE">
      <w:pPr>
        <w:rPr>
          <w:sz w:val="28"/>
          <w:szCs w:val="28"/>
          <w:lang w:val="en-GB"/>
        </w:rPr>
      </w:pPr>
    </w:p>
    <w:p w:rsidR="005A74A2" w:rsidRDefault="00780ACB" w:rsidP="00401B28">
      <w:pPr>
        <w:pStyle w:val="Heading2"/>
        <w:rPr>
          <w:b/>
          <w:sz w:val="28"/>
          <w:szCs w:val="28"/>
          <w:lang w:val="en-GB"/>
        </w:rPr>
      </w:pPr>
      <w:r>
        <w:rPr>
          <w:b/>
          <w:sz w:val="28"/>
          <w:szCs w:val="28"/>
          <w:lang w:val="en-GB"/>
        </w:rPr>
        <w:t>5</w:t>
      </w:r>
      <w:del w:id="17" w:author="Pham Thanh" w:date="2018-07-18T13:34:00Z">
        <w:r w:rsidR="005A74A2" w:rsidRPr="007004E0" w:rsidDel="000658D3">
          <w:rPr>
            <w:b/>
            <w:sz w:val="28"/>
            <w:szCs w:val="28"/>
            <w:lang w:val="en-GB"/>
          </w:rPr>
          <w:delText>,</w:delText>
        </w:r>
      </w:del>
      <w:r w:rsidR="005A74A2" w:rsidRPr="007004E0">
        <w:rPr>
          <w:b/>
          <w:sz w:val="28"/>
          <w:szCs w:val="28"/>
          <w:lang w:val="en-GB"/>
        </w:rPr>
        <w:t xml:space="preserve"> </w:t>
      </w:r>
      <w:r w:rsidR="005A74A2">
        <w:rPr>
          <w:b/>
          <w:sz w:val="28"/>
          <w:szCs w:val="28"/>
          <w:lang w:val="en-GB"/>
        </w:rPr>
        <w:t>Tại sao nên sử dụng g</w:t>
      </w:r>
      <w:r w:rsidR="005A74A2" w:rsidRPr="007004E0">
        <w:rPr>
          <w:b/>
          <w:sz w:val="28"/>
          <w:szCs w:val="28"/>
          <w:lang w:val="en-GB"/>
        </w:rPr>
        <w:t>it</w:t>
      </w:r>
      <w:r w:rsidR="005A74A2">
        <w:rPr>
          <w:b/>
          <w:sz w:val="28"/>
          <w:szCs w:val="28"/>
          <w:lang w:val="en-GB"/>
        </w:rPr>
        <w:t>hub</w:t>
      </w:r>
      <w:r w:rsidR="005A74A2" w:rsidRPr="007004E0">
        <w:rPr>
          <w:b/>
          <w:sz w:val="28"/>
          <w:szCs w:val="28"/>
          <w:lang w:val="en-GB"/>
        </w:rPr>
        <w:t>?</w:t>
      </w:r>
    </w:p>
    <w:p w:rsidR="00401B28" w:rsidRPr="00401B28" w:rsidRDefault="00401B28" w:rsidP="00401B28">
      <w:pPr>
        <w:rPr>
          <w:lang w:val="en-GB"/>
        </w:rPr>
      </w:pPr>
    </w:p>
    <w:p w:rsidR="005A74A2" w:rsidRPr="005A74A2" w:rsidRDefault="005A74A2" w:rsidP="005A74A2">
      <w:pPr>
        <w:rPr>
          <w:rFonts w:asciiTheme="majorHAnsi" w:eastAsia="Times New Roman" w:hAnsiTheme="majorHAnsi" w:cstheme="majorHAnsi"/>
          <w:color w:val="313131"/>
          <w:sz w:val="24"/>
          <w:szCs w:val="24"/>
        </w:rPr>
      </w:pPr>
      <w:r w:rsidRPr="005A74A2">
        <w:rPr>
          <w:rFonts w:asciiTheme="majorHAnsi" w:eastAsia="Times New Roman" w:hAnsiTheme="majorHAnsi" w:cstheme="majorHAnsi"/>
          <w:color w:val="313131"/>
          <w:sz w:val="24"/>
          <w:szCs w:val="24"/>
        </w:rPr>
        <w:t>Một số lợi ích từ việc sử dụng github có thể kể đến ở đây như :</w:t>
      </w:r>
    </w:p>
    <w:p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dễ dàng sử dụng, an toàn và nhanh chóng</w:t>
      </w:r>
    </w:p>
    <w:p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khiến quy trình làm việc code theo nhóm trở nên đơn giản hơn bằng việc kết hợp các phân nhánh</w:t>
      </w:r>
    </w:p>
    <w:p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làm việc ở bất cứ đâu vì chỉ cần clone mã nguồn từ kho chứa</w:t>
      </w:r>
      <w:ins w:id="18" w:author="Pham Thanh" w:date="2018-07-18T11:25:00Z">
        <w:r w:rsidR="00A14895">
          <w:rPr>
            <w:rFonts w:asciiTheme="majorHAnsi" w:eastAsia="Times New Roman" w:hAnsiTheme="majorHAnsi" w:cstheme="majorHAnsi"/>
            <w:color w:val="313131"/>
            <w:sz w:val="24"/>
            <w:szCs w:val="24"/>
          </w:rPr>
          <w:t>.</w:t>
        </w:r>
      </w:ins>
      <w:del w:id="19" w:author="Pham Thanh" w:date="2018-07-18T11:25:00Z">
        <w:r w:rsidDel="00A14895">
          <w:rPr>
            <w:rFonts w:asciiTheme="majorHAnsi" w:eastAsia="Times New Roman" w:hAnsiTheme="majorHAnsi" w:cstheme="majorHAnsi"/>
            <w:color w:val="313131"/>
            <w:sz w:val="24"/>
            <w:szCs w:val="24"/>
          </w:rPr>
          <w:delText xml:space="preserve"> </w:delText>
        </w:r>
        <w:r w:rsidRPr="005A74A2" w:rsidDel="00A14895">
          <w:rPr>
            <w:rFonts w:asciiTheme="majorHAnsi" w:eastAsia="Times New Roman" w:hAnsiTheme="majorHAnsi" w:cstheme="majorHAnsi"/>
            <w:color w:val="313131"/>
            <w:sz w:val="24"/>
            <w:szCs w:val="24"/>
          </w:rPr>
          <w:delText xml:space="preserve">hoặc </w:delText>
        </w:r>
        <w:r w:rsidRPr="000032F7" w:rsidDel="00A14895">
          <w:rPr>
            <w:rFonts w:asciiTheme="majorHAnsi" w:eastAsia="Times New Roman" w:hAnsiTheme="majorHAnsi" w:cstheme="majorHAnsi"/>
            <w:color w:val="FF0000"/>
            <w:sz w:val="24"/>
            <w:szCs w:val="24"/>
          </w:rPr>
          <w:delText>một nhánh nào đó từ kho chứa.</w:delText>
        </w:r>
        <w:r w:rsidRPr="000032F7" w:rsidDel="00A14895">
          <w:rPr>
            <w:rFonts w:asciiTheme="majorHAnsi" w:eastAsia="Times New Roman" w:hAnsiTheme="majorHAnsi" w:cstheme="majorHAnsi"/>
            <w:color w:val="FF0000"/>
            <w:sz w:val="24"/>
            <w:szCs w:val="24"/>
          </w:rPr>
          <w:tab/>
        </w:r>
      </w:del>
    </w:p>
    <w:p w:rsidR="005A74A2" w:rsidRP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Dễ dàng</w:t>
      </w:r>
      <w:r w:rsidR="0038042B">
        <w:rPr>
          <w:rFonts w:asciiTheme="majorHAnsi" w:eastAsia="Times New Roman" w:hAnsiTheme="majorHAnsi" w:cstheme="majorHAnsi"/>
          <w:color w:val="313131"/>
          <w:sz w:val="24"/>
          <w:szCs w:val="24"/>
        </w:rPr>
        <w:t xml:space="preserve"> trong việc triển khai sản phẩm</w:t>
      </w:r>
    </w:p>
    <w:p w:rsidR="0038042B" w:rsidRPr="007004E0" w:rsidRDefault="0038042B" w:rsidP="0038042B">
      <w:pPr>
        <w:pStyle w:val="Heading1"/>
        <w:rPr>
          <w:b/>
          <w:lang w:val="en-GB"/>
        </w:rPr>
      </w:pPr>
      <w:r w:rsidRPr="007004E0">
        <w:rPr>
          <w:b/>
          <w:lang w:val="en-GB"/>
        </w:rPr>
        <w:t>I</w:t>
      </w:r>
      <w:r>
        <w:rPr>
          <w:b/>
          <w:lang w:val="en-GB"/>
        </w:rPr>
        <w:t>I</w:t>
      </w:r>
      <w:del w:id="20" w:author="Pham Thanh" w:date="2018-07-18T13:34:00Z">
        <w:r w:rsidRPr="007004E0" w:rsidDel="000658D3">
          <w:rPr>
            <w:b/>
            <w:lang w:val="en-GB"/>
          </w:rPr>
          <w:delText>,</w:delText>
        </w:r>
      </w:del>
      <w:r w:rsidRPr="007004E0">
        <w:rPr>
          <w:b/>
          <w:lang w:val="en-GB"/>
        </w:rPr>
        <w:t xml:space="preserve"> </w:t>
      </w:r>
      <w:r>
        <w:rPr>
          <w:b/>
          <w:lang w:val="en-GB"/>
        </w:rPr>
        <w:t>Hướng dẫn sử dụng</w:t>
      </w:r>
      <w:r w:rsidRPr="007004E0">
        <w:rPr>
          <w:b/>
          <w:lang w:val="en-GB"/>
        </w:rPr>
        <w:t xml:space="preserve"> github</w:t>
      </w:r>
    </w:p>
    <w:p w:rsidR="0038042B" w:rsidRDefault="0038042B" w:rsidP="00593025">
      <w:pPr>
        <w:pStyle w:val="Heading2"/>
        <w:rPr>
          <w:b/>
          <w:sz w:val="28"/>
          <w:szCs w:val="28"/>
          <w:lang w:val="en-GB"/>
        </w:rPr>
      </w:pPr>
      <w:r>
        <w:rPr>
          <w:b/>
          <w:sz w:val="28"/>
          <w:szCs w:val="28"/>
          <w:lang w:val="en-GB"/>
        </w:rPr>
        <w:t>1</w:t>
      </w:r>
      <w:del w:id="21" w:author="Pham Thanh" w:date="2018-07-18T13:33:00Z">
        <w:r w:rsidRPr="007004E0" w:rsidDel="000658D3">
          <w:rPr>
            <w:b/>
            <w:sz w:val="28"/>
            <w:szCs w:val="28"/>
            <w:lang w:val="en-GB"/>
          </w:rPr>
          <w:delText>,</w:delText>
        </w:r>
      </w:del>
      <w:r w:rsidRPr="007004E0">
        <w:rPr>
          <w:b/>
          <w:sz w:val="28"/>
          <w:szCs w:val="28"/>
          <w:lang w:val="en-GB"/>
        </w:rPr>
        <w:t xml:space="preserve"> </w:t>
      </w:r>
      <w:r>
        <w:rPr>
          <w:b/>
          <w:sz w:val="28"/>
          <w:szCs w:val="28"/>
          <w:lang w:val="en-GB"/>
        </w:rPr>
        <w:t>Bước chuẩn bị</w:t>
      </w:r>
    </w:p>
    <w:p w:rsidR="00E43F59" w:rsidRP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Đầu tiên đăng ký một tài khoản github </w:t>
      </w:r>
    </w:p>
    <w:p w:rsidR="00AC22B2" w:rsidRPr="00AC22B2"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đăng ký tài khoản github: </w:t>
      </w:r>
      <w:hyperlink r:id="rId10" w:history="1">
        <w:r w:rsidRPr="00CC275A">
          <w:rPr>
            <w:rStyle w:val="Hyperlink"/>
            <w:rFonts w:asciiTheme="majorHAnsi" w:eastAsia="Times New Roman" w:hAnsiTheme="majorHAnsi" w:cstheme="majorHAnsi"/>
            <w:sz w:val="24"/>
            <w:szCs w:val="24"/>
          </w:rPr>
          <w:t>https://github.com/join</w:t>
        </w:r>
      </w:hyperlink>
    </w:p>
    <w:p w:rsidR="00E43F59" w:rsidRDefault="00AC22B2" w:rsidP="00E43F59">
      <w:pPr>
        <w:rPr>
          <w:lang w:val="en-GB"/>
        </w:rPr>
      </w:pPr>
      <w:r>
        <w:rPr>
          <w:noProof/>
          <w:lang w:val="en-GB"/>
        </w:rPr>
        <w:drawing>
          <wp:inline distT="0" distB="0" distL="0" distR="0" wp14:anchorId="4D0C821E" wp14:editId="33FA844B">
            <wp:extent cx="5940191" cy="4071067"/>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8323" cy="4090347"/>
                    </a:xfrm>
                    <a:prstGeom prst="rect">
                      <a:avLst/>
                    </a:prstGeom>
                  </pic:spPr>
                </pic:pic>
              </a:graphicData>
            </a:graphic>
          </wp:inline>
        </w:drawing>
      </w:r>
    </w:p>
    <w:p w:rsid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Sau đó cài đặt Github for windows ( GFW )</w:t>
      </w:r>
      <w:r w:rsidRPr="00AC22B2">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để có thể sử dụng trên máy tính của mình</w:t>
      </w:r>
    </w:p>
    <w:p w:rsidR="00AC22B2" w:rsidRPr="00AC22B2" w:rsidRDefault="00AC22B2" w:rsidP="00AC22B2">
      <w:pPr>
        <w:rPr>
          <w:rFonts w:asciiTheme="majorHAnsi" w:eastAsia="Times New Roman" w:hAnsiTheme="majorHAnsi" w:cstheme="majorHAnsi"/>
          <w:color w:val="313131"/>
          <w:sz w:val="24"/>
          <w:szCs w:val="24"/>
        </w:rPr>
      </w:pPr>
      <w:r>
        <w:rPr>
          <w:noProof/>
          <w:lang w:val="en-GB"/>
        </w:rPr>
        <w:lastRenderedPageBreak/>
        <w:drawing>
          <wp:inline distT="0" distB="0" distL="0" distR="0" wp14:anchorId="0FD1A483" wp14:editId="204255EB">
            <wp:extent cx="5943600" cy="450838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328" cy="4512734"/>
                    </a:xfrm>
                    <a:prstGeom prst="rect">
                      <a:avLst/>
                    </a:prstGeom>
                  </pic:spPr>
                </pic:pic>
              </a:graphicData>
            </a:graphic>
          </wp:inline>
        </w:drawing>
      </w:r>
    </w:p>
    <w:p w:rsidR="00E43F59"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tải GFW:  </w:t>
      </w:r>
      <w:hyperlink r:id="rId13" w:history="1">
        <w:r w:rsidRPr="00AC22B2">
          <w:rPr>
            <w:rStyle w:val="Hyperlink"/>
            <w:rFonts w:asciiTheme="majorHAnsi" w:eastAsia="Times New Roman" w:hAnsiTheme="majorHAnsi" w:cstheme="majorHAnsi"/>
            <w:sz w:val="24"/>
            <w:szCs w:val="24"/>
          </w:rPr>
          <w:t>https://desktop.github.com/</w:t>
        </w:r>
      </w:hyperlink>
    </w:p>
    <w:p w:rsidR="00AC22B2" w:rsidRDefault="00F52591" w:rsidP="00AC22B2">
      <w:pPr>
        <w:pStyle w:val="Heading2"/>
        <w:rPr>
          <w:b/>
          <w:sz w:val="28"/>
          <w:szCs w:val="28"/>
          <w:lang w:val="en-GB"/>
        </w:rPr>
      </w:pPr>
      <w:r>
        <w:rPr>
          <w:b/>
          <w:sz w:val="28"/>
          <w:szCs w:val="28"/>
          <w:lang w:val="en-GB"/>
        </w:rPr>
        <w:t>2</w:t>
      </w:r>
      <w:del w:id="22" w:author="Pham Thanh" w:date="2018-07-18T13:33:00Z">
        <w:r w:rsidR="00AC22B2" w:rsidRPr="007004E0" w:rsidDel="000658D3">
          <w:rPr>
            <w:b/>
            <w:sz w:val="28"/>
            <w:szCs w:val="28"/>
            <w:lang w:val="en-GB"/>
          </w:rPr>
          <w:delText>,</w:delText>
        </w:r>
      </w:del>
      <w:r w:rsidR="00AC22B2" w:rsidRPr="007004E0">
        <w:rPr>
          <w:b/>
          <w:sz w:val="28"/>
          <w:szCs w:val="28"/>
          <w:lang w:val="en-GB"/>
        </w:rPr>
        <w:t xml:space="preserve"> </w:t>
      </w:r>
      <w:r w:rsidR="00E65079">
        <w:rPr>
          <w:b/>
          <w:sz w:val="28"/>
          <w:szCs w:val="28"/>
          <w:lang w:val="en-GB"/>
        </w:rPr>
        <w:t>Sử dụng github</w:t>
      </w:r>
    </w:p>
    <w:p w:rsidR="00AC22B2"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Github có 2 </w:t>
      </w:r>
      <w:r w:rsidR="009C59CC">
        <w:rPr>
          <w:rFonts w:asciiTheme="majorHAnsi" w:eastAsia="Times New Roman" w:hAnsiTheme="majorHAnsi" w:cstheme="majorHAnsi"/>
          <w:color w:val="313131"/>
          <w:sz w:val="24"/>
          <w:szCs w:val="24"/>
        </w:rPr>
        <w:t>cách</w:t>
      </w:r>
      <w:r w:rsidRPr="006A1070">
        <w:rPr>
          <w:rFonts w:asciiTheme="majorHAnsi" w:eastAsia="Times New Roman" w:hAnsiTheme="majorHAnsi" w:cstheme="majorHAnsi"/>
          <w:color w:val="313131"/>
          <w:sz w:val="24"/>
          <w:szCs w:val="24"/>
        </w:rPr>
        <w:t xml:space="preserve"> để sử dụng</w:t>
      </w:r>
      <w:r w:rsidR="009C59CC">
        <w:rPr>
          <w:rFonts w:asciiTheme="majorHAnsi" w:eastAsia="Times New Roman" w:hAnsiTheme="majorHAnsi" w:cstheme="majorHAnsi"/>
          <w:color w:val="313131"/>
          <w:sz w:val="24"/>
          <w:szCs w:val="24"/>
        </w:rPr>
        <w:t xml:space="preserve"> :</w:t>
      </w:r>
    </w:p>
    <w:p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Thứ nhất là tạo một kho lưu code ( repositories ) cho project của mình</w:t>
      </w:r>
    </w:p>
    <w:p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 Thứ hai là có thể tham gia vào một project nào đó </w:t>
      </w:r>
    </w:p>
    <w:p w:rsidR="00344B87" w:rsidRDefault="00F52591" w:rsidP="00344B87">
      <w:pPr>
        <w:pStyle w:val="Heading3"/>
        <w:rPr>
          <w:b/>
          <w:lang w:val="en-GB"/>
        </w:rPr>
      </w:pPr>
      <w:r>
        <w:rPr>
          <w:b/>
          <w:lang w:val="en-GB"/>
        </w:rPr>
        <w:t>2</w:t>
      </w:r>
      <w:r w:rsidR="009C59CC" w:rsidRPr="00344B87">
        <w:rPr>
          <w:b/>
          <w:lang w:val="en-GB"/>
        </w:rPr>
        <w:t>.1</w:t>
      </w:r>
      <w:del w:id="23" w:author="Pham Thanh" w:date="2018-07-18T13:33:00Z">
        <w:r w:rsidR="009C59CC" w:rsidRPr="00344B87" w:rsidDel="000658D3">
          <w:rPr>
            <w:b/>
            <w:lang w:val="en-GB"/>
          </w:rPr>
          <w:delText>,</w:delText>
        </w:r>
      </w:del>
      <w:r w:rsidR="009C59CC" w:rsidRPr="00344B87">
        <w:rPr>
          <w:b/>
          <w:lang w:val="en-GB"/>
        </w:rPr>
        <w:t xml:space="preserve"> Tạo repositories</w:t>
      </w:r>
    </w:p>
    <w:p w:rsidR="004968C9" w:rsidRPr="00140331" w:rsidRDefault="00344B87" w:rsidP="00140331">
      <w:pPr>
        <w:rPr>
          <w:rFonts w:asciiTheme="majorHAnsi" w:eastAsia="Times New Roman" w:hAnsiTheme="majorHAnsi" w:cstheme="majorHAnsi"/>
          <w:color w:val="313131"/>
          <w:sz w:val="24"/>
          <w:szCs w:val="24"/>
        </w:rPr>
      </w:pPr>
      <w:r w:rsidRPr="00140331">
        <w:rPr>
          <w:rFonts w:asciiTheme="majorHAnsi" w:eastAsia="Times New Roman" w:hAnsiTheme="majorHAnsi" w:cstheme="majorHAnsi"/>
          <w:color w:val="313131"/>
          <w:sz w:val="24"/>
          <w:szCs w:val="24"/>
        </w:rPr>
        <w:t>Trên giao diện web của github ta</w:t>
      </w:r>
      <w:r w:rsidR="004968C9" w:rsidRPr="00140331">
        <w:rPr>
          <w:rFonts w:asciiTheme="majorHAnsi" w:eastAsia="Times New Roman" w:hAnsiTheme="majorHAnsi" w:cstheme="majorHAnsi"/>
          <w:color w:val="313131"/>
          <w:sz w:val="24"/>
          <w:szCs w:val="24"/>
        </w:rPr>
        <w:t xml:space="preserve"> ấn nút New Repository </w:t>
      </w:r>
    </w:p>
    <w:p w:rsidR="00344B87" w:rsidRPr="00344B87" w:rsidRDefault="00344B87" w:rsidP="00344B87"/>
    <w:p w:rsidR="004968C9" w:rsidRPr="00344B87" w:rsidRDefault="004968C9" w:rsidP="004968C9">
      <w:pPr>
        <w:shd w:val="clear" w:color="auto" w:fill="FFFFFF"/>
        <w:jc w:val="center"/>
        <w:rPr>
          <w:rFonts w:ascii="Helvetica" w:hAnsi="Helvetica"/>
          <w:b/>
          <w:color w:val="222222"/>
          <w:sz w:val="21"/>
          <w:szCs w:val="21"/>
        </w:rPr>
      </w:pPr>
      <w:r>
        <w:rPr>
          <w:rFonts w:ascii="Helvetica" w:hAnsi="Helvetica"/>
          <w:noProof/>
          <w:color w:val="222222"/>
          <w:sz w:val="21"/>
          <w:szCs w:val="21"/>
          <w:lang w:val="en-GB"/>
        </w:rPr>
        <w:drawing>
          <wp:inline distT="0" distB="0" distL="0" distR="0">
            <wp:extent cx="2950210" cy="810895"/>
            <wp:effectExtent l="0" t="0" r="2540" b="8255"/>
            <wp:docPr id="8" name="Picture 8" descr="https://daynhauhoc.s3-ap-southeast-1.amazonaws.com/original/2X/7/73304551e94325b41171405365c41bd5b2418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ynhauhoc.s3-ap-southeast-1.amazonaws.com/original/2X/7/73304551e94325b41171405365c41bd5b24185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210" cy="810895"/>
                    </a:xfrm>
                    <a:prstGeom prst="rect">
                      <a:avLst/>
                    </a:prstGeom>
                    <a:noFill/>
                    <a:ln>
                      <a:noFill/>
                    </a:ln>
                  </pic:spPr>
                </pic:pic>
              </a:graphicData>
            </a:graphic>
          </wp:inline>
        </w:drawing>
      </w:r>
      <w:r>
        <w:rPr>
          <w:rFonts w:ascii="Helvetica" w:hAnsi="Helvetica"/>
          <w:color w:val="222222"/>
          <w:sz w:val="21"/>
          <w:szCs w:val="21"/>
        </w:rPr>
        <w:br/>
      </w:r>
      <w:r w:rsidRPr="00344B87">
        <w:rPr>
          <w:rFonts w:asciiTheme="majorHAnsi" w:eastAsia="Times New Roman" w:hAnsiTheme="majorHAnsi" w:cstheme="majorHAnsi"/>
          <w:b/>
          <w:color w:val="313131"/>
          <w:sz w:val="24"/>
          <w:szCs w:val="24"/>
        </w:rPr>
        <w:t>New Repository</w:t>
      </w:r>
    </w:p>
    <w:p w:rsidR="00344B87" w:rsidRDefault="00344B87" w:rsidP="004968C9">
      <w:pPr>
        <w:rPr>
          <w:rFonts w:ascii="Helvetica" w:hAnsi="Helvetica"/>
          <w:color w:val="222222"/>
          <w:sz w:val="21"/>
          <w:szCs w:val="21"/>
        </w:rPr>
      </w:pPr>
    </w:p>
    <w:p w:rsidR="00401B28" w:rsidRDefault="00401B28" w:rsidP="00344B87">
      <w:pPr>
        <w:rPr>
          <w:rFonts w:asciiTheme="majorHAnsi" w:hAnsiTheme="majorHAnsi" w:cstheme="majorHAnsi"/>
          <w:color w:val="313131"/>
          <w:sz w:val="24"/>
          <w:szCs w:val="24"/>
        </w:rPr>
      </w:pPr>
      <w:r w:rsidRPr="00401B28">
        <w:rPr>
          <w:rFonts w:asciiTheme="majorHAnsi" w:eastAsia="Times New Roman" w:hAnsiTheme="majorHAnsi" w:cstheme="majorHAnsi"/>
          <w:color w:val="313131"/>
          <w:sz w:val="24"/>
          <w:szCs w:val="24"/>
        </w:rPr>
        <w:lastRenderedPageBreak/>
        <w:t>Sau khi ấn chọn</w:t>
      </w:r>
      <w:r>
        <w:rPr>
          <w:rFonts w:ascii="Helvetica" w:hAnsi="Helvetica"/>
          <w:color w:val="222222"/>
          <w:sz w:val="21"/>
          <w:szCs w:val="21"/>
        </w:rPr>
        <w:t xml:space="preserve"> </w:t>
      </w:r>
      <w:r w:rsidRPr="00401B28">
        <w:rPr>
          <w:rFonts w:asciiTheme="majorHAnsi" w:eastAsia="Times New Roman" w:hAnsiTheme="majorHAnsi" w:cstheme="majorHAnsi"/>
          <w:b/>
          <w:color w:val="313131"/>
          <w:sz w:val="24"/>
          <w:szCs w:val="24"/>
        </w:rPr>
        <w:t>New Repository</w:t>
      </w:r>
      <w:r w:rsidRPr="009C59CC">
        <w:rPr>
          <w:rFonts w:asciiTheme="majorHAnsi" w:hAnsiTheme="majorHAnsi" w:cstheme="majorHAnsi"/>
          <w:color w:val="313131"/>
          <w:sz w:val="24"/>
          <w:szCs w:val="24"/>
        </w:rPr>
        <w:t> </w:t>
      </w:r>
      <w:r>
        <w:rPr>
          <w:rFonts w:asciiTheme="majorHAnsi" w:hAnsiTheme="majorHAnsi" w:cstheme="majorHAnsi"/>
          <w:color w:val="313131"/>
          <w:sz w:val="24"/>
          <w:szCs w:val="24"/>
        </w:rPr>
        <w:t xml:space="preserve">sẽ ra giao diện như dưới: </w:t>
      </w:r>
    </w:p>
    <w:p w:rsidR="004968C9" w:rsidRPr="00344B87" w:rsidRDefault="004968C9" w:rsidP="00344B87">
      <w:pPr>
        <w:rPr>
          <w:rFonts w:ascii="Times New Roman" w:hAnsi="Times New Roman"/>
          <w:sz w:val="24"/>
          <w:szCs w:val="24"/>
        </w:rPr>
      </w:pPr>
      <w:r>
        <w:rPr>
          <w:rFonts w:ascii="Helvetica" w:hAnsi="Helvetica"/>
          <w:color w:val="222222"/>
          <w:sz w:val="21"/>
          <w:szCs w:val="21"/>
        </w:rPr>
        <w:br/>
      </w:r>
      <w:r w:rsidR="00E43F59" w:rsidRPr="0016182E">
        <w:rPr>
          <w:noProof/>
          <w:lang w:val="en-GB"/>
        </w:rPr>
        <w:drawing>
          <wp:inline distT="0" distB="0" distL="0" distR="0" wp14:anchorId="3665EF86" wp14:editId="7FA2CB08">
            <wp:extent cx="5943600" cy="3909976"/>
            <wp:effectExtent l="0" t="0" r="0" b="0"/>
            <wp:docPr id="6" name="Picture 6" descr="https://daynhauhoc.com/uploads/default/_optimized/723/db8/f2cce259ef_690x454.png">
              <a:hlinkClick xmlns:a="http://schemas.openxmlformats.org/drawingml/2006/main" r:id="rId15" tooltip="&quot;newrepo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ynhauhoc.com/uploads/default/_optimized/723/db8/f2cce259ef_690x454.png">
                      <a:hlinkClick r:id="rId15" tooltip="&quot;newrepo2.png&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09976"/>
                    </a:xfrm>
                    <a:prstGeom prst="rect">
                      <a:avLst/>
                    </a:prstGeom>
                    <a:noFill/>
                    <a:ln>
                      <a:noFill/>
                    </a:ln>
                  </pic:spPr>
                </pic:pic>
              </a:graphicData>
            </a:graphic>
          </wp:inline>
        </w:drawing>
      </w:r>
    </w:p>
    <w:p w:rsidR="004968C9" w:rsidRPr="00C94F11" w:rsidRDefault="00C94F11" w:rsidP="00344B87">
      <w:pPr>
        <w:shd w:val="clear" w:color="auto" w:fill="FFFFFF"/>
        <w:rPr>
          <w:rFonts w:asciiTheme="majorHAnsi" w:eastAsiaTheme="majorEastAsia" w:hAnsiTheme="majorHAnsi" w:cstheme="majorHAnsi"/>
          <w:color w:val="313131"/>
          <w:sz w:val="24"/>
          <w:szCs w:val="24"/>
        </w:rPr>
      </w:pPr>
      <w:r w:rsidRPr="00C94F11">
        <w:rPr>
          <w:rFonts w:asciiTheme="majorHAnsi" w:eastAsiaTheme="majorEastAsia" w:hAnsiTheme="majorHAnsi" w:cstheme="majorHAnsi"/>
          <w:color w:val="313131"/>
          <w:sz w:val="24"/>
          <w:szCs w:val="24"/>
        </w:rPr>
        <w:t xml:space="preserve">Trong đó: </w:t>
      </w:r>
    </w:p>
    <w:p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Repository name:</w:t>
      </w:r>
      <w:r w:rsidR="00C94F11" w:rsidRPr="00C94F11">
        <w:rPr>
          <w:rFonts w:asciiTheme="majorHAnsi" w:eastAsiaTheme="majorEastAsia" w:hAnsiTheme="majorHAnsi" w:cstheme="majorHAnsi"/>
          <w:color w:val="313131"/>
          <w:sz w:val="24"/>
          <w:szCs w:val="24"/>
        </w:rPr>
        <w:t xml:space="preserve"> là tên dự án mà bạn muốn đặt</w:t>
      </w:r>
    </w:p>
    <w:p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Description:</w:t>
      </w:r>
      <w:r w:rsidR="00C94F11" w:rsidRPr="00C94F11">
        <w:rPr>
          <w:rFonts w:asciiTheme="majorHAnsi" w:eastAsiaTheme="majorEastAsia" w:hAnsiTheme="majorHAnsi" w:cstheme="majorHAnsi"/>
          <w:color w:val="313131"/>
          <w:sz w:val="24"/>
          <w:szCs w:val="24"/>
        </w:rPr>
        <w:t xml:space="preserve"> miêu tả chi tiết dự án, có thể điền hoặc không</w:t>
      </w:r>
    </w:p>
    <w:p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Public or Private:</w:t>
      </w:r>
      <w:r w:rsidR="00C94F11" w:rsidRPr="00C94F11">
        <w:rPr>
          <w:rFonts w:asciiTheme="majorHAnsi" w:eastAsiaTheme="majorEastAsia" w:hAnsiTheme="majorHAnsi" w:cstheme="majorHAnsi"/>
          <w:color w:val="313131"/>
          <w:sz w:val="24"/>
          <w:szCs w:val="24"/>
        </w:rPr>
        <w:t xml:space="preserve"> nếu </w:t>
      </w:r>
      <w:r w:rsidR="00C94F11">
        <w:rPr>
          <w:rFonts w:asciiTheme="majorHAnsi" w:eastAsiaTheme="majorEastAsia" w:hAnsiTheme="majorHAnsi" w:cstheme="majorHAnsi"/>
          <w:color w:val="313131"/>
          <w:sz w:val="24"/>
          <w:szCs w:val="24"/>
        </w:rPr>
        <w:t xml:space="preserve">chọn </w:t>
      </w:r>
      <w:r w:rsidR="00C94F11" w:rsidRPr="00C94F11">
        <w:rPr>
          <w:rFonts w:asciiTheme="majorHAnsi" w:eastAsiaTheme="majorEastAsia" w:hAnsiTheme="majorHAnsi" w:cstheme="majorHAnsi"/>
          <w:color w:val="313131"/>
          <w:sz w:val="24"/>
          <w:szCs w:val="24"/>
        </w:rPr>
        <w:t>chế độ private thì người khác sẽ không thấy code của bạn nhưng bạn sẽ phải tốn phí cho nó.</w:t>
      </w:r>
    </w:p>
    <w:p w:rsidR="005A74A2" w:rsidRDefault="00C94F11" w:rsidP="0038042B">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 xml:space="preserve"> </w:t>
      </w:r>
      <w:r w:rsidRPr="00401B28">
        <w:rPr>
          <w:rFonts w:asciiTheme="majorHAnsi" w:eastAsia="Times New Roman" w:hAnsiTheme="majorHAnsi" w:cstheme="majorHAnsi"/>
          <w:b/>
          <w:color w:val="313131"/>
          <w:sz w:val="24"/>
          <w:szCs w:val="24"/>
        </w:rPr>
        <w:t>Intialize this repository with a README:</w:t>
      </w:r>
      <w:r>
        <w:rPr>
          <w:rFonts w:asciiTheme="majorHAnsi" w:eastAsia="Times New Roman" w:hAnsiTheme="majorHAnsi" w:cstheme="majorHAnsi"/>
          <w:color w:val="313131"/>
          <w:sz w:val="24"/>
          <w:szCs w:val="24"/>
        </w:rPr>
        <w:t xml:space="preserve">  Có thể chọn hoặc không</w:t>
      </w:r>
    </w:p>
    <w:p w:rsidR="00401B28" w:rsidRDefault="00401B28" w:rsidP="0038042B">
      <w:pPr>
        <w:rPr>
          <w:rFonts w:asciiTheme="majorHAnsi" w:eastAsia="Times New Roman" w:hAnsiTheme="majorHAnsi" w:cstheme="majorHAnsi"/>
          <w:b/>
          <w:color w:val="313131"/>
          <w:sz w:val="24"/>
          <w:szCs w:val="24"/>
        </w:rPr>
      </w:pPr>
      <w:r>
        <w:rPr>
          <w:rFonts w:asciiTheme="majorHAnsi" w:eastAsia="Times New Roman" w:hAnsiTheme="majorHAnsi" w:cstheme="majorHAnsi"/>
          <w:color w:val="313131"/>
          <w:sz w:val="24"/>
          <w:szCs w:val="24"/>
        </w:rPr>
        <w:t xml:space="preserve">Sau khi điền xong thông tin bạn ấn create repository là xong. Bạn sẽ thu được remote repository vừa tạo, và link này có dạng </w:t>
      </w:r>
      <w:r w:rsidRPr="00401B28">
        <w:rPr>
          <w:rFonts w:asciiTheme="majorHAnsi" w:eastAsia="Times New Roman" w:hAnsiTheme="majorHAnsi" w:cstheme="majorHAnsi"/>
          <w:b/>
          <w:color w:val="313131"/>
          <w:sz w:val="24"/>
          <w:szCs w:val="24"/>
        </w:rPr>
        <w:t>git@github.com:user-name/repository-name</w:t>
      </w:r>
      <w:r>
        <w:rPr>
          <w:rFonts w:asciiTheme="majorHAnsi" w:eastAsia="Times New Roman" w:hAnsiTheme="majorHAnsi" w:cstheme="majorHAnsi"/>
          <w:b/>
          <w:color w:val="313131"/>
          <w:sz w:val="24"/>
          <w:szCs w:val="24"/>
        </w:rPr>
        <w:t xml:space="preserve">. </w:t>
      </w:r>
    </w:p>
    <w:p w:rsidR="00476EDB" w:rsidRDefault="00F52591" w:rsidP="00476EDB">
      <w:pPr>
        <w:pStyle w:val="Heading3"/>
        <w:rPr>
          <w:b/>
          <w:lang w:val="en-GB"/>
        </w:rPr>
      </w:pPr>
      <w:r>
        <w:rPr>
          <w:b/>
          <w:lang w:val="en-GB"/>
        </w:rPr>
        <w:t>2</w:t>
      </w:r>
      <w:r w:rsidR="00476EDB">
        <w:rPr>
          <w:b/>
          <w:lang w:val="en-GB"/>
        </w:rPr>
        <w:t>.2</w:t>
      </w:r>
      <w:del w:id="24" w:author="Pham Thanh" w:date="2018-07-18T13:33:00Z">
        <w:r w:rsidR="00476EDB" w:rsidRPr="00344B87" w:rsidDel="000658D3">
          <w:rPr>
            <w:b/>
            <w:lang w:val="en-GB"/>
          </w:rPr>
          <w:delText>,</w:delText>
        </w:r>
      </w:del>
      <w:r w:rsidR="00476EDB" w:rsidRPr="00344B87">
        <w:rPr>
          <w:b/>
          <w:lang w:val="en-GB"/>
        </w:rPr>
        <w:t xml:space="preserve"> Tạo </w:t>
      </w:r>
      <w:r w:rsidR="005E047A">
        <w:rPr>
          <w:b/>
          <w:lang w:val="en-GB"/>
        </w:rPr>
        <w:t xml:space="preserve">clone </w:t>
      </w:r>
      <w:r w:rsidR="00476EDB" w:rsidRPr="00344B87">
        <w:rPr>
          <w:b/>
          <w:lang w:val="en-GB"/>
        </w:rPr>
        <w:t>repositor</w:t>
      </w:r>
      <w:r w:rsidR="00476EDB">
        <w:rPr>
          <w:b/>
          <w:lang w:val="en-GB"/>
        </w:rPr>
        <w:t>y</w:t>
      </w:r>
      <w:r w:rsidR="005C1E9A">
        <w:rPr>
          <w:b/>
          <w:lang w:val="en-GB"/>
        </w:rPr>
        <w:t xml:space="preserve"> trong github desktop</w:t>
      </w:r>
    </w:p>
    <w:p w:rsidR="000E659F" w:rsidRDefault="000E659F" w:rsidP="005E047A">
      <w:pPr>
        <w:rPr>
          <w:rFonts w:asciiTheme="majorHAnsi" w:eastAsia="Times New Roman" w:hAnsiTheme="majorHAnsi" w:cstheme="majorHAnsi"/>
          <w:noProof/>
          <w:color w:val="313131"/>
          <w:sz w:val="24"/>
          <w:szCs w:val="24"/>
          <w:lang w:val="en-GB"/>
        </w:rPr>
      </w:pPr>
    </w:p>
    <w:p w:rsidR="005E047A" w:rsidRDefault="005E047A" w:rsidP="005E047A">
      <w:pPr>
        <w:rPr>
          <w:rFonts w:asciiTheme="majorHAnsi" w:eastAsia="Times New Roman" w:hAnsiTheme="majorHAnsi" w:cstheme="majorHAnsi"/>
          <w:noProof/>
          <w:color w:val="313131"/>
          <w:sz w:val="24"/>
          <w:szCs w:val="24"/>
        </w:rPr>
      </w:pPr>
      <w:r>
        <w:rPr>
          <w:rFonts w:asciiTheme="majorHAnsi" w:eastAsia="Times New Roman" w:hAnsiTheme="majorHAnsi" w:cstheme="majorHAnsi"/>
          <w:noProof/>
          <w:color w:val="313131"/>
          <w:sz w:val="24"/>
          <w:szCs w:val="24"/>
        </w:rPr>
        <w:t>Mở Github for Window để tạo clone repository về máy tính</w:t>
      </w:r>
    </w:p>
    <w:p w:rsidR="005E047A" w:rsidRDefault="005E047A"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extent cx="5769568" cy="353772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737" cy="3547024"/>
                    </a:xfrm>
                    <a:prstGeom prst="rect">
                      <a:avLst/>
                    </a:prstGeom>
                    <a:noFill/>
                    <a:ln>
                      <a:noFill/>
                    </a:ln>
                  </pic:spPr>
                </pic:pic>
              </a:graphicData>
            </a:graphic>
          </wp:inline>
        </w:drawing>
      </w:r>
    </w:p>
    <w:p w:rsidR="003D00BC" w:rsidRDefault="00E6289F"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khi tạo clone repository xong thì sẽ xuất hiện </w:t>
      </w:r>
    </w:p>
    <w:p w:rsidR="0014043E" w:rsidRDefault="00C4128E" w:rsidP="005E047A">
      <w:pPr>
        <w:rPr>
          <w:rFonts w:asciiTheme="majorHAnsi" w:eastAsia="Times New Roman" w:hAnsiTheme="majorHAnsi" w:cstheme="majorHAnsi"/>
          <w:color w:val="313131"/>
          <w:sz w:val="24"/>
          <w:szCs w:val="24"/>
        </w:rPr>
      </w:pPr>
      <w:r>
        <w:rPr>
          <w:noProof/>
          <w:lang w:val="en-GB"/>
        </w:rPr>
        <w:drawing>
          <wp:inline distT="0" distB="0" distL="0" distR="0" wp14:anchorId="2B740BD7" wp14:editId="00543D6B">
            <wp:extent cx="5778455" cy="386231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7198" cy="3881528"/>
                    </a:xfrm>
                    <a:prstGeom prst="rect">
                      <a:avLst/>
                    </a:prstGeom>
                  </pic:spPr>
                </pic:pic>
              </a:graphicData>
            </a:graphic>
          </wp:inline>
        </w:drawing>
      </w:r>
    </w:p>
    <w:p w:rsidR="0014043E"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Và từ bây giờ bạn có thể cập nhật các dự án của mình vào trong thư mục github trên máy tính</w:t>
      </w:r>
    </w:p>
    <w:p w:rsidR="005C1E9A" w:rsidRDefault="00F52591" w:rsidP="005C1E9A">
      <w:pPr>
        <w:pStyle w:val="Heading3"/>
        <w:rPr>
          <w:b/>
          <w:lang w:val="en-GB"/>
        </w:rPr>
      </w:pPr>
      <w:r>
        <w:rPr>
          <w:b/>
          <w:lang w:val="en-GB"/>
        </w:rPr>
        <w:lastRenderedPageBreak/>
        <w:t>2</w:t>
      </w:r>
      <w:r w:rsidR="005C1E9A">
        <w:rPr>
          <w:b/>
          <w:lang w:val="en-GB"/>
        </w:rPr>
        <w:t>.</w:t>
      </w:r>
      <w:r w:rsidR="007C131C">
        <w:rPr>
          <w:b/>
          <w:lang w:val="en-GB"/>
        </w:rPr>
        <w:t>3</w:t>
      </w:r>
      <w:del w:id="25" w:author="Pham Thanh" w:date="2018-07-18T13:33:00Z">
        <w:r w:rsidR="005C1E9A" w:rsidRPr="00344B87" w:rsidDel="000658D3">
          <w:rPr>
            <w:b/>
            <w:lang w:val="en-GB"/>
          </w:rPr>
          <w:delText>,</w:delText>
        </w:r>
      </w:del>
      <w:r w:rsidR="005C1E9A" w:rsidRPr="00344B87">
        <w:rPr>
          <w:b/>
          <w:lang w:val="en-GB"/>
        </w:rPr>
        <w:t xml:space="preserve"> Tạo </w:t>
      </w:r>
      <w:r w:rsidR="005C1E9A">
        <w:rPr>
          <w:b/>
          <w:lang w:val="en-GB"/>
        </w:rPr>
        <w:t>phân nhánh trong github desktop</w:t>
      </w:r>
    </w:p>
    <w:p w:rsidR="005C1E9A" w:rsidRPr="005C1E9A" w:rsidRDefault="005C1E9A" w:rsidP="005C1E9A">
      <w:pPr>
        <w:rPr>
          <w:lang w:val="en-GB"/>
        </w:rPr>
      </w:pPr>
    </w:p>
    <w:p w:rsidR="005C1E9A" w:rsidRDefault="005C1E9A" w:rsidP="005C1E9A">
      <w:pPr>
        <w:rPr>
          <w:lang w:val="en-GB"/>
        </w:rPr>
      </w:pPr>
      <w:r>
        <w:rPr>
          <w:noProof/>
          <w:lang w:val="en-GB"/>
        </w:rPr>
        <w:drawing>
          <wp:inline distT="0" distB="0" distL="0" distR="0" wp14:anchorId="7053DA0E" wp14:editId="0A83E617">
            <wp:extent cx="5726977" cy="288650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6516" cy="2891309"/>
                    </a:xfrm>
                    <a:prstGeom prst="rect">
                      <a:avLst/>
                    </a:prstGeom>
                  </pic:spPr>
                </pic:pic>
              </a:graphicData>
            </a:graphic>
          </wp:inline>
        </w:drawing>
      </w:r>
    </w:p>
    <w:p w:rsidR="005C1E9A" w:rsidRDefault="007C131C" w:rsidP="005C1E9A">
      <w:pPr>
        <w:rPr>
          <w:lang w:val="en-GB"/>
        </w:rPr>
      </w:pPr>
      <w:r>
        <w:rPr>
          <w:noProof/>
          <w:lang w:val="en-GB"/>
        </w:rPr>
        <w:drawing>
          <wp:inline distT="0" distB="0" distL="0" distR="0" wp14:anchorId="2C63ABD0" wp14:editId="1F42106F">
            <wp:extent cx="5726430" cy="3293848"/>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2126" cy="3308628"/>
                    </a:xfrm>
                    <a:prstGeom prst="rect">
                      <a:avLst/>
                    </a:prstGeom>
                  </pic:spPr>
                </pic:pic>
              </a:graphicData>
            </a:graphic>
          </wp:inline>
        </w:drawing>
      </w:r>
    </w:p>
    <w:p w:rsidR="005C1E9A"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Chọn new branch</w:t>
      </w:r>
      <w:r>
        <w:rPr>
          <w:rFonts w:asciiTheme="majorHAnsi" w:eastAsia="Times New Roman" w:hAnsiTheme="majorHAnsi" w:cstheme="majorHAnsi"/>
          <w:color w:val="313131"/>
          <w:sz w:val="24"/>
          <w:szCs w:val="24"/>
        </w:rPr>
        <w:t xml:space="preserve"> và sau đó sẽ hiện lên box </w:t>
      </w:r>
      <w:r w:rsidRPr="007C131C">
        <w:rPr>
          <w:rFonts w:asciiTheme="majorHAnsi" w:eastAsia="Times New Roman" w:hAnsiTheme="majorHAnsi" w:cstheme="majorHAnsi"/>
          <w:b/>
          <w:color w:val="313131"/>
          <w:sz w:val="24"/>
          <w:szCs w:val="24"/>
        </w:rPr>
        <w:t>create a branch</w:t>
      </w:r>
      <w:r>
        <w:rPr>
          <w:rFonts w:asciiTheme="majorHAnsi" w:eastAsia="Times New Roman" w:hAnsiTheme="majorHAnsi" w:cstheme="majorHAnsi"/>
          <w:color w:val="313131"/>
          <w:sz w:val="24"/>
          <w:szCs w:val="24"/>
        </w:rPr>
        <w:t xml:space="preserve">. </w:t>
      </w:r>
    </w:p>
    <w:p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Trong đó:</w:t>
      </w:r>
    </w:p>
    <w:p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xml:space="preserve">+  Name: điền tên của nhánh </w:t>
      </w:r>
      <w:r>
        <w:rPr>
          <w:rFonts w:asciiTheme="majorHAnsi" w:eastAsia="Times New Roman" w:hAnsiTheme="majorHAnsi" w:cstheme="majorHAnsi"/>
          <w:color w:val="313131"/>
          <w:sz w:val="24"/>
          <w:szCs w:val="24"/>
        </w:rPr>
        <w:t xml:space="preserve">định tạo. </w:t>
      </w:r>
    </w:p>
    <w:p w:rsidR="00584515" w:rsidRDefault="007C131C" w:rsidP="005E047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Create branch based on:  Chọn nhánh cha của nhánh định tạo</w:t>
      </w:r>
      <w:r>
        <w:rPr>
          <w:rFonts w:asciiTheme="majorHAnsi" w:eastAsia="Times New Roman" w:hAnsiTheme="majorHAnsi" w:cstheme="majorHAnsi"/>
          <w:color w:val="313131"/>
          <w:sz w:val="24"/>
          <w:szCs w:val="24"/>
        </w:rPr>
        <w:t>.</w:t>
      </w:r>
    </w:p>
    <w:p w:rsidR="007C131C" w:rsidRDefault="00F52591" w:rsidP="007C131C">
      <w:pPr>
        <w:pStyle w:val="Heading3"/>
        <w:rPr>
          <w:b/>
          <w:lang w:val="en-GB"/>
        </w:rPr>
      </w:pPr>
      <w:r>
        <w:rPr>
          <w:b/>
          <w:lang w:val="en-GB"/>
        </w:rPr>
        <w:lastRenderedPageBreak/>
        <w:t>2.4</w:t>
      </w:r>
      <w:del w:id="26" w:author="Pham Thanh" w:date="2018-07-18T13:33:00Z">
        <w:r w:rsidR="007C131C" w:rsidRPr="00344B87" w:rsidDel="000658D3">
          <w:rPr>
            <w:b/>
            <w:lang w:val="en-GB"/>
          </w:rPr>
          <w:delText>,</w:delText>
        </w:r>
      </w:del>
      <w:r w:rsidR="007C131C" w:rsidRPr="00344B87">
        <w:rPr>
          <w:b/>
          <w:lang w:val="en-GB"/>
        </w:rPr>
        <w:t xml:space="preserve"> </w:t>
      </w:r>
      <w:r w:rsidR="007C131C">
        <w:rPr>
          <w:b/>
          <w:lang w:val="en-GB"/>
        </w:rPr>
        <w:t>Đưa những thay đổi lên github</w:t>
      </w:r>
    </w:p>
    <w:p w:rsidR="007C131C" w:rsidRPr="007C131C" w:rsidRDefault="007C131C" w:rsidP="005E047A">
      <w:pPr>
        <w:rPr>
          <w:rFonts w:asciiTheme="majorHAnsi" w:eastAsia="Times New Roman" w:hAnsiTheme="majorHAnsi" w:cstheme="majorHAnsi"/>
          <w:color w:val="313131"/>
          <w:sz w:val="24"/>
          <w:szCs w:val="24"/>
          <w:lang w:val="en-GB"/>
        </w:rPr>
      </w:pPr>
    </w:p>
    <w:p w:rsidR="00584515" w:rsidRDefault="00584515" w:rsidP="005E047A">
      <w:pPr>
        <w:rPr>
          <w:rFonts w:asciiTheme="majorHAnsi" w:eastAsia="Times New Roman" w:hAnsiTheme="majorHAnsi" w:cstheme="majorHAnsi"/>
          <w:color w:val="313131"/>
          <w:sz w:val="24"/>
          <w:szCs w:val="24"/>
        </w:rPr>
      </w:pPr>
      <w:r>
        <w:rPr>
          <w:noProof/>
          <w:lang w:val="en-GB"/>
        </w:rPr>
        <w:drawing>
          <wp:inline distT="0" distB="0" distL="0" distR="0" wp14:anchorId="1F0D6FF6" wp14:editId="618CE377">
            <wp:extent cx="5943600" cy="4053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53205"/>
                    </a:xfrm>
                    <a:prstGeom prst="rect">
                      <a:avLst/>
                    </a:prstGeom>
                    <a:noFill/>
                    <a:ln>
                      <a:noFill/>
                    </a:ln>
                  </pic:spPr>
                </pic:pic>
              </a:graphicData>
            </a:graphic>
          </wp:inline>
        </w:drawing>
      </w:r>
    </w:p>
    <w:p w:rsidR="00584515" w:rsidRDefault="00584515" w:rsidP="00584515">
      <w:pPr>
        <w:rPr>
          <w:rFonts w:asciiTheme="majorHAnsi" w:eastAsia="Times New Roman" w:hAnsiTheme="majorHAnsi" w:cstheme="majorHAnsi"/>
          <w:color w:val="313131"/>
          <w:sz w:val="24"/>
          <w:szCs w:val="24"/>
        </w:rPr>
      </w:pPr>
    </w:p>
    <w:p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Khi có bất cứ sự thay đổi gì trong project thì sẽ được hiện lên trong ô danh sách bên trái</w:t>
      </w:r>
    </w:p>
    <w:p w:rsidR="00584515" w:rsidRP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Bạn có thể t</w:t>
      </w:r>
      <w:r w:rsidRPr="00584515">
        <w:rPr>
          <w:rFonts w:asciiTheme="majorHAnsi" w:eastAsia="Times New Roman" w:hAnsiTheme="majorHAnsi" w:cstheme="majorHAnsi"/>
          <w:color w:val="313131"/>
          <w:sz w:val="24"/>
          <w:szCs w:val="24"/>
        </w:rPr>
        <w:t xml:space="preserve">ích vào check box để chọn những file thay đổi sẽ được đưa lên github. </w:t>
      </w:r>
    </w:p>
    <w:p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đó điền tiêu đề tóm tắt vào ô textbox summary bên dưới và kích nút commit to master. </w:t>
      </w:r>
    </w:p>
    <w:p w:rsidR="007C131C" w:rsidRDefault="00584515"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Cuối cùng nhấn vào fetch origin để đưa commit lên trên github.</w:t>
      </w:r>
    </w:p>
    <w:p w:rsidR="007C131C" w:rsidRDefault="002B0DB9"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Lưu ý: </w:t>
      </w:r>
    </w:p>
    <w:p w:rsidR="002B0DB9" w:rsidRPr="002B0DB9" w:rsidRDefault="002B0DB9" w:rsidP="002B0DB9">
      <w:pPr>
        <w:pStyle w:val="ListParagraph"/>
        <w:numPr>
          <w:ilvl w:val="0"/>
          <w:numId w:val="6"/>
        </w:numPr>
        <w:rPr>
          <w:rFonts w:asciiTheme="majorHAnsi" w:eastAsia="Times New Roman" w:hAnsiTheme="majorHAnsi" w:cstheme="majorHAnsi"/>
          <w:color w:val="313131"/>
          <w:sz w:val="24"/>
          <w:szCs w:val="24"/>
        </w:rPr>
      </w:pPr>
      <w:r w:rsidRPr="002B0DB9">
        <w:rPr>
          <w:rFonts w:asciiTheme="majorHAnsi" w:eastAsia="Times New Roman" w:hAnsiTheme="majorHAnsi" w:cstheme="majorHAnsi"/>
          <w:color w:val="313131"/>
          <w:sz w:val="24"/>
          <w:szCs w:val="24"/>
        </w:rPr>
        <w:t>Commit to master mới chỉ update trạng thái trên local repository của bạn</w:t>
      </w:r>
    </w:p>
    <w:p w:rsidR="002B0DB9" w:rsidRDefault="002B0DB9" w:rsidP="002B0DB9">
      <w:pPr>
        <w:ind w:firstLine="36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w:t>
      </w:r>
      <w:r>
        <w:rPr>
          <w:rFonts w:asciiTheme="majorHAnsi" w:eastAsia="Times New Roman" w:hAnsiTheme="majorHAnsi" w:cstheme="majorHAnsi"/>
          <w:color w:val="313131"/>
          <w:sz w:val="24"/>
          <w:szCs w:val="24"/>
        </w:rPr>
        <w:tab/>
        <w:t>Fetch origin để update thay đổi lên</w:t>
      </w:r>
      <w:r w:rsidRPr="002B0DB9">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repository trên github.com</w:t>
      </w:r>
    </w:p>
    <w:p w:rsidR="000A6060" w:rsidRDefault="00F52591" w:rsidP="000A6060">
      <w:pPr>
        <w:pStyle w:val="Heading3"/>
        <w:rPr>
          <w:b/>
          <w:lang w:val="en-GB"/>
        </w:rPr>
      </w:pPr>
      <w:r>
        <w:rPr>
          <w:b/>
          <w:lang w:val="en-GB"/>
        </w:rPr>
        <w:t>2.5</w:t>
      </w:r>
      <w:del w:id="27" w:author="Pham Thanh" w:date="2018-07-18T13:33:00Z">
        <w:r w:rsidR="000A6060" w:rsidRPr="00344B87" w:rsidDel="000658D3">
          <w:rPr>
            <w:b/>
            <w:lang w:val="en-GB"/>
          </w:rPr>
          <w:delText>,</w:delText>
        </w:r>
      </w:del>
      <w:r w:rsidR="000A6060" w:rsidRPr="00344B87">
        <w:rPr>
          <w:b/>
          <w:lang w:val="en-GB"/>
        </w:rPr>
        <w:t xml:space="preserve"> </w:t>
      </w:r>
      <w:r w:rsidR="000A6060">
        <w:rPr>
          <w:b/>
          <w:lang w:val="en-GB"/>
        </w:rPr>
        <w:t>Tham gia vào một project khác</w:t>
      </w:r>
    </w:p>
    <w:p w:rsidR="000A6060" w:rsidRPr="000A6060" w:rsidRDefault="000A6060" w:rsidP="000A6060">
      <w:pPr>
        <w:rPr>
          <w:lang w:val="en-GB"/>
        </w:rPr>
      </w:pPr>
    </w:p>
    <w:p w:rsidR="000A6060"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extent cx="59340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rsidR="000A6060" w:rsidRPr="000A6060" w:rsidRDefault="000A6060" w:rsidP="000A6060">
      <w:pPr>
        <w:rPr>
          <w:rFonts w:asciiTheme="majorHAnsi" w:eastAsia="Times New Roman" w:hAnsiTheme="majorHAnsi" w:cstheme="majorHAnsi"/>
          <w:color w:val="313131"/>
          <w:sz w:val="24"/>
          <w:szCs w:val="24"/>
        </w:rPr>
      </w:pPr>
      <w:r w:rsidRPr="000A6060">
        <w:rPr>
          <w:rFonts w:asciiTheme="majorHAnsi" w:eastAsia="Times New Roman" w:hAnsiTheme="majorHAnsi" w:cstheme="majorHAnsi"/>
          <w:color w:val="313131"/>
          <w:sz w:val="24"/>
          <w:szCs w:val="24"/>
        </w:rPr>
        <w:t xml:space="preserve">Để tham gia vào một dự án khác thì trên ô tìm kiếm bạn gõ tên dự án. </w:t>
      </w:r>
    </w:p>
    <w:p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VD: để tham gia dự án của mình , bạn gõ phamthanh2711/QuanLyKhachHang ,sau đó chọn fork</w:t>
      </w:r>
    </w:p>
    <w:p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drawing>
          <wp:inline distT="0" distB="0" distL="0" distR="0">
            <wp:extent cx="5934075" cy="326863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543" cy="3272751"/>
                    </a:xfrm>
                    <a:prstGeom prst="rect">
                      <a:avLst/>
                    </a:prstGeom>
                    <a:noFill/>
                    <a:ln>
                      <a:noFill/>
                    </a:ln>
                  </pic:spPr>
                </pic:pic>
              </a:graphicData>
            </a:graphic>
          </wp:inline>
        </w:drawing>
      </w:r>
    </w:p>
    <w:p w:rsidR="009C1C30" w:rsidRPr="000032F7" w:rsidDel="000658D3" w:rsidRDefault="008378AD" w:rsidP="009C1C30">
      <w:pPr>
        <w:rPr>
          <w:del w:id="28" w:author="Pham Thanh" w:date="2018-07-18T13:31:00Z"/>
          <w:color w:val="FF0000"/>
          <w:lang w:val="en-GB"/>
        </w:rPr>
      </w:pPr>
      <w:ins w:id="29" w:author="Pham Thanh" w:date="2018-07-18T11:13:00Z">
        <w:r>
          <w:rPr>
            <w:rFonts w:asciiTheme="majorHAnsi" w:eastAsia="Times New Roman" w:hAnsiTheme="majorHAnsi" w:cstheme="majorHAnsi"/>
            <w:color w:val="313131"/>
            <w:sz w:val="24"/>
            <w:szCs w:val="24"/>
          </w:rPr>
          <w:t>Sau khi fork thì bạn đã copy được dự án về repo online của mình. Giờ muốn lấy project về local repo trên máy tính đơn giản chỉ cần tạo cl</w:t>
        </w:r>
      </w:ins>
      <w:ins w:id="30" w:author="Pham Thanh" w:date="2018-07-18T11:14:00Z">
        <w:r>
          <w:rPr>
            <w:rFonts w:asciiTheme="majorHAnsi" w:eastAsia="Times New Roman" w:hAnsiTheme="majorHAnsi" w:cstheme="majorHAnsi"/>
            <w:color w:val="313131"/>
            <w:sz w:val="24"/>
            <w:szCs w:val="24"/>
          </w:rPr>
          <w:t>one để pull project về ( Xem hướng dẫn cách clone ở mục 2.2 ).</w:t>
        </w:r>
      </w:ins>
      <w:del w:id="31" w:author="Pham Thanh" w:date="2018-07-18T11:13:00Z">
        <w:r w:rsidR="000032F7" w:rsidRPr="000032F7" w:rsidDel="008378AD">
          <w:rPr>
            <w:color w:val="FF0000"/>
            <w:lang w:val="en-GB"/>
          </w:rPr>
          <w:delText>Sau khi fork thì tiếp theo làm gì để lấy project về máy mình?</w:delText>
        </w:r>
      </w:del>
    </w:p>
    <w:p w:rsidR="008378AD" w:rsidRDefault="008378AD" w:rsidP="000658D3">
      <w:pPr>
        <w:rPr>
          <w:ins w:id="32" w:author="Pham Thanh" w:date="2018-07-18T11:10:00Z"/>
          <w:lang w:val="en-GB"/>
        </w:rPr>
        <w:pPrChange w:id="33" w:author="Pham Thanh" w:date="2018-07-18T13:31:00Z">
          <w:pPr>
            <w:pStyle w:val="Heading3"/>
          </w:pPr>
        </w:pPrChange>
      </w:pPr>
    </w:p>
    <w:p w:rsidR="00CB2B65" w:rsidRDefault="00F52591" w:rsidP="005D36EE">
      <w:pPr>
        <w:pStyle w:val="Heading3"/>
        <w:rPr>
          <w:ins w:id="34" w:author="Pham Thanh" w:date="2018-07-18T11:10:00Z"/>
          <w:b/>
          <w:lang w:val="en-GB"/>
        </w:rPr>
      </w:pPr>
      <w:r>
        <w:rPr>
          <w:b/>
          <w:lang w:val="en-GB"/>
        </w:rPr>
        <w:lastRenderedPageBreak/>
        <w:t>2.6</w:t>
      </w:r>
      <w:del w:id="35" w:author="Pham Thanh" w:date="2018-07-18T13:32:00Z">
        <w:r w:rsidR="00CB2B65" w:rsidRPr="00344B87" w:rsidDel="000658D3">
          <w:rPr>
            <w:b/>
            <w:lang w:val="en-GB"/>
          </w:rPr>
          <w:delText>,</w:delText>
        </w:r>
      </w:del>
      <w:r w:rsidR="00CB2B65" w:rsidRPr="00344B87">
        <w:rPr>
          <w:b/>
          <w:lang w:val="en-GB"/>
        </w:rPr>
        <w:t xml:space="preserve"> </w:t>
      </w:r>
      <w:r w:rsidR="00CB2B65">
        <w:rPr>
          <w:b/>
          <w:lang w:val="en-GB"/>
        </w:rPr>
        <w:t>Xem những thay đổi trong project</w:t>
      </w:r>
    </w:p>
    <w:p w:rsidR="008378AD" w:rsidRPr="008378AD" w:rsidRDefault="008378AD" w:rsidP="008378AD">
      <w:pPr>
        <w:rPr>
          <w:lang w:val="en-GB"/>
          <w:rPrChange w:id="36" w:author="Pham Thanh" w:date="2018-07-18T11:10:00Z">
            <w:rPr>
              <w:b/>
              <w:lang w:val="en-GB"/>
            </w:rPr>
          </w:rPrChange>
        </w:rPr>
        <w:pPrChange w:id="37" w:author="Pham Thanh" w:date="2018-07-18T11:10:00Z">
          <w:pPr>
            <w:pStyle w:val="Heading3"/>
          </w:pPr>
        </w:pPrChange>
      </w:pPr>
    </w:p>
    <w:p w:rsidR="008B51EB" w:rsidRDefault="00DC2877" w:rsidP="00DC2877">
      <w:pPr>
        <w:rPr>
          <w:ins w:id="38" w:author="Pham Thanh" w:date="2018-07-18T11:10:00Z"/>
          <w:rFonts w:asciiTheme="majorHAnsi" w:eastAsia="Times New Roman" w:hAnsiTheme="majorHAnsi" w:cstheme="majorHAnsi"/>
          <w:color w:val="313131"/>
          <w:sz w:val="24"/>
          <w:szCs w:val="24"/>
          <w:lang w:val="en-GB"/>
        </w:rPr>
      </w:pPr>
      <w:del w:id="39" w:author="Pham Thanh" w:date="2018-07-18T11:10:00Z">
        <w:r w:rsidRPr="00DC2877" w:rsidDel="008378AD">
          <w:rPr>
            <w:color w:val="FF0000"/>
            <w:lang w:val="en-GB"/>
          </w:rPr>
          <w:delText>Cách xem thay đổi có thể thực hiện trên cả web và Git for windows, nên them cả hướng dẫn sử dụng xem thay đổi trên windows</w:delText>
        </w:r>
      </w:del>
      <w:ins w:id="40" w:author="Pham Thanh" w:date="2018-07-18T11:06:00Z">
        <w:r w:rsidR="008B51EB">
          <w:rPr>
            <w:rFonts w:asciiTheme="majorHAnsi" w:eastAsia="Times New Roman" w:hAnsiTheme="majorHAnsi" w:cstheme="majorHAnsi"/>
            <w:color w:val="313131"/>
            <w:sz w:val="24"/>
            <w:szCs w:val="24"/>
            <w:lang w:val="en-GB"/>
          </w:rPr>
          <w:t>Trên</w:t>
        </w:r>
      </w:ins>
      <w:ins w:id="41" w:author="Pham Thanh" w:date="2018-07-18T11:07:00Z">
        <w:r w:rsidR="008B51EB">
          <w:rPr>
            <w:rFonts w:asciiTheme="majorHAnsi" w:eastAsia="Times New Roman" w:hAnsiTheme="majorHAnsi" w:cstheme="majorHAnsi"/>
            <w:color w:val="313131"/>
            <w:sz w:val="24"/>
            <w:szCs w:val="24"/>
            <w:lang w:val="en-GB"/>
          </w:rPr>
          <w:t xml:space="preserve"> github desktop bạn có thể dễ dàng xem </w:t>
        </w:r>
      </w:ins>
      <w:ins w:id="42" w:author="Pham Thanh" w:date="2018-07-18T11:09:00Z">
        <w:r w:rsidR="008378AD">
          <w:rPr>
            <w:rFonts w:asciiTheme="majorHAnsi" w:eastAsia="Times New Roman" w:hAnsiTheme="majorHAnsi" w:cstheme="majorHAnsi"/>
            <w:color w:val="313131"/>
            <w:sz w:val="24"/>
            <w:szCs w:val="24"/>
            <w:lang w:val="en-GB"/>
          </w:rPr>
          <w:t>những thay đổi mới nhất trên working folder khi nhấn vào Changes hoặc có thể xem cả những commit chứa những thay đổi trước đó khi nhấn vào History.</w:t>
        </w:r>
      </w:ins>
    </w:p>
    <w:p w:rsidR="008378AD" w:rsidRPr="00DC2877" w:rsidRDefault="008378AD" w:rsidP="00DC2877">
      <w:pPr>
        <w:rPr>
          <w:color w:val="FF0000"/>
          <w:lang w:val="en-GB"/>
        </w:rPr>
      </w:pPr>
    </w:p>
    <w:p w:rsidR="005D36EE" w:rsidRDefault="008378AD" w:rsidP="005D36EE">
      <w:pPr>
        <w:rPr>
          <w:ins w:id="43" w:author="Pham Thanh" w:date="2018-07-18T11:11:00Z"/>
          <w:lang w:val="en-GB"/>
        </w:rPr>
      </w:pPr>
      <w:ins w:id="44" w:author="Pham Thanh" w:date="2018-07-18T11:09:00Z">
        <w:r>
          <w:rPr>
            <w:noProof/>
            <w:lang w:val="en-GB"/>
          </w:rPr>
          <w:drawing>
            <wp:inline distT="0" distB="0" distL="0" distR="0" wp14:anchorId="1163026D" wp14:editId="0A96774F">
              <wp:extent cx="5943600" cy="46424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42485"/>
                      </a:xfrm>
                      <a:prstGeom prst="rect">
                        <a:avLst/>
                      </a:prstGeom>
                    </pic:spPr>
                  </pic:pic>
                </a:graphicData>
              </a:graphic>
            </wp:inline>
          </w:drawing>
        </w:r>
      </w:ins>
    </w:p>
    <w:p w:rsidR="008378AD" w:rsidRDefault="008378AD" w:rsidP="005D36EE">
      <w:pPr>
        <w:rPr>
          <w:ins w:id="45" w:author="Pham Thanh" w:date="2018-07-18T11:11:00Z"/>
          <w:lang w:val="en-GB"/>
        </w:rPr>
      </w:pPr>
    </w:p>
    <w:p w:rsidR="008378AD" w:rsidDel="008378AD" w:rsidRDefault="008378AD" w:rsidP="000A6060">
      <w:pPr>
        <w:rPr>
          <w:del w:id="46" w:author="Pham Thanh" w:date="2018-07-18T11:12:00Z"/>
          <w:lang w:val="en-GB"/>
        </w:rPr>
      </w:pPr>
    </w:p>
    <w:p w:rsidR="008378AD" w:rsidRDefault="008378AD" w:rsidP="005D36EE">
      <w:pPr>
        <w:rPr>
          <w:ins w:id="47" w:author="Pham Thanh" w:date="2018-07-18T11:12:00Z"/>
          <w:lang w:val="en-GB"/>
        </w:rPr>
      </w:pPr>
    </w:p>
    <w:p w:rsidR="008378AD" w:rsidRDefault="008378AD" w:rsidP="005D36EE">
      <w:pPr>
        <w:rPr>
          <w:ins w:id="48" w:author="Pham Thanh" w:date="2018-07-18T11:12:00Z"/>
          <w:lang w:val="en-GB"/>
        </w:rPr>
      </w:pPr>
    </w:p>
    <w:p w:rsidR="008378AD" w:rsidRDefault="008378AD" w:rsidP="005D36EE">
      <w:pPr>
        <w:rPr>
          <w:ins w:id="49" w:author="Pham Thanh" w:date="2018-07-18T11:12:00Z"/>
          <w:lang w:val="en-GB"/>
        </w:rPr>
      </w:pPr>
    </w:p>
    <w:p w:rsidR="008378AD" w:rsidRDefault="008378AD" w:rsidP="005D36EE">
      <w:pPr>
        <w:rPr>
          <w:ins w:id="50" w:author="Pham Thanh" w:date="2018-07-18T11:12:00Z"/>
          <w:lang w:val="en-GB"/>
        </w:rPr>
      </w:pPr>
    </w:p>
    <w:p w:rsidR="008378AD" w:rsidRDefault="008378AD" w:rsidP="005D36EE">
      <w:pPr>
        <w:rPr>
          <w:ins w:id="51" w:author="Pham Thanh" w:date="2018-07-18T11:12:00Z"/>
          <w:lang w:val="en-GB"/>
        </w:rPr>
      </w:pPr>
    </w:p>
    <w:p w:rsidR="008378AD" w:rsidRPr="008378AD" w:rsidRDefault="008378AD" w:rsidP="005D36EE">
      <w:pPr>
        <w:rPr>
          <w:ins w:id="52" w:author="Pham Thanh" w:date="2018-07-18T11:12:00Z"/>
          <w:rFonts w:asciiTheme="majorHAnsi" w:eastAsia="Times New Roman" w:hAnsiTheme="majorHAnsi" w:cstheme="majorHAnsi"/>
          <w:color w:val="313131"/>
          <w:sz w:val="24"/>
          <w:szCs w:val="24"/>
          <w:lang w:val="en-GB"/>
          <w:rPrChange w:id="53" w:author="Pham Thanh" w:date="2018-07-18T11:12:00Z">
            <w:rPr>
              <w:ins w:id="54" w:author="Pham Thanh" w:date="2018-07-18T11:12:00Z"/>
              <w:lang w:val="en-GB"/>
            </w:rPr>
          </w:rPrChange>
        </w:rPr>
      </w:pPr>
      <w:ins w:id="55" w:author="Pham Thanh" w:date="2018-07-18T11:12:00Z">
        <w:r w:rsidRPr="008378AD">
          <w:rPr>
            <w:rFonts w:asciiTheme="majorHAnsi" w:eastAsia="Times New Roman" w:hAnsiTheme="majorHAnsi" w:cstheme="majorHAnsi"/>
            <w:color w:val="313131"/>
            <w:sz w:val="24"/>
            <w:szCs w:val="24"/>
            <w:lang w:val="en-GB"/>
            <w:rPrChange w:id="56" w:author="Pham Thanh" w:date="2018-07-18T11:12:00Z">
              <w:rPr>
                <w:lang w:val="en-GB"/>
              </w:rPr>
            </w:rPrChange>
          </w:rPr>
          <w:t>Còn khi thay đ mới nhất trên working folder khi nhấn vào Changes hoặc có thể xem cả những commit</w:t>
        </w:r>
      </w:ins>
      <w:r w:rsidR="00CB2B65">
        <w:rPr>
          <w:rFonts w:asciiTheme="majorHAnsi" w:eastAsia="Times New Roman" w:hAnsiTheme="majorHAnsi" w:cstheme="majorHAnsi"/>
          <w:noProof/>
          <w:color w:val="313131"/>
          <w:sz w:val="24"/>
          <w:szCs w:val="24"/>
          <w:lang w:val="en-GB"/>
        </w:rPr>
        <w:lastRenderedPageBreak/>
        <w:drawing>
          <wp:inline distT="0" distB="0" distL="0" distR="0">
            <wp:extent cx="59340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CB2B65"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Vùng khoanh đỏ trên đây</w:t>
      </w:r>
      <w:r w:rsidR="00CB2B65">
        <w:rPr>
          <w:rFonts w:asciiTheme="majorHAnsi" w:eastAsia="Times New Roman" w:hAnsiTheme="majorHAnsi" w:cstheme="majorHAnsi"/>
          <w:color w:val="313131"/>
          <w:sz w:val="24"/>
          <w:szCs w:val="24"/>
          <w:lang w:val="en-GB"/>
        </w:rPr>
        <w:t xml:space="preserve"> là những thay đổi mới nhất của project và bên cạnh là thời gian thay đổi được đưa lên github. </w:t>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Hoặc có thể nhấn vào commits để xem cả những thay đổi được đưa lên trước đó.</w:t>
      </w:r>
    </w:p>
    <w:p w:rsidR="005D36EE" w:rsidRDefault="005D36EE"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5934899" cy="3152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375" cy="3157136"/>
                    </a:xfrm>
                    <a:prstGeom prst="rect">
                      <a:avLst/>
                    </a:prstGeom>
                    <a:noFill/>
                    <a:ln>
                      <a:noFill/>
                    </a:ln>
                  </pic:spPr>
                </pic:pic>
              </a:graphicData>
            </a:graphic>
          </wp:inline>
        </w:drawing>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nhấn vào , bạn có thể thấy được các sự thay đổi trong chương trình</w:t>
      </w:r>
    </w:p>
    <w:p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Trong đó :</w:t>
      </w:r>
    </w:p>
    <w:p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   Trên cùng là tên file  có sự thay đổi, bên trái là tương quan tỉ lệ giữa sự thêm và bớt, được thể hiện bằng các ô chấm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xanh</w:t>
      </w:r>
      <w:r w:rsidR="005D36EE">
        <w:rPr>
          <w:rFonts w:asciiTheme="majorHAnsi" w:eastAsia="Times New Roman" w:hAnsiTheme="majorHAnsi" w:cstheme="majorHAnsi"/>
          <w:color w:val="313131"/>
          <w:sz w:val="24"/>
          <w:szCs w:val="24"/>
          <w:lang w:val="en-GB"/>
        </w:rPr>
        <w:t>(thêm vào) và</w:t>
      </w: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đỏ</w:t>
      </w:r>
      <w:r w:rsidR="005D36EE">
        <w:rPr>
          <w:rFonts w:asciiTheme="majorHAnsi" w:eastAsia="Times New Roman" w:hAnsiTheme="majorHAnsi" w:cstheme="majorHAnsi"/>
          <w:color w:val="313131"/>
          <w:sz w:val="24"/>
          <w:szCs w:val="24"/>
          <w:lang w:val="en-GB"/>
        </w:rPr>
        <w:t>(bớt đi)</w:t>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E90F99">
        <w:rPr>
          <w:rFonts w:asciiTheme="majorHAnsi" w:eastAsia="Times New Roman" w:hAnsiTheme="majorHAnsi" w:cstheme="majorHAnsi"/>
          <w:color w:val="313131"/>
          <w:sz w:val="24"/>
          <w:szCs w:val="24"/>
          <w:lang w:val="en-GB"/>
        </w:rPr>
        <w:t>N</w:t>
      </w:r>
      <w:r>
        <w:rPr>
          <w:rFonts w:asciiTheme="majorHAnsi" w:eastAsia="Times New Roman" w:hAnsiTheme="majorHAnsi" w:cstheme="majorHAnsi"/>
          <w:color w:val="313131"/>
          <w:sz w:val="24"/>
          <w:szCs w:val="24"/>
          <w:lang w:val="en-GB"/>
        </w:rPr>
        <w:t xml:space="preserve">hững dòng có dấu </w:t>
      </w:r>
      <w:r w:rsidR="00E90F99">
        <w:rPr>
          <w:rFonts w:asciiTheme="majorHAnsi" w:eastAsia="Times New Roman" w:hAnsiTheme="majorHAnsi" w:cstheme="majorHAnsi"/>
          <w:color w:val="313131"/>
          <w:sz w:val="24"/>
          <w:szCs w:val="24"/>
          <w:lang w:val="en-GB"/>
        </w:rPr>
        <w:t>“+” là những dòng mới được thêm vào</w:t>
      </w:r>
    </w:p>
    <w:p w:rsidR="00E90F99"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Những dòng có dấu “-” là những dòng mới được bớt đi</w:t>
      </w:r>
    </w:p>
    <w:p w:rsidR="00CB2B65" w:rsidRDefault="005D36EE"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730166D9" wp14:editId="46F7EC96">
            <wp:extent cx="5943600" cy="2975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5610"/>
                    </a:xfrm>
                    <a:prstGeom prst="rect">
                      <a:avLst/>
                    </a:prstGeom>
                  </pic:spPr>
                </pic:pic>
              </a:graphicData>
            </a:graphic>
          </wp:inline>
        </w:drawing>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Kéo xuống dưới cùng sẽ có một box cho phép các bạn có thể để lại comment cho commit này.</w:t>
      </w:r>
    </w:p>
    <w:p w:rsidR="005D36EE" w:rsidRDefault="00F52591" w:rsidP="005D36EE">
      <w:pPr>
        <w:pStyle w:val="Heading3"/>
        <w:rPr>
          <w:b/>
          <w:lang w:val="en-GB"/>
        </w:rPr>
      </w:pPr>
      <w:r>
        <w:rPr>
          <w:b/>
          <w:lang w:val="en-GB"/>
        </w:rPr>
        <w:t>2.7</w:t>
      </w:r>
      <w:del w:id="57" w:author="Pham Thanh" w:date="2018-07-18T13:32:00Z">
        <w:r w:rsidR="005D36EE" w:rsidRPr="00344B87" w:rsidDel="000658D3">
          <w:rPr>
            <w:b/>
            <w:lang w:val="en-GB"/>
          </w:rPr>
          <w:delText>,</w:delText>
        </w:r>
      </w:del>
      <w:r w:rsidR="005D36EE" w:rsidRPr="00344B87">
        <w:rPr>
          <w:b/>
          <w:lang w:val="en-GB"/>
        </w:rPr>
        <w:t xml:space="preserve"> </w:t>
      </w:r>
      <w:r w:rsidR="005D36EE">
        <w:rPr>
          <w:b/>
          <w:lang w:val="en-GB"/>
        </w:rPr>
        <w:t>Cách pull request</w:t>
      </w:r>
    </w:p>
    <w:p w:rsidR="005D36EE" w:rsidRPr="005D36EE" w:rsidRDefault="005D36EE" w:rsidP="005D36EE">
      <w:pPr>
        <w:rPr>
          <w:lang w:val="en-GB"/>
        </w:rPr>
      </w:pPr>
    </w:p>
    <w:p w:rsidR="005D36EE" w:rsidRDefault="000E659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Bây giờ </w:t>
      </w:r>
      <w:r w:rsidR="009738DA">
        <w:rPr>
          <w:rFonts w:asciiTheme="majorHAnsi" w:eastAsia="Times New Roman" w:hAnsiTheme="majorHAnsi" w:cstheme="majorHAnsi"/>
          <w:color w:val="313131"/>
          <w:sz w:val="24"/>
          <w:szCs w:val="24"/>
          <w:lang w:val="en-GB"/>
        </w:rPr>
        <w:t>bên B</w:t>
      </w:r>
      <w:r w:rsidR="00C64AF6">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người tham gia dự án</w:t>
      </w:r>
      <w:r w:rsidR="00C64AF6">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nếu </w:t>
      </w:r>
      <w:r w:rsidRPr="000E659F">
        <w:rPr>
          <w:rFonts w:asciiTheme="majorHAnsi" w:eastAsia="Times New Roman" w:hAnsiTheme="majorHAnsi" w:cstheme="majorHAnsi"/>
          <w:color w:val="313131"/>
          <w:sz w:val="24"/>
          <w:szCs w:val="24"/>
          <w:lang w:val="en-GB"/>
        </w:rPr>
        <w:t>chỉnh sửa file</w:t>
      </w:r>
      <w:r>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khi ấy</w:t>
      </w:r>
      <w:r w:rsidR="00C64AF6">
        <w:rPr>
          <w:rFonts w:asciiTheme="majorHAnsi" w:eastAsia="Times New Roman" w:hAnsiTheme="majorHAnsi" w:cstheme="majorHAnsi"/>
          <w:color w:val="313131"/>
          <w:sz w:val="24"/>
          <w:szCs w:val="24"/>
          <w:lang w:val="en-GB"/>
        </w:rPr>
        <w:t xml:space="preserve"> file </w:t>
      </w:r>
      <w:r>
        <w:rPr>
          <w:rFonts w:asciiTheme="majorHAnsi" w:eastAsia="Times New Roman" w:hAnsiTheme="majorHAnsi" w:cstheme="majorHAnsi"/>
          <w:color w:val="313131"/>
          <w:sz w:val="24"/>
          <w:szCs w:val="24"/>
          <w:lang w:val="en-GB"/>
        </w:rPr>
        <w:t xml:space="preserve">đó </w:t>
      </w:r>
      <w:r w:rsidRPr="000E659F">
        <w:rPr>
          <w:rFonts w:asciiTheme="majorHAnsi" w:eastAsia="Times New Roman" w:hAnsiTheme="majorHAnsi" w:cstheme="majorHAnsi"/>
          <w:color w:val="313131"/>
          <w:sz w:val="24"/>
          <w:szCs w:val="24"/>
          <w:lang w:val="en-GB"/>
        </w:rPr>
        <w:t xml:space="preserve">giữa </w:t>
      </w:r>
      <w:r w:rsidR="009738DA">
        <w:rPr>
          <w:rFonts w:asciiTheme="majorHAnsi" w:eastAsia="Times New Roman" w:hAnsiTheme="majorHAnsi" w:cstheme="majorHAnsi"/>
          <w:color w:val="313131"/>
          <w:sz w:val="24"/>
          <w:szCs w:val="24"/>
          <w:lang w:val="en-GB"/>
        </w:rPr>
        <w:t>người A</w:t>
      </w:r>
      <w:r>
        <w:rPr>
          <w:rFonts w:asciiTheme="majorHAnsi" w:eastAsia="Times New Roman" w:hAnsiTheme="majorHAnsi" w:cstheme="majorHAnsi"/>
          <w:color w:val="313131"/>
          <w:sz w:val="24"/>
          <w:szCs w:val="24"/>
          <w:lang w:val="en-GB"/>
        </w:rPr>
        <w:t xml:space="preserve">( người tạo </w:t>
      </w:r>
      <w:r w:rsidR="009738DA">
        <w:rPr>
          <w:rFonts w:asciiTheme="majorHAnsi" w:eastAsia="Times New Roman" w:hAnsiTheme="majorHAnsi" w:cstheme="majorHAnsi"/>
          <w:color w:val="313131"/>
          <w:sz w:val="24"/>
          <w:szCs w:val="24"/>
          <w:lang w:val="en-GB"/>
        </w:rPr>
        <w:t>repository</w:t>
      </w:r>
      <w:r>
        <w:rPr>
          <w:rFonts w:asciiTheme="majorHAnsi" w:eastAsia="Times New Roman" w:hAnsiTheme="majorHAnsi" w:cstheme="majorHAnsi"/>
          <w:color w:val="313131"/>
          <w:sz w:val="24"/>
          <w:szCs w:val="24"/>
          <w:lang w:val="en-GB"/>
        </w:rPr>
        <w:t xml:space="preserve"> ban đầu)</w:t>
      </w:r>
      <w:r w:rsidRPr="000E659F">
        <w:rPr>
          <w:rFonts w:asciiTheme="majorHAnsi" w:eastAsia="Times New Roman" w:hAnsiTheme="majorHAnsi" w:cstheme="majorHAnsi"/>
          <w:color w:val="313131"/>
          <w:sz w:val="24"/>
          <w:szCs w:val="24"/>
          <w:lang w:val="en-GB"/>
        </w:rPr>
        <w:t xml:space="preserve"> và</w:t>
      </w:r>
      <w:r>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đã có sự khác nhau và</w:t>
      </w:r>
      <w:r w:rsidRPr="000E659F">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có</w:t>
      </w:r>
      <w:r w:rsidRPr="000E659F">
        <w:rPr>
          <w:rFonts w:asciiTheme="majorHAnsi" w:eastAsia="Times New Roman" w:hAnsiTheme="majorHAnsi" w:cstheme="majorHAnsi"/>
          <w:color w:val="313131"/>
          <w:sz w:val="24"/>
          <w:szCs w:val="24"/>
          <w:lang w:val="en-GB"/>
        </w:rPr>
        <w:t xml:space="preserve"> thể gửi </w:t>
      </w:r>
      <w:r>
        <w:rPr>
          <w:rFonts w:asciiTheme="majorHAnsi" w:eastAsia="Times New Roman" w:hAnsiTheme="majorHAnsi" w:cstheme="majorHAnsi"/>
          <w:color w:val="313131"/>
          <w:sz w:val="24"/>
          <w:szCs w:val="24"/>
          <w:lang w:val="en-GB"/>
        </w:rPr>
        <w:t>pull request</w:t>
      </w:r>
      <w:r w:rsidR="00C64AF6">
        <w:rPr>
          <w:rFonts w:asciiTheme="majorHAnsi" w:eastAsia="Times New Roman" w:hAnsiTheme="majorHAnsi" w:cstheme="majorHAnsi"/>
          <w:color w:val="313131"/>
          <w:sz w:val="24"/>
          <w:szCs w:val="24"/>
          <w:lang w:val="en-GB"/>
        </w:rPr>
        <w:t xml:space="preserve"> (PR)</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tới master</w:t>
      </w:r>
      <w:r w:rsidR="00C64AF6">
        <w:rPr>
          <w:rFonts w:asciiTheme="majorHAnsi" w:eastAsia="Times New Roman" w:hAnsiTheme="majorHAnsi" w:cstheme="majorHAnsi"/>
          <w:color w:val="313131"/>
          <w:sz w:val="24"/>
          <w:szCs w:val="24"/>
          <w:lang w:val="en-GB"/>
        </w:rPr>
        <w:t>. PR nghĩa là partner</w:t>
      </w:r>
      <w:r w:rsidRPr="000E659F">
        <w:rPr>
          <w:rFonts w:asciiTheme="majorHAnsi" w:eastAsia="Times New Roman" w:hAnsiTheme="majorHAnsi" w:cstheme="majorHAnsi"/>
          <w:color w:val="313131"/>
          <w:sz w:val="24"/>
          <w:szCs w:val="24"/>
          <w:lang w:val="en-GB"/>
        </w:rPr>
        <w:t xml:space="preserve"> nói với </w:t>
      </w:r>
      <w:r w:rsidR="00C64AF6">
        <w:rPr>
          <w:rFonts w:asciiTheme="majorHAnsi" w:eastAsia="Times New Roman" w:hAnsiTheme="majorHAnsi" w:cstheme="majorHAnsi"/>
          <w:color w:val="313131"/>
          <w:sz w:val="24"/>
          <w:szCs w:val="24"/>
          <w:lang w:val="en-GB"/>
        </w:rPr>
        <w:t xml:space="preserve">master:" </w:t>
      </w:r>
      <w:r w:rsidR="009738DA">
        <w:rPr>
          <w:rFonts w:asciiTheme="majorHAnsi" w:eastAsia="Times New Roman" w:hAnsiTheme="majorHAnsi" w:cstheme="majorHAnsi"/>
          <w:color w:val="313131"/>
          <w:sz w:val="24"/>
          <w:szCs w:val="24"/>
          <w:lang w:val="en-GB"/>
        </w:rPr>
        <w:t>B</w:t>
      </w:r>
      <w:r w:rsidRPr="000E659F">
        <w:rPr>
          <w:rFonts w:asciiTheme="majorHAnsi" w:eastAsia="Times New Roman" w:hAnsiTheme="majorHAnsi" w:cstheme="majorHAnsi"/>
          <w:color w:val="313131"/>
          <w:sz w:val="24"/>
          <w:szCs w:val="24"/>
          <w:lang w:val="en-GB"/>
        </w:rPr>
        <w:t xml:space="preserve"> đã sửa file, yêu cầu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hợp nhất vào repo của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nếu như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đồng ý với yêu cầu đó,thì file trên repo của </w:t>
      </w:r>
      <w:r w:rsidR="009738DA">
        <w:rPr>
          <w:rFonts w:asciiTheme="majorHAnsi" w:eastAsia="Times New Roman" w:hAnsiTheme="majorHAnsi" w:cstheme="majorHAnsi"/>
          <w:color w:val="313131"/>
          <w:sz w:val="24"/>
          <w:szCs w:val="24"/>
          <w:lang w:val="en-GB"/>
        </w:rPr>
        <w:t>A</w:t>
      </w:r>
      <w:r w:rsidR="00C64AF6">
        <w:rPr>
          <w:rFonts w:asciiTheme="majorHAnsi" w:eastAsia="Times New Roman" w:hAnsiTheme="majorHAnsi" w:cstheme="majorHAnsi"/>
          <w:color w:val="313131"/>
          <w:sz w:val="24"/>
          <w:szCs w:val="24"/>
          <w:lang w:val="en-GB"/>
        </w:rPr>
        <w:t xml:space="preserve"> </w:t>
      </w:r>
      <w:r w:rsidRPr="000E659F">
        <w:rPr>
          <w:rFonts w:asciiTheme="majorHAnsi" w:eastAsia="Times New Roman" w:hAnsiTheme="majorHAnsi" w:cstheme="majorHAnsi"/>
          <w:color w:val="313131"/>
          <w:sz w:val="24"/>
          <w:szCs w:val="24"/>
          <w:lang w:val="en-GB"/>
        </w:rPr>
        <w:t xml:space="preserve">sẽ thay đổi theo file trên repo của </w:t>
      </w:r>
      <w:r w:rsidR="009738DA">
        <w:rPr>
          <w:rFonts w:asciiTheme="majorHAnsi" w:eastAsia="Times New Roman" w:hAnsiTheme="majorHAnsi" w:cstheme="majorHAnsi"/>
          <w:color w:val="313131"/>
          <w:sz w:val="24"/>
          <w:szCs w:val="24"/>
          <w:lang w:val="en-GB"/>
        </w:rPr>
        <w:t>B</w:t>
      </w:r>
      <w:r w:rsidR="00C64AF6">
        <w:rPr>
          <w:rFonts w:asciiTheme="majorHAnsi" w:eastAsia="Times New Roman" w:hAnsiTheme="majorHAnsi" w:cstheme="majorHAnsi"/>
          <w:color w:val="313131"/>
          <w:sz w:val="24"/>
          <w:szCs w:val="24"/>
          <w:lang w:val="en-GB"/>
        </w:rPr>
        <w:t>.</w:t>
      </w:r>
    </w:p>
    <w:p w:rsidR="00C4094F" w:rsidRDefault="00C4094F" w:rsidP="000A6060">
      <w:pPr>
        <w:rPr>
          <w:rFonts w:asciiTheme="majorHAnsi" w:eastAsia="Times New Roman" w:hAnsiTheme="majorHAnsi" w:cstheme="majorHAnsi"/>
          <w:color w:val="313131"/>
          <w:sz w:val="24"/>
          <w:szCs w:val="24"/>
          <w:lang w:val="en-GB"/>
        </w:rPr>
      </w:pPr>
    </w:p>
    <w:p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extent cx="5936615" cy="3432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3432175"/>
                    </a:xfrm>
                    <a:prstGeom prst="rect">
                      <a:avLst/>
                    </a:prstGeom>
                    <a:noFill/>
                    <a:ln>
                      <a:noFill/>
                    </a:ln>
                  </pic:spPr>
                </pic:pic>
              </a:graphicData>
            </a:graphic>
          </wp:inline>
        </w:drawing>
      </w:r>
    </w:p>
    <w:p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Nhấn vào chọn chỉnh sửa file trực tiếp trên web</w:t>
      </w:r>
    </w:p>
    <w:p w:rsidR="00C4094F" w:rsidRDefault="00C4094F"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1FD7B8D6" wp14:editId="30F92D07">
            <wp:extent cx="5943600" cy="228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89175"/>
                    </a:xfrm>
                    <a:prstGeom prst="rect">
                      <a:avLst/>
                    </a:prstGeom>
                  </pic:spPr>
                </pic:pic>
              </a:graphicData>
            </a:graphic>
          </wp:inline>
        </w:drawing>
      </w:r>
    </w:p>
    <w:p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w:t>
      </w:r>
      <w:r w:rsidR="005A51FC">
        <w:rPr>
          <w:rFonts w:asciiTheme="majorHAnsi" w:eastAsia="Times New Roman" w:hAnsiTheme="majorHAnsi" w:cstheme="majorHAnsi"/>
          <w:color w:val="313131"/>
          <w:sz w:val="24"/>
          <w:szCs w:val="24"/>
          <w:lang w:val="en-GB"/>
        </w:rPr>
        <w:t xml:space="preserve">khi </w:t>
      </w:r>
      <w:r w:rsidR="005A51FC" w:rsidRPr="009738DA">
        <w:rPr>
          <w:rFonts w:asciiTheme="majorHAnsi" w:eastAsia="Times New Roman" w:hAnsiTheme="majorHAnsi" w:cstheme="majorHAnsi"/>
          <w:b/>
          <w:color w:val="313131"/>
          <w:sz w:val="24"/>
          <w:szCs w:val="24"/>
          <w:lang w:val="en-GB"/>
        </w:rPr>
        <w:t>commit changes</w:t>
      </w:r>
      <w:r w:rsidR="005A51FC">
        <w:rPr>
          <w:rFonts w:asciiTheme="majorHAnsi" w:eastAsia="Times New Roman" w:hAnsiTheme="majorHAnsi" w:cstheme="majorHAnsi"/>
          <w:color w:val="313131"/>
          <w:sz w:val="24"/>
          <w:szCs w:val="24"/>
          <w:lang w:val="en-GB"/>
        </w:rPr>
        <w:t>, ta</w:t>
      </w:r>
      <w:r>
        <w:rPr>
          <w:rFonts w:asciiTheme="majorHAnsi" w:eastAsia="Times New Roman" w:hAnsiTheme="majorHAnsi" w:cstheme="majorHAnsi"/>
          <w:color w:val="313131"/>
          <w:sz w:val="24"/>
          <w:szCs w:val="24"/>
          <w:lang w:val="en-GB"/>
        </w:rPr>
        <w:t xml:space="preserve"> bắt đầu pull request</w:t>
      </w:r>
      <w:r w:rsidR="005A51FC">
        <w:rPr>
          <w:rFonts w:asciiTheme="majorHAnsi" w:eastAsia="Times New Roman" w:hAnsiTheme="majorHAnsi" w:cstheme="majorHAnsi"/>
          <w:color w:val="313131"/>
          <w:sz w:val="24"/>
          <w:szCs w:val="24"/>
          <w:lang w:val="en-GB"/>
        </w:rPr>
        <w:t xml:space="preserve">. Vào </w:t>
      </w:r>
      <w:r w:rsidR="005A51FC" w:rsidRPr="009738DA">
        <w:rPr>
          <w:rFonts w:asciiTheme="majorHAnsi" w:eastAsia="Times New Roman" w:hAnsiTheme="majorHAnsi" w:cstheme="majorHAnsi"/>
          <w:b/>
          <w:color w:val="313131"/>
          <w:sz w:val="24"/>
          <w:szCs w:val="24"/>
          <w:lang w:val="en-GB"/>
        </w:rPr>
        <w:t>pull request</w:t>
      </w:r>
      <w:r w:rsidR="009738DA">
        <w:rPr>
          <w:rFonts w:asciiTheme="majorHAnsi" w:eastAsia="Times New Roman" w:hAnsiTheme="majorHAnsi" w:cstheme="majorHAnsi"/>
          <w:b/>
          <w:color w:val="313131"/>
          <w:sz w:val="24"/>
          <w:szCs w:val="24"/>
          <w:lang w:val="en-GB"/>
        </w:rPr>
        <w:t>s</w:t>
      </w:r>
      <w:r w:rsidR="005A51FC">
        <w:rPr>
          <w:rFonts w:asciiTheme="majorHAnsi" w:eastAsia="Times New Roman" w:hAnsiTheme="majorHAnsi" w:cstheme="majorHAnsi"/>
          <w:color w:val="313131"/>
          <w:sz w:val="24"/>
          <w:szCs w:val="24"/>
          <w:lang w:val="en-GB"/>
        </w:rPr>
        <w:t xml:space="preserve"> chọn </w:t>
      </w:r>
      <w:r w:rsidR="005A51FC" w:rsidRPr="009738DA">
        <w:rPr>
          <w:rFonts w:asciiTheme="majorHAnsi" w:eastAsia="Times New Roman" w:hAnsiTheme="majorHAnsi" w:cstheme="majorHAnsi"/>
          <w:b/>
          <w:color w:val="313131"/>
          <w:sz w:val="24"/>
          <w:szCs w:val="24"/>
          <w:lang w:val="en-GB"/>
        </w:rPr>
        <w:t>new pull request</w:t>
      </w:r>
      <w:r w:rsidR="005A51FC">
        <w:rPr>
          <w:rFonts w:asciiTheme="majorHAnsi" w:eastAsia="Times New Roman" w:hAnsiTheme="majorHAnsi" w:cstheme="majorHAnsi"/>
          <w:color w:val="313131"/>
          <w:sz w:val="24"/>
          <w:szCs w:val="24"/>
          <w:lang w:val="en-GB"/>
        </w:rPr>
        <w:t>.</w:t>
      </w:r>
    </w:p>
    <w:p w:rsidR="00C4094F" w:rsidRDefault="005A51FC" w:rsidP="005A51FC">
      <w:pPr>
        <w:rPr>
          <w:rFonts w:asciiTheme="majorHAnsi" w:eastAsia="Times New Roman" w:hAnsiTheme="majorHAnsi" w:cstheme="majorHAnsi"/>
          <w:color w:val="313131"/>
          <w:sz w:val="24"/>
          <w:szCs w:val="24"/>
          <w:lang w:val="en-GB"/>
        </w:rPr>
      </w:pPr>
      <w:r>
        <w:rPr>
          <w:noProof/>
          <w:lang w:val="en-GB"/>
        </w:rPr>
        <w:drawing>
          <wp:inline distT="0" distB="0" distL="0" distR="0" wp14:anchorId="572564E3" wp14:editId="6AF0F561">
            <wp:extent cx="5777865" cy="16376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3795" cy="1659149"/>
                    </a:xfrm>
                    <a:prstGeom prst="rect">
                      <a:avLst/>
                    </a:prstGeom>
                  </pic:spPr>
                </pic:pic>
              </a:graphicData>
            </a:graphic>
          </wp:inline>
        </w:drawing>
      </w:r>
    </w:p>
    <w:p w:rsidR="00C4094F" w:rsidRDefault="005A51FC"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extent cx="5777960" cy="34187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7918" cy="3436490"/>
                    </a:xfrm>
                    <a:prstGeom prst="rect">
                      <a:avLst/>
                    </a:prstGeom>
                    <a:noFill/>
                    <a:ln>
                      <a:noFill/>
                    </a:ln>
                  </pic:spPr>
                </pic:pic>
              </a:graphicData>
            </a:graphic>
          </wp:inline>
        </w:drawing>
      </w:r>
    </w:p>
    <w:p w:rsidR="001E5F77" w:rsidRDefault="001E5F77" w:rsidP="005A51FC">
      <w:pPr>
        <w:rPr>
          <w:rFonts w:asciiTheme="majorHAnsi" w:eastAsia="Times New Roman" w:hAnsiTheme="majorHAnsi" w:cstheme="majorHAnsi"/>
          <w:color w:val="313131"/>
          <w:sz w:val="24"/>
          <w:szCs w:val="24"/>
          <w:lang w:val="en-GB"/>
        </w:rPr>
      </w:pPr>
      <w:r w:rsidRPr="001E5F77">
        <w:rPr>
          <w:rFonts w:asciiTheme="majorHAnsi" w:eastAsia="Times New Roman" w:hAnsiTheme="majorHAnsi" w:cstheme="majorHAnsi"/>
          <w:color w:val="313131"/>
          <w:sz w:val="24"/>
          <w:szCs w:val="24"/>
          <w:lang w:val="en-GB"/>
        </w:rPr>
        <w:t xml:space="preserve">Thông thường thì github tự động hiện bên nhận PR là repo của </w:t>
      </w:r>
      <w:r w:rsidR="009738DA">
        <w:rPr>
          <w:rFonts w:asciiTheme="majorHAnsi" w:eastAsia="Times New Roman" w:hAnsiTheme="majorHAnsi" w:cstheme="majorHAnsi"/>
          <w:color w:val="313131"/>
          <w:sz w:val="24"/>
          <w:szCs w:val="24"/>
          <w:lang w:val="en-GB"/>
        </w:rPr>
        <w:t>A</w:t>
      </w:r>
      <w:r w:rsidRPr="001E5F77">
        <w:rPr>
          <w:rFonts w:asciiTheme="majorHAnsi" w:eastAsia="Times New Roman" w:hAnsiTheme="majorHAnsi" w:cstheme="majorHAnsi"/>
          <w:color w:val="313131"/>
          <w:sz w:val="24"/>
          <w:szCs w:val="24"/>
          <w:lang w:val="en-GB"/>
        </w:rPr>
        <w:t xml:space="preserve"> và bên gửi PR là repo của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nhưng nếu không hiện đúng như vậy thì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phải tự chỉnh bằng tay, trong lúc đổi bên nhận gửi PR, thì sẽ có thời điểm là bên nhận và bên gửi là cùng 1 repo, khi đó phải dùng nút</w:t>
      </w:r>
      <w:r>
        <w:rPr>
          <w:rFonts w:asciiTheme="majorHAnsi" w:eastAsia="Times New Roman" w:hAnsiTheme="majorHAnsi" w:cstheme="majorHAnsi"/>
          <w:color w:val="313131"/>
          <w:sz w:val="24"/>
          <w:szCs w:val="24"/>
          <w:lang w:val="en-GB"/>
        </w:rPr>
        <w:t xml:space="preserve"> </w:t>
      </w:r>
      <w:r w:rsidRPr="009738DA">
        <w:rPr>
          <w:rFonts w:asciiTheme="majorHAnsi" w:eastAsia="Times New Roman" w:hAnsiTheme="majorHAnsi" w:cstheme="majorHAnsi"/>
          <w:b/>
          <w:color w:val="313131"/>
          <w:sz w:val="24"/>
          <w:szCs w:val="24"/>
          <w:lang w:val="en-GB"/>
        </w:rPr>
        <w:t>compare across forks</w:t>
      </w:r>
      <w:r>
        <w:rPr>
          <w:rFonts w:asciiTheme="majorHAnsi" w:eastAsia="Times New Roman" w:hAnsiTheme="majorHAnsi" w:cstheme="majorHAnsi"/>
          <w:color w:val="313131"/>
          <w:sz w:val="24"/>
          <w:szCs w:val="24"/>
          <w:lang w:val="en-GB"/>
        </w:rPr>
        <w:t xml:space="preserve"> </w:t>
      </w:r>
      <w:r w:rsidRPr="001E5F77">
        <w:rPr>
          <w:rFonts w:asciiTheme="majorHAnsi" w:eastAsia="Times New Roman" w:hAnsiTheme="majorHAnsi" w:cstheme="majorHAnsi"/>
          <w:color w:val="313131"/>
          <w:sz w:val="24"/>
          <w:szCs w:val="24"/>
          <w:lang w:val="en-GB"/>
        </w:rPr>
        <w:t>để giải quyết</w:t>
      </w:r>
      <w:r>
        <w:rPr>
          <w:rFonts w:asciiTheme="majorHAnsi" w:eastAsia="Times New Roman" w:hAnsiTheme="majorHAnsi" w:cstheme="majorHAnsi"/>
          <w:color w:val="313131"/>
          <w:sz w:val="24"/>
          <w:szCs w:val="24"/>
          <w:lang w:val="en-GB"/>
        </w:rPr>
        <w:t>.</w:t>
      </w:r>
    </w:p>
    <w:p w:rsidR="009738DA" w:rsidRPr="00A14895" w:rsidRDefault="00F52591" w:rsidP="009738DA">
      <w:pPr>
        <w:pStyle w:val="Heading3"/>
        <w:rPr>
          <w:rFonts w:eastAsia="Times New Roman" w:cstheme="majorHAnsi"/>
          <w:color w:val="313131"/>
          <w:lang w:val="en-GB"/>
          <w:rPrChange w:id="58" w:author="Pham Thanh" w:date="2018-07-18T11:27:00Z">
            <w:rPr>
              <w:b/>
              <w:lang w:val="en-GB"/>
            </w:rPr>
          </w:rPrChange>
        </w:rPr>
      </w:pPr>
      <w:r>
        <w:rPr>
          <w:b/>
          <w:lang w:val="en-GB"/>
        </w:rPr>
        <w:t>2.8</w:t>
      </w:r>
      <w:del w:id="59" w:author="Pham Thanh" w:date="2018-07-18T13:32:00Z">
        <w:r w:rsidR="009738DA" w:rsidRPr="00344B87" w:rsidDel="000658D3">
          <w:rPr>
            <w:b/>
            <w:lang w:val="en-GB"/>
          </w:rPr>
          <w:delText>,</w:delText>
        </w:r>
      </w:del>
      <w:r w:rsidR="009738DA" w:rsidRPr="00344B87">
        <w:rPr>
          <w:b/>
          <w:lang w:val="en-GB"/>
        </w:rPr>
        <w:t xml:space="preserve"> </w:t>
      </w:r>
      <w:r w:rsidR="009738DA">
        <w:rPr>
          <w:b/>
          <w:lang w:val="en-GB"/>
        </w:rPr>
        <w:t>Hợp nhất pull request</w:t>
      </w:r>
    </w:p>
    <w:p w:rsidR="009738DA" w:rsidRPr="00A14895" w:rsidRDefault="009738DA" w:rsidP="009738DA">
      <w:pPr>
        <w:rPr>
          <w:rFonts w:asciiTheme="majorHAnsi" w:eastAsia="Times New Roman" w:hAnsiTheme="majorHAnsi" w:cstheme="majorHAnsi"/>
          <w:color w:val="313131"/>
          <w:sz w:val="24"/>
          <w:szCs w:val="24"/>
          <w:lang w:val="en-GB"/>
          <w:rPrChange w:id="60" w:author="Pham Thanh" w:date="2018-07-18T11:27:00Z">
            <w:rPr>
              <w:lang w:val="en-GB"/>
            </w:rPr>
          </w:rPrChange>
        </w:rPr>
      </w:pPr>
      <w:r w:rsidRPr="00E958F3">
        <w:rPr>
          <w:rFonts w:asciiTheme="majorHAnsi" w:eastAsia="Times New Roman" w:hAnsiTheme="majorHAnsi" w:cstheme="majorHAnsi"/>
          <w:color w:val="313131"/>
          <w:sz w:val="24"/>
          <w:szCs w:val="24"/>
          <w:lang w:val="en-GB"/>
        </w:rPr>
        <w:t>Sau khi B gửi pull request, thì bên A sẽ có thông báo có Pull Request</w:t>
      </w:r>
      <w:ins w:id="61" w:author="Pham Thanh" w:date="2018-07-18T11:27:00Z">
        <w:r w:rsidR="00A14895" w:rsidRPr="00A14895">
          <w:rPr>
            <w:rFonts w:asciiTheme="majorHAnsi" w:eastAsia="Times New Roman" w:hAnsiTheme="majorHAnsi" w:cstheme="majorHAnsi"/>
            <w:color w:val="313131"/>
            <w:sz w:val="24"/>
            <w:szCs w:val="24"/>
            <w:lang w:val="en-GB"/>
            <w:rPrChange w:id="62" w:author="Pham Thanh" w:date="2018-07-18T11:27:00Z">
              <w:rPr>
                <w:lang w:val="en-GB"/>
              </w:rPr>
            </w:rPrChange>
          </w:rPr>
          <w:t xml:space="preserve"> như hình bên dưới.</w:t>
        </w:r>
      </w:ins>
      <w:del w:id="63" w:author="Pham Thanh" w:date="2018-07-18T11:27:00Z">
        <w:r w:rsidRPr="00A14895" w:rsidDel="00A14895">
          <w:rPr>
            <w:rFonts w:asciiTheme="majorHAnsi" w:eastAsia="Times New Roman" w:hAnsiTheme="majorHAnsi" w:cstheme="majorHAnsi"/>
            <w:color w:val="313131"/>
            <w:sz w:val="24"/>
            <w:szCs w:val="24"/>
            <w:lang w:val="en-GB"/>
            <w:rPrChange w:id="64" w:author="Pham Thanh" w:date="2018-07-18T11:27:00Z">
              <w:rPr>
                <w:lang w:val="en-GB"/>
              </w:rPr>
            </w:rPrChange>
          </w:rPr>
          <w:delText>.</w:delText>
        </w:r>
      </w:del>
    </w:p>
    <w:p w:rsidR="00DC2877" w:rsidRPr="00DC2877" w:rsidDel="00A14895" w:rsidRDefault="00DC2877" w:rsidP="009738DA">
      <w:pPr>
        <w:rPr>
          <w:del w:id="65" w:author="Pham Thanh" w:date="2018-07-18T11:27:00Z"/>
          <w:color w:val="FF0000"/>
          <w:lang w:val="en-GB"/>
        </w:rPr>
      </w:pPr>
      <w:del w:id="66" w:author="Pham Thanh" w:date="2018-07-18T11:27:00Z">
        <w:r w:rsidRPr="00DC2877" w:rsidDel="00A14895">
          <w:rPr>
            <w:color w:val="FF0000"/>
            <w:lang w:val="en-GB"/>
          </w:rPr>
          <w:delText>Thêm tên ảnh để thể hiện rõ rang hơn</w:delText>
        </w:r>
      </w:del>
    </w:p>
    <w:p w:rsidR="00E958F3" w:rsidRDefault="00E958F3" w:rsidP="009738DA">
      <w:pPr>
        <w:rPr>
          <w:lang w:val="en-GB"/>
        </w:rPr>
      </w:pPr>
      <w:r>
        <w:rPr>
          <w:noProof/>
          <w:lang w:val="en-GB"/>
        </w:rPr>
        <w:drawing>
          <wp:inline distT="0" distB="0" distL="0" distR="0" wp14:anchorId="18F5DFE6" wp14:editId="3F19DDCC">
            <wp:extent cx="5785269" cy="313216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643" cy="3181631"/>
                    </a:xfrm>
                    <a:prstGeom prst="rect">
                      <a:avLst/>
                    </a:prstGeom>
                  </pic:spPr>
                </pic:pic>
              </a:graphicData>
            </a:graphic>
          </wp:inline>
        </w:drawing>
      </w:r>
    </w:p>
    <w:p w:rsidR="00E958F3" w:rsidRPr="009738DA" w:rsidRDefault="00E958F3" w:rsidP="009738DA">
      <w:pPr>
        <w:rPr>
          <w:lang w:val="en-GB"/>
        </w:rPr>
      </w:pPr>
      <w:r>
        <w:rPr>
          <w:noProof/>
          <w:lang w:val="en-GB"/>
        </w:rPr>
        <w:lastRenderedPageBreak/>
        <w:drawing>
          <wp:inline distT="0" distB="0" distL="0" distR="0" wp14:anchorId="04A27567" wp14:editId="5637689C">
            <wp:extent cx="5943600" cy="436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68800"/>
                    </a:xfrm>
                    <a:prstGeom prst="rect">
                      <a:avLst/>
                    </a:prstGeom>
                  </pic:spPr>
                </pic:pic>
              </a:graphicData>
            </a:graphic>
          </wp:inline>
        </w:drawing>
      </w:r>
    </w:p>
    <w:p w:rsidR="001E5F77" w:rsidRDefault="00E958F3"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chọn </w:t>
      </w:r>
      <w:r w:rsidRPr="00E958F3">
        <w:rPr>
          <w:rFonts w:asciiTheme="majorHAnsi" w:eastAsia="Times New Roman" w:hAnsiTheme="majorHAnsi" w:cstheme="majorHAnsi"/>
          <w:b/>
          <w:color w:val="313131"/>
          <w:sz w:val="24"/>
          <w:szCs w:val="24"/>
          <w:lang w:val="en-GB"/>
        </w:rPr>
        <w:t>Merge pull request</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để chấp thuận hợp nhất thì thay đổi sẽ được hợp nhất vào repo của A.</w:t>
      </w:r>
    </w:p>
    <w:p w:rsidR="00BB123F" w:rsidRDefault="00BB123F" w:rsidP="00BB123F">
      <w:pPr>
        <w:pStyle w:val="Heading3"/>
        <w:rPr>
          <w:b/>
          <w:lang w:val="en-GB"/>
        </w:rPr>
      </w:pPr>
      <w:r>
        <w:rPr>
          <w:b/>
          <w:lang w:val="en-GB"/>
        </w:rPr>
        <w:t>2.9</w:t>
      </w:r>
      <w:del w:id="67" w:author="Pham Thanh" w:date="2018-07-18T13:32:00Z">
        <w:r w:rsidRPr="00344B87" w:rsidDel="000658D3">
          <w:rPr>
            <w:b/>
            <w:lang w:val="en-GB"/>
          </w:rPr>
          <w:delText>,</w:delText>
        </w:r>
      </w:del>
      <w:r w:rsidRPr="00344B87">
        <w:rPr>
          <w:b/>
          <w:lang w:val="en-GB"/>
        </w:rPr>
        <w:t xml:space="preserve"> </w:t>
      </w:r>
      <w:r>
        <w:rPr>
          <w:b/>
          <w:lang w:val="en-GB"/>
        </w:rPr>
        <w:t>Tạo file gitignore</w:t>
      </w:r>
    </w:p>
    <w:p w:rsidR="00BB123F" w:rsidRPr="00BB123F" w:rsidRDefault="00BB123F" w:rsidP="00BB123F">
      <w:pPr>
        <w:rPr>
          <w:lang w:val="en-GB"/>
        </w:rPr>
      </w:pPr>
      <w:r>
        <w:rPr>
          <w:rFonts w:asciiTheme="majorHAnsi" w:eastAsia="Times New Roman" w:hAnsiTheme="majorHAnsi" w:cstheme="majorHAnsi"/>
          <w:color w:val="313131"/>
          <w:sz w:val="24"/>
          <w:szCs w:val="24"/>
          <w:lang w:val="en-GB"/>
        </w:rPr>
        <w:t xml:space="preserve">Khi mà bạn không muốn một file bất kỳ nào đó thể hiện sự thay đổi trên git bạn có thể cho nó vào trong file gitignore và để làm được điều đó bạn click chuột phải vào file thay đổi đó. </w:t>
      </w:r>
    </w:p>
    <w:p w:rsidR="00BB123F" w:rsidRDefault="00BB123F" w:rsidP="00BB123F">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5168348" cy="248844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464" cy="2538095"/>
                    </a:xfrm>
                    <a:prstGeom prst="rect">
                      <a:avLst/>
                    </a:prstGeom>
                    <a:noFill/>
                    <a:ln>
                      <a:noFill/>
                    </a:ln>
                  </pic:spPr>
                </pic:pic>
              </a:graphicData>
            </a:graphic>
          </wp:inline>
        </w:drawing>
      </w:r>
    </w:p>
    <w:p w:rsidR="00BB123F" w:rsidRPr="00BB123F" w:rsidRDefault="00BB123F" w:rsidP="00BB123F">
      <w:pPr>
        <w:rPr>
          <w:rFonts w:asciiTheme="majorHAnsi" w:eastAsia="Times New Roman" w:hAnsiTheme="majorHAnsi" w:cstheme="majorHAnsi"/>
          <w:color w:val="313131"/>
          <w:sz w:val="24"/>
          <w:szCs w:val="24"/>
          <w:lang w:val="en-GB"/>
        </w:rPr>
      </w:pPr>
      <w:r w:rsidRPr="00BB123F">
        <w:rPr>
          <w:rFonts w:asciiTheme="majorHAnsi" w:eastAsia="Times New Roman" w:hAnsiTheme="majorHAnsi" w:cstheme="majorHAnsi"/>
          <w:color w:val="313131"/>
          <w:sz w:val="24"/>
          <w:szCs w:val="24"/>
          <w:lang w:val="en-GB"/>
        </w:rPr>
        <w:lastRenderedPageBreak/>
        <w:t xml:space="preserve">Bạn chọn ignore file này thì khi có sự thay đổi ở file này nó sẽ không xuất hiện nữa hoặc chọn ignore all nếu muốn tất cả những file có đuôi mở rộng giống file này không xuất hiện. </w:t>
      </w:r>
    </w:p>
    <w:p w:rsidR="007443D6" w:rsidRDefault="007443D6" w:rsidP="007443D6">
      <w:pPr>
        <w:pStyle w:val="Heading3"/>
        <w:rPr>
          <w:b/>
          <w:lang w:val="en-GB"/>
        </w:rPr>
      </w:pPr>
      <w:r>
        <w:rPr>
          <w:b/>
          <w:lang w:val="en-GB"/>
        </w:rPr>
        <w:t>2.</w:t>
      </w:r>
      <w:r w:rsidR="00BB123F">
        <w:rPr>
          <w:b/>
          <w:lang w:val="en-GB"/>
        </w:rPr>
        <w:t>10</w:t>
      </w:r>
      <w:del w:id="68" w:author="Pham Thanh" w:date="2018-07-18T13:32:00Z">
        <w:r w:rsidRPr="00344B87" w:rsidDel="000658D3">
          <w:rPr>
            <w:b/>
            <w:lang w:val="en-GB"/>
          </w:rPr>
          <w:delText>,</w:delText>
        </w:r>
      </w:del>
      <w:r w:rsidRPr="00344B87">
        <w:rPr>
          <w:b/>
          <w:lang w:val="en-GB"/>
        </w:rPr>
        <w:t xml:space="preserve"> </w:t>
      </w:r>
      <w:r>
        <w:rPr>
          <w:b/>
          <w:lang w:val="en-GB"/>
        </w:rPr>
        <w:t>Khôi phụ</w:t>
      </w:r>
      <w:r w:rsidR="00832D27">
        <w:rPr>
          <w:b/>
          <w:lang w:val="en-GB"/>
        </w:rPr>
        <w:t>c file khi mới</w:t>
      </w:r>
      <w:r>
        <w:rPr>
          <w:b/>
          <w:lang w:val="en-GB"/>
        </w:rPr>
        <w:t xml:space="preserve"> xóa hay thay đổ</w:t>
      </w:r>
      <w:r w:rsidR="00832D27">
        <w:rPr>
          <w:b/>
          <w:lang w:val="en-GB"/>
        </w:rPr>
        <w:t>i</w:t>
      </w:r>
    </w:p>
    <w:p w:rsidR="007443D6" w:rsidRPr="007443D6" w:rsidRDefault="007443D6" w:rsidP="007443D6">
      <w:pPr>
        <w:rPr>
          <w:rFonts w:asciiTheme="majorHAnsi" w:eastAsia="Times New Roman" w:hAnsiTheme="majorHAnsi" w:cstheme="majorHAnsi"/>
          <w:color w:val="313131"/>
          <w:sz w:val="24"/>
          <w:szCs w:val="24"/>
          <w:lang w:val="en-GB"/>
        </w:rPr>
      </w:pPr>
      <w:r w:rsidRPr="007443D6">
        <w:rPr>
          <w:rFonts w:asciiTheme="majorHAnsi" w:eastAsia="Times New Roman" w:hAnsiTheme="majorHAnsi" w:cstheme="majorHAnsi"/>
          <w:color w:val="313131"/>
          <w:sz w:val="24"/>
          <w:szCs w:val="24"/>
          <w:lang w:val="en-GB"/>
        </w:rPr>
        <w:t>Sau khi xóa file trong thư mục git trên máy bạn hoặc thay đổi  nội dung của nó, nếu như muốn khôi phục lại file như cũ, bạn có thể click chuột phải vào sự thay đổi đó và chọn Discard changes hoặc discard all changes nếu như muốn khôi phục lại hết các sự thay đổi.</w:t>
      </w:r>
      <w:ins w:id="69" w:author="Pham Thanh" w:date="2018-07-18T11:02:00Z">
        <w:r w:rsidR="008B51EB">
          <w:rPr>
            <w:rFonts w:asciiTheme="majorHAnsi" w:eastAsia="Times New Roman" w:hAnsiTheme="majorHAnsi" w:cstheme="majorHAnsi"/>
            <w:color w:val="313131"/>
            <w:sz w:val="24"/>
            <w:szCs w:val="24"/>
            <w:lang w:val="en-GB"/>
          </w:rPr>
          <w:t xml:space="preserve"> Lưu ý điều này chỉ thực hiện </w:t>
        </w:r>
      </w:ins>
      <w:ins w:id="70" w:author="Pham Thanh" w:date="2018-07-18T11:03:00Z">
        <w:r w:rsidR="008B51EB">
          <w:rPr>
            <w:rFonts w:asciiTheme="majorHAnsi" w:eastAsia="Times New Roman" w:hAnsiTheme="majorHAnsi" w:cstheme="majorHAnsi"/>
            <w:color w:val="313131"/>
            <w:sz w:val="24"/>
            <w:szCs w:val="24"/>
            <w:lang w:val="en-GB"/>
          </w:rPr>
          <w:t xml:space="preserve">khi bạn vẫn chưa push commit </w:t>
        </w:r>
      </w:ins>
      <w:ins w:id="71" w:author="Pham Thanh" w:date="2018-07-18T11:04:00Z">
        <w:r w:rsidR="008B51EB">
          <w:rPr>
            <w:rFonts w:asciiTheme="majorHAnsi" w:eastAsia="Times New Roman" w:hAnsiTheme="majorHAnsi" w:cstheme="majorHAnsi"/>
            <w:color w:val="313131"/>
            <w:sz w:val="24"/>
            <w:szCs w:val="24"/>
            <w:lang w:val="en-GB"/>
          </w:rPr>
          <w:t xml:space="preserve">có sự thay đổi đó </w:t>
        </w:r>
      </w:ins>
      <w:ins w:id="72" w:author="Pham Thanh" w:date="2018-07-18T11:03:00Z">
        <w:r w:rsidR="008B51EB">
          <w:rPr>
            <w:rFonts w:asciiTheme="majorHAnsi" w:eastAsia="Times New Roman" w:hAnsiTheme="majorHAnsi" w:cstheme="majorHAnsi"/>
            <w:color w:val="313131"/>
            <w:sz w:val="24"/>
            <w:szCs w:val="24"/>
            <w:lang w:val="en-GB"/>
          </w:rPr>
          <w:t>lên remote repo</w:t>
        </w:r>
      </w:ins>
      <w:ins w:id="73" w:author="Pham Thanh" w:date="2018-07-18T11:04:00Z">
        <w:r w:rsidR="008B51EB">
          <w:rPr>
            <w:rFonts w:asciiTheme="majorHAnsi" w:eastAsia="Times New Roman" w:hAnsiTheme="majorHAnsi" w:cstheme="majorHAnsi"/>
            <w:color w:val="313131"/>
            <w:sz w:val="24"/>
            <w:szCs w:val="24"/>
            <w:lang w:val="en-GB"/>
          </w:rPr>
          <w:t>sitory ở website.</w:t>
        </w:r>
      </w:ins>
    </w:p>
    <w:p w:rsidR="007443D6" w:rsidRDefault="007443D6" w:rsidP="00915574">
      <w:pPr>
        <w:jc w:val="center"/>
        <w:rPr>
          <w:lang w:val="en-GB"/>
        </w:rPr>
      </w:pPr>
      <w:r>
        <w:rPr>
          <w:noProof/>
          <w:lang w:val="en-GB"/>
        </w:rPr>
        <w:drawing>
          <wp:inline distT="0" distB="0" distL="0" distR="0">
            <wp:extent cx="4810760" cy="398335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0760" cy="3983355"/>
                    </a:xfrm>
                    <a:prstGeom prst="rect">
                      <a:avLst/>
                    </a:prstGeom>
                    <a:noFill/>
                    <a:ln>
                      <a:noFill/>
                    </a:ln>
                  </pic:spPr>
                </pic:pic>
              </a:graphicData>
            </a:graphic>
          </wp:inline>
        </w:drawing>
      </w:r>
    </w:p>
    <w:p w:rsidR="00915574" w:rsidRPr="00BB123F" w:rsidRDefault="00915574" w:rsidP="00915574">
      <w:pPr>
        <w:rPr>
          <w:lang w:val="en-GB"/>
        </w:rPr>
      </w:pPr>
    </w:p>
    <w:p w:rsidR="00F52591" w:rsidRDefault="00F52591" w:rsidP="00F52591">
      <w:pPr>
        <w:pStyle w:val="Heading2"/>
        <w:rPr>
          <w:b/>
          <w:sz w:val="28"/>
          <w:szCs w:val="28"/>
          <w:lang w:val="en-GB"/>
        </w:rPr>
      </w:pPr>
      <w:r>
        <w:rPr>
          <w:b/>
          <w:sz w:val="28"/>
          <w:szCs w:val="28"/>
          <w:lang w:val="en-GB"/>
        </w:rPr>
        <w:t>3</w:t>
      </w:r>
      <w:del w:id="74" w:author="Pham Thanh" w:date="2018-07-18T13:32:00Z">
        <w:r w:rsidRPr="007004E0" w:rsidDel="000658D3">
          <w:rPr>
            <w:b/>
            <w:sz w:val="28"/>
            <w:szCs w:val="28"/>
            <w:lang w:val="en-GB"/>
          </w:rPr>
          <w:delText>,</w:delText>
        </w:r>
      </w:del>
      <w:r w:rsidRPr="007004E0">
        <w:rPr>
          <w:b/>
          <w:sz w:val="28"/>
          <w:szCs w:val="28"/>
          <w:lang w:val="en-GB"/>
        </w:rPr>
        <w:t xml:space="preserve"> </w:t>
      </w:r>
      <w:r>
        <w:rPr>
          <w:b/>
          <w:sz w:val="28"/>
          <w:szCs w:val="28"/>
          <w:lang w:val="en-GB"/>
        </w:rPr>
        <w:t>Tìm hiểu về branch</w:t>
      </w:r>
    </w:p>
    <w:p w:rsidR="00F52591" w:rsidRDefault="00F52591" w:rsidP="00F52591">
      <w:pPr>
        <w:pStyle w:val="Heading3"/>
        <w:rPr>
          <w:b/>
          <w:lang w:val="en-GB"/>
        </w:rPr>
      </w:pPr>
      <w:r>
        <w:rPr>
          <w:b/>
          <w:lang w:val="en-GB"/>
        </w:rPr>
        <w:t>3</w:t>
      </w:r>
      <w:r w:rsidRPr="00344B87">
        <w:rPr>
          <w:b/>
          <w:lang w:val="en-GB"/>
        </w:rPr>
        <w:t>.1</w:t>
      </w:r>
      <w:del w:id="75" w:author="Pham Thanh" w:date="2018-07-18T13:31:00Z">
        <w:r w:rsidRPr="00344B87" w:rsidDel="000658D3">
          <w:rPr>
            <w:b/>
            <w:lang w:val="en-GB"/>
          </w:rPr>
          <w:delText>,</w:delText>
        </w:r>
      </w:del>
      <w:r w:rsidRPr="00344B87">
        <w:rPr>
          <w:b/>
          <w:lang w:val="en-GB"/>
        </w:rPr>
        <w:t xml:space="preserve"> </w:t>
      </w:r>
      <w:r>
        <w:rPr>
          <w:b/>
          <w:lang w:val="en-GB"/>
        </w:rPr>
        <w:t>Branch là gì ?</w:t>
      </w:r>
    </w:p>
    <w:p w:rsidR="00F52591" w:rsidRPr="00F52591" w:rsidRDefault="00F52591" w:rsidP="00F52591">
      <w:pPr>
        <w:rPr>
          <w:lang w:val="en-GB"/>
        </w:rPr>
      </w:pP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Trong việc phát triển phần mềm, thì ứng với một phần mềm có nhiều thành viên đồng thời tiến hành thêm chức năng hay là tiến hành chỉnh sửa lỗi cùng một lúc. Và ở tình trạng tồn tại của nhiều phiên bản đã phát hành thì cũng phải lưu giữ từng phiên bản.</w:t>
      </w:r>
    </w:p>
    <w:p w:rsid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Chính vì vậy để hỗ trợ quản lý phiên bản hay thêm nhiều chức năng được tiến hành song song, một chức năng được trang bị thêm được gọi là branch ở Git.</w:t>
      </w:r>
    </w:p>
    <w:p w:rsidR="00F52591" w:rsidRPr="00F52591" w:rsidRDefault="00F52591" w:rsidP="00F52591">
      <w:pPr>
        <w:shd w:val="clear" w:color="auto" w:fill="FFFFFF"/>
        <w:spacing w:after="240" w:line="240" w:lineRule="auto"/>
        <w:jc w:val="both"/>
        <w:textAlignment w:val="baseline"/>
        <w:rPr>
          <w:rFonts w:ascii="Helvetica" w:eastAsia="Times New Roman" w:hAnsi="Helvetica" w:cs="Helvetica"/>
          <w:color w:val="333333"/>
          <w:sz w:val="24"/>
          <w:szCs w:val="24"/>
        </w:rPr>
      </w:pPr>
      <w:r w:rsidRPr="00F52591">
        <w:rPr>
          <w:rFonts w:asciiTheme="majorHAnsi" w:eastAsia="Times New Roman" w:hAnsiTheme="majorHAnsi" w:cstheme="majorHAnsi"/>
          <w:color w:val="313131"/>
          <w:sz w:val="24"/>
          <w:szCs w:val="24"/>
          <w:lang w:val="en-GB"/>
        </w:rPr>
        <w:lastRenderedPageBreak/>
        <w:t>Branch là cái dùng để phân nhánh và ghi lại luồng của lịch sử. Branch đã phân nhánh sẽ không ảnh hưởng đến branch khác nên có thể tiến hành nhiều thay đổi đồng thời trong cùng 1 repository</w:t>
      </w:r>
      <w:r w:rsidRPr="00F52591">
        <w:rPr>
          <w:rFonts w:ascii="Helvetica" w:eastAsia="Times New Roman" w:hAnsi="Helvetica" w:cs="Helvetica"/>
          <w:color w:val="333333"/>
          <w:sz w:val="24"/>
          <w:szCs w:val="24"/>
        </w:rPr>
        <w:t>.</w:t>
      </w:r>
    </w:p>
    <w:p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drawing>
          <wp:inline distT="0" distB="0" distL="0" distR="0">
            <wp:extent cx="4183038" cy="2576851"/>
            <wp:effectExtent l="0" t="0" r="8255" b="0"/>
            <wp:docPr id="21" name="Picture 21" descr="Branc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overvie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1395" cy="2594319"/>
                    </a:xfrm>
                    <a:prstGeom prst="rect">
                      <a:avLst/>
                    </a:prstGeom>
                    <a:noFill/>
                    <a:ln>
                      <a:noFill/>
                    </a:ln>
                  </pic:spPr>
                </pic:pic>
              </a:graphicData>
            </a:graphic>
          </wp:inline>
        </w:drawing>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branch đã phân nhánh có thể chỉnh sửa tổng hợp lại thành 1 branch bằng việc hợp lại (merge) với branch khác.</w:t>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Sơ đồ bên dưới là mô hình của thao tác song song đã sử dụng branch.</w:t>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Các thành viên của nhóm sẽ tạo branch dùng riêng cho công việc của mình từ branch chính để không ảnh hưởng đến công việc của các thành viên khác. Sau đó, những thành viên đã hoàn thành công việc của mình sẽ thực hiện đưa thay đổi của mình vào branch chính. Theo cách như vậy, sẽ không bị ảnh hưởng từ công việc của các thành viên khác, và bản thân mình có thể thực hiện công việc của mình.</w:t>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bằng việc để lại lịch sử theo đơn vị công việc, trong trường hợp có phát sinh vấn đề thì việc điều tra nguyên nhân ở những vị trí thay đổi cũng như việc tiến hành đối sách khắc phục sẽ trở nên dễ dàng hơn.</w:t>
      </w:r>
    </w:p>
    <w:p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lastRenderedPageBreak/>
        <w:drawing>
          <wp:inline distT="0" distB="0" distL="0" distR="0">
            <wp:extent cx="4089762" cy="2722388"/>
            <wp:effectExtent l="0" t="0" r="6350" b="1905"/>
            <wp:docPr id="19" name="Picture 19" descr="Working parallelly using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arallelly using branch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1439" cy="2743474"/>
                    </a:xfrm>
                    <a:prstGeom prst="rect">
                      <a:avLst/>
                    </a:prstGeom>
                    <a:noFill/>
                    <a:ln>
                      <a:noFill/>
                    </a:ln>
                  </pic:spPr>
                </pic:pic>
              </a:graphicData>
            </a:graphic>
          </wp:inline>
        </w:drawing>
      </w:r>
    </w:p>
    <w:p w:rsidR="00F52591" w:rsidRDefault="0008788F"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Khi tiến hành commit lần đầu trong repository thì Git sẽ tạo ra một branch có tên là master. Vì thế</w:t>
      </w:r>
      <w:r>
        <w:rPr>
          <w:rFonts w:ascii="Helvetica" w:hAnsi="Helvetica" w:cs="Helvetica"/>
          <w:color w:val="333333"/>
          <w:shd w:val="clear" w:color="auto" w:fill="FFFFFF"/>
        </w:rPr>
        <w:t xml:space="preserve"> </w:t>
      </w:r>
      <w:r w:rsidRPr="0008788F">
        <w:rPr>
          <w:rFonts w:asciiTheme="majorHAnsi" w:eastAsia="Times New Roman" w:hAnsiTheme="majorHAnsi" w:cstheme="majorHAnsi"/>
          <w:color w:val="313131"/>
          <w:sz w:val="24"/>
          <w:szCs w:val="24"/>
          <w:lang w:val="en-GB"/>
        </w:rPr>
        <w:t>những lần commit sau sẽ được thêm vào branch master cho đến khi chuyển đổi branch.</w:t>
      </w:r>
    </w:p>
    <w:p w:rsidR="0008788F" w:rsidRDefault="0008788F" w:rsidP="0008788F">
      <w:pPr>
        <w:pStyle w:val="Heading3"/>
        <w:rPr>
          <w:b/>
          <w:lang w:val="en-GB"/>
        </w:rPr>
      </w:pPr>
      <w:r>
        <w:rPr>
          <w:b/>
          <w:lang w:val="en-GB"/>
        </w:rPr>
        <w:t>3.2</w:t>
      </w:r>
      <w:del w:id="76" w:author="Pham Thanh" w:date="2018-07-18T13:31:00Z">
        <w:r w:rsidRPr="00344B87" w:rsidDel="000658D3">
          <w:rPr>
            <w:b/>
            <w:lang w:val="en-GB"/>
          </w:rPr>
          <w:delText>,</w:delText>
        </w:r>
      </w:del>
      <w:r w:rsidRPr="00344B87">
        <w:rPr>
          <w:b/>
          <w:lang w:val="en-GB"/>
        </w:rPr>
        <w:t xml:space="preserve"> </w:t>
      </w:r>
      <w:r>
        <w:rPr>
          <w:b/>
          <w:lang w:val="en-GB"/>
        </w:rPr>
        <w:t>Vận dụng branch</w:t>
      </w:r>
    </w:p>
    <w:p w:rsidR="0008788F" w:rsidRPr="0008788F" w:rsidRDefault="0008788F" w:rsidP="0008788F">
      <w:pPr>
        <w:rPr>
          <w:lang w:val="en-GB"/>
        </w:rPr>
      </w:pP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Trên Git thì có thể tự do tạo branch. Thế nhưng để sử dụng branch hiệu quả thì trước hết cần thiết phải thiết lập qui tắc vận dụng.</w:t>
      </w:r>
    </w:p>
    <w:p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Ở đây sẽ giới thiệu phương pháp vận dụng đã sử dụng với 2 loại branch là branch chủ đề (Topic branch) và branch tích hợp (Intergration branch).</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A</w:t>
      </w:r>
      <w:r w:rsidRPr="0008788F">
        <w:rPr>
          <w:rFonts w:asciiTheme="majorHAnsi" w:eastAsia="Times New Roman" w:hAnsiTheme="majorHAnsi" w:cstheme="majorHAnsi"/>
          <w:b/>
          <w:color w:val="313131"/>
          <w:sz w:val="24"/>
          <w:szCs w:val="24"/>
          <w:lang w:val="en-GB"/>
        </w:rPr>
        <w:t>, Branch tích hợp</w:t>
      </w:r>
      <w:r>
        <w:rPr>
          <w:rFonts w:asciiTheme="majorHAnsi" w:eastAsia="Times New Roman" w:hAnsiTheme="majorHAnsi" w:cstheme="majorHAnsi"/>
          <w:b/>
          <w:color w:val="313131"/>
          <w:sz w:val="24"/>
          <w:szCs w:val="24"/>
          <w:lang w:val="en-GB"/>
        </w:rPr>
        <w:t xml:space="preserve"> </w:t>
      </w:r>
      <w:r w:rsidRPr="0008788F">
        <w:rPr>
          <w:rFonts w:asciiTheme="majorHAnsi" w:eastAsia="Times New Roman" w:hAnsiTheme="majorHAnsi" w:cstheme="majorHAnsi"/>
          <w:b/>
          <w:color w:val="313131"/>
          <w:sz w:val="24"/>
          <w:szCs w:val="24"/>
          <w:lang w:val="en-GB"/>
        </w:rPr>
        <w:t>( Integration branch )</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tích hợp là branch có thể tạo ra bản phát hành bất cứ khi nào. Hơn nữa, nó cũng được sử dụng như là nguồn phân branch của branch chủ đề. Vì thế, việc duy trì trạng thái ổn định là điều cần thiết.</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 xml:space="preserve">Trường hợp tiến hành thay đổi gì đó </w:t>
      </w:r>
      <w:r>
        <w:rPr>
          <w:rFonts w:asciiTheme="majorHAnsi" w:eastAsia="Times New Roman" w:hAnsiTheme="majorHAnsi" w:cstheme="majorHAnsi"/>
          <w:color w:val="313131"/>
          <w:sz w:val="24"/>
          <w:szCs w:val="24"/>
          <w:lang w:val="en-GB"/>
        </w:rPr>
        <w:t xml:space="preserve">thì </w:t>
      </w:r>
      <w:r w:rsidRPr="0008788F">
        <w:rPr>
          <w:rFonts w:asciiTheme="majorHAnsi" w:eastAsia="Times New Roman" w:hAnsiTheme="majorHAnsi" w:cstheme="majorHAnsi"/>
          <w:color w:val="313131"/>
          <w:sz w:val="24"/>
          <w:szCs w:val="24"/>
          <w:lang w:val="en-GB"/>
        </w:rPr>
        <w:t>sẽ thường tạo ra branch chủ đề rồi thực hiện thay đổi. Và việc kiểm tra và build tự động sử dụng công cụ CI như Jenkins chẳng hạn thì sẽ sử dụng branch này để tiến hành.</w:t>
      </w:r>
    </w:p>
    <w:p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Thông thường sẽ sử dụng branch master như là một branch tích hợp.</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B</w:t>
      </w:r>
      <w:r w:rsidRPr="0008788F">
        <w:rPr>
          <w:rFonts w:asciiTheme="majorHAnsi" w:eastAsia="Times New Roman" w:hAnsiTheme="majorHAnsi" w:cstheme="majorHAnsi"/>
          <w:b/>
          <w:color w:val="313131"/>
          <w:sz w:val="24"/>
          <w:szCs w:val="24"/>
          <w:lang w:val="en-GB"/>
        </w:rPr>
        <w:t xml:space="preserve">, Branch </w:t>
      </w:r>
      <w:r>
        <w:rPr>
          <w:rFonts w:asciiTheme="majorHAnsi" w:eastAsia="Times New Roman" w:hAnsiTheme="majorHAnsi" w:cstheme="majorHAnsi"/>
          <w:b/>
          <w:color w:val="313131"/>
          <w:sz w:val="24"/>
          <w:szCs w:val="24"/>
          <w:lang w:val="en-GB"/>
        </w:rPr>
        <w:t xml:space="preserve">chủ đề </w:t>
      </w:r>
      <w:r w:rsidRPr="0008788F">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b/>
          <w:color w:val="313131"/>
          <w:sz w:val="24"/>
          <w:szCs w:val="24"/>
          <w:lang w:val="en-GB"/>
        </w:rPr>
        <w:t>Topic</w:t>
      </w:r>
      <w:r w:rsidRPr="0008788F">
        <w:rPr>
          <w:rFonts w:asciiTheme="majorHAnsi" w:eastAsia="Times New Roman" w:hAnsiTheme="majorHAnsi" w:cstheme="majorHAnsi"/>
          <w:b/>
          <w:color w:val="313131"/>
          <w:sz w:val="24"/>
          <w:szCs w:val="24"/>
          <w:lang w:val="en-GB"/>
        </w:rPr>
        <w:t xml:space="preserve"> branch )</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là branch tạo ra nhằm tiến hành công việc liên quan đến chủ đề như là chỉnh sửa lỗi hay là thêm chức năng. Khi tiến hành cùng lúc những công việc có liên quan đến nhiều chủ đề thì số lượng branch chủ đề tương ứng sẽ được tạo ra.</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lastRenderedPageBreak/>
        <w:t>Branch chủ đề sẽ tạo ra bằng cách phân branch từ branch tích hợp đã ổn định, khi đã hoàn thành xong công việc sẽ sử dụng đưa vào branch tích hợp.</w:t>
      </w:r>
    </w:p>
    <w:p w:rsidR="0008788F" w:rsidRPr="0008788F" w:rsidRDefault="0008788F" w:rsidP="0008788F">
      <w:pPr>
        <w:shd w:val="clear" w:color="auto" w:fill="FFFFFF"/>
        <w:spacing w:after="240" w:line="240" w:lineRule="auto"/>
        <w:jc w:val="center"/>
        <w:textAlignment w:val="baseline"/>
        <w:rPr>
          <w:rFonts w:ascii="Helvetica" w:eastAsia="Times New Roman" w:hAnsi="Helvetica" w:cs="Helvetica"/>
          <w:color w:val="333333"/>
          <w:sz w:val="24"/>
          <w:szCs w:val="24"/>
        </w:rPr>
      </w:pPr>
      <w:r w:rsidRPr="0008788F">
        <w:rPr>
          <w:rFonts w:ascii="Helvetica" w:eastAsia="Times New Roman" w:hAnsi="Helvetica" w:cs="Helvetica"/>
          <w:noProof/>
          <w:color w:val="333333"/>
          <w:sz w:val="24"/>
          <w:szCs w:val="24"/>
          <w:lang w:val="en-GB"/>
        </w:rPr>
        <w:drawing>
          <wp:inline distT="0" distB="0" distL="0" distR="0">
            <wp:extent cx="5036820" cy="2333767"/>
            <wp:effectExtent l="0" t="0" r="0" b="9525"/>
            <wp:docPr id="25" name="Picture 25" descr="Image of a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topic branc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1282" cy="2359002"/>
                    </a:xfrm>
                    <a:prstGeom prst="rect">
                      <a:avLst/>
                    </a:prstGeom>
                    <a:noFill/>
                    <a:ln>
                      <a:noFill/>
                    </a:ln>
                  </pic:spPr>
                </pic:pic>
              </a:graphicData>
            </a:graphic>
          </wp:inline>
        </w:drawing>
      </w:r>
    </w:p>
    <w:p w:rsidR="005B04B4" w:rsidRDefault="005B04B4" w:rsidP="005B04B4">
      <w:pPr>
        <w:pStyle w:val="Heading3"/>
        <w:rPr>
          <w:b/>
          <w:lang w:val="en-GB"/>
        </w:rPr>
      </w:pPr>
      <w:r>
        <w:rPr>
          <w:b/>
          <w:lang w:val="en-GB"/>
        </w:rPr>
        <w:t>3.3</w:t>
      </w:r>
      <w:del w:id="77" w:author="Pham Thanh" w:date="2018-07-18T13:31:00Z">
        <w:r w:rsidRPr="00344B87" w:rsidDel="000658D3">
          <w:rPr>
            <w:b/>
            <w:lang w:val="en-GB"/>
          </w:rPr>
          <w:delText>,</w:delText>
        </w:r>
      </w:del>
      <w:r w:rsidRPr="00344B87">
        <w:rPr>
          <w:b/>
          <w:lang w:val="en-GB"/>
        </w:rPr>
        <w:t xml:space="preserve"> </w:t>
      </w:r>
      <w:r>
        <w:rPr>
          <w:b/>
          <w:lang w:val="en-GB"/>
        </w:rPr>
        <w:t>Chuyển đổi branch</w:t>
      </w:r>
    </w:p>
    <w:p w:rsidR="005B04B4" w:rsidRPr="005B04B4" w:rsidRDefault="005B04B4" w:rsidP="005B04B4">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5B04B4">
        <w:rPr>
          <w:rFonts w:asciiTheme="majorHAnsi" w:eastAsia="Times New Roman" w:hAnsiTheme="majorHAnsi" w:cstheme="majorHAnsi"/>
          <w:color w:val="313131"/>
          <w:sz w:val="24"/>
          <w:szCs w:val="24"/>
          <w:lang w:val="en-GB"/>
        </w:rPr>
        <w:t>Để chuyển đổi branch làm việc thì sẽ thực hiện thao tác gọi là checkout. Khi thực hiện checkout, trước tiên nội dung của lần commit cuối cùng trong branch chuyển đến sẽ được mở ra trong work tree. Và commit đã tiến hành sau khi check out thì sẽ được thêm vào branch sau khi di chuyển đến.</w:t>
      </w:r>
    </w:p>
    <w:p w:rsidR="005B04B4" w:rsidRPr="005B04B4" w:rsidRDefault="005B04B4" w:rsidP="005B04B4">
      <w:pPr>
        <w:shd w:val="clear" w:color="auto" w:fill="FFFFFF"/>
        <w:spacing w:after="240" w:line="240" w:lineRule="auto"/>
        <w:jc w:val="center"/>
        <w:textAlignment w:val="baseline"/>
        <w:rPr>
          <w:rFonts w:ascii="Helvetica" w:eastAsia="Times New Roman" w:hAnsi="Helvetica" w:cs="Helvetica"/>
          <w:color w:val="333333"/>
          <w:sz w:val="24"/>
          <w:szCs w:val="24"/>
        </w:rPr>
      </w:pPr>
      <w:r w:rsidRPr="005B04B4">
        <w:rPr>
          <w:rFonts w:ascii="Helvetica" w:eastAsia="Times New Roman" w:hAnsi="Helvetica" w:cs="Helvetica"/>
          <w:noProof/>
          <w:color w:val="333333"/>
          <w:sz w:val="24"/>
          <w:szCs w:val="24"/>
          <w:lang w:val="en-GB"/>
        </w:rPr>
        <w:drawing>
          <wp:inline distT="0" distB="0" distL="0" distR="0">
            <wp:extent cx="4353636" cy="1964690"/>
            <wp:effectExtent l="0" t="0" r="8890" b="0"/>
            <wp:docPr id="26" name="Picture 26" descr="Switch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branch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3242" cy="1973538"/>
                    </a:xfrm>
                    <a:prstGeom prst="rect">
                      <a:avLst/>
                    </a:prstGeom>
                    <a:noFill/>
                    <a:ln>
                      <a:noFill/>
                    </a:ln>
                  </pic:spPr>
                </pic:pic>
              </a:graphicData>
            </a:graphic>
          </wp:inline>
        </w:drawing>
      </w:r>
    </w:p>
    <w:p w:rsidR="0008788F" w:rsidRPr="0008788F" w:rsidRDefault="006B0566"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H</w:t>
      </w:r>
      <w:r w:rsidR="005B04B4" w:rsidRPr="005B04B4">
        <w:rPr>
          <w:rFonts w:asciiTheme="majorHAnsi" w:eastAsia="Times New Roman" w:hAnsiTheme="majorHAnsi" w:cstheme="majorHAnsi"/>
          <w:b/>
          <w:color w:val="313131"/>
          <w:sz w:val="24"/>
          <w:szCs w:val="24"/>
          <w:lang w:val="en-GB"/>
        </w:rPr>
        <w:t>ead</w:t>
      </w:r>
    </w:p>
    <w:p w:rsidR="0008788F" w:rsidRPr="0008788F" w:rsidRDefault="005B04B4"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5B04B4">
        <w:rPr>
          <w:rFonts w:asciiTheme="majorHAnsi" w:eastAsia="Times New Roman" w:hAnsiTheme="majorHAnsi" w:cstheme="majorHAnsi"/>
          <w:color w:val="313131"/>
          <w:sz w:val="24"/>
          <w:szCs w:val="24"/>
          <w:lang w:val="en-GB"/>
        </w:rPr>
        <w:t>HEAD là tên hiển thị phần đầu của branch đang sử dụng hiện tại. Mặc định là đang hiển thị phần đầu của master. Bằng việc di chuyển HEAD thì branch đang sử dụng sẽ được thay đổi.</w:t>
      </w:r>
    </w:p>
    <w:p w:rsidR="005B04B4" w:rsidRDefault="006B0566" w:rsidP="005B04B4">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Stash</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những file được thêm mới hay nội dung thay đổi vẫn chưa commit vẫn còn lưu lại Index và Work tree, mà thực hiện checkout đến branch khác thì nội dung thay đổi đó sẽ di chuyển từ branch ban đầu đến branch chuyển đến.</w:t>
      </w:r>
      <w:r w:rsidR="00CF3AD0">
        <w:rPr>
          <w:rFonts w:asciiTheme="majorHAnsi" w:eastAsia="Times New Roman" w:hAnsiTheme="majorHAnsi" w:cstheme="majorHAnsi"/>
          <w:color w:val="313131"/>
          <w:sz w:val="24"/>
          <w:szCs w:val="24"/>
          <w:lang w:val="en-GB"/>
        </w:rPr>
        <w:t xml:space="preserve"> </w:t>
      </w:r>
    </w:p>
    <w:p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FF0000"/>
          <w:sz w:val="24"/>
          <w:szCs w:val="24"/>
          <w:lang w:val="en-GB"/>
        </w:rPr>
      </w:pPr>
      <w:r w:rsidRPr="00DC2877">
        <w:rPr>
          <w:rFonts w:asciiTheme="majorHAnsi" w:eastAsia="Times New Roman" w:hAnsiTheme="majorHAnsi" w:cstheme="majorHAnsi"/>
          <w:color w:val="FF0000"/>
          <w:sz w:val="24"/>
          <w:szCs w:val="24"/>
          <w:lang w:val="en-GB"/>
        </w:rPr>
        <w:lastRenderedPageBreak/>
        <w:t>Tuy nhiên ở branch di chuyển đến, trường hợp có file giống như vậy đã được tiến hành thay đổi cái gì đó thì checkout sẽ thất bại. Khi xảy ra trường hợp này thì sẽ commit lại nội dung thay đổi 1 lần nữa hoặc là sử dụng stash để lưu tạm thời nội dung thay đổi, sau đó phải thực hiện commit.</w:t>
      </w:r>
    </w:p>
    <w:p w:rsidR="00DC2877" w:rsidRPr="00DC2877" w:rsidDel="00A14895" w:rsidRDefault="00DC2877" w:rsidP="006B0566">
      <w:pPr>
        <w:shd w:val="clear" w:color="auto" w:fill="FFFFFF"/>
        <w:spacing w:after="240" w:line="240" w:lineRule="auto"/>
        <w:jc w:val="both"/>
        <w:textAlignment w:val="baseline"/>
        <w:rPr>
          <w:del w:id="78" w:author="Pham Thanh" w:date="2018-07-18T11:31:00Z"/>
          <w:rFonts w:asciiTheme="majorHAnsi" w:eastAsia="Times New Roman" w:hAnsiTheme="majorHAnsi" w:cstheme="majorHAnsi"/>
          <w:color w:val="FF0000"/>
          <w:sz w:val="24"/>
          <w:szCs w:val="24"/>
          <w:lang w:val="en-GB"/>
        </w:rPr>
      </w:pPr>
      <w:del w:id="79" w:author="Pham Thanh" w:date="2018-07-18T11:31:00Z">
        <w:r w:rsidDel="00A14895">
          <w:rPr>
            <w:rFonts w:asciiTheme="majorHAnsi" w:eastAsia="Times New Roman" w:hAnsiTheme="majorHAnsi" w:cstheme="majorHAnsi"/>
            <w:color w:val="FF0000"/>
            <w:sz w:val="24"/>
            <w:szCs w:val="24"/>
            <w:lang w:val="en-GB"/>
          </w:rPr>
          <w:delText>Giải thích theem về stash, cách sử dụng cụ thể</w:delText>
        </w:r>
      </w:del>
    </w:p>
    <w:p w:rsidR="006B0566" w:rsidRDefault="006B0566" w:rsidP="006B0566">
      <w:pPr>
        <w:shd w:val="clear" w:color="auto" w:fill="FFFFFF"/>
        <w:spacing w:after="240" w:line="240" w:lineRule="auto"/>
        <w:jc w:val="both"/>
        <w:textAlignment w:val="baseline"/>
        <w:rPr>
          <w:ins w:id="80" w:author="Pham Thanh" w:date="2018-07-18T11:31:00Z"/>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Stash là khu vực ghi lại tạm thời nội dung thay đổi của file. Bằng việc sử dụng stash, trong work tree và index, những thay đổi chưa được commit có thể lưu lại tạm thời</w:t>
      </w:r>
      <w:ins w:id="81" w:author="Pham Thanh" w:date="2018-07-18T11:36:00Z">
        <w:r w:rsidR="00D107A6">
          <w:rPr>
            <w:rFonts w:asciiTheme="majorHAnsi" w:eastAsia="Times New Roman" w:hAnsiTheme="majorHAnsi" w:cstheme="majorHAnsi"/>
            <w:color w:val="313131"/>
            <w:sz w:val="24"/>
            <w:szCs w:val="24"/>
            <w:lang w:val="en-GB"/>
          </w:rPr>
          <w:t>,</w:t>
        </w:r>
        <w:r w:rsidR="00D107A6" w:rsidRPr="00D107A6">
          <w:rPr>
            <w:rFonts w:ascii="Arial" w:hAnsi="Arial" w:cs="Arial"/>
            <w:shd w:val="clear" w:color="auto" w:fill="FFFFFF"/>
          </w:rPr>
          <w:t xml:space="preserve"> </w:t>
        </w:r>
        <w:r w:rsidR="00D107A6" w:rsidRPr="00D107A6">
          <w:rPr>
            <w:rFonts w:asciiTheme="majorHAnsi" w:eastAsia="Times New Roman" w:hAnsiTheme="majorHAnsi" w:cstheme="majorHAnsi"/>
            <w:color w:val="313131"/>
            <w:sz w:val="24"/>
            <w:szCs w:val="24"/>
            <w:lang w:val="en-GB"/>
            <w:rPrChange w:id="82" w:author="Pham Thanh" w:date="2018-07-18T11:36:00Z">
              <w:rPr>
                <w:rFonts w:ascii="Arial" w:hAnsi="Arial" w:cs="Arial"/>
                <w:shd w:val="clear" w:color="auto" w:fill="FFFFFF"/>
              </w:rPr>
            </w:rPrChange>
          </w:rPr>
          <w:t>thưsh là khu vực ghi lại tạm thời nội dung thay đổi củc mà lại đang làm dở ở branch hiện tại</w:t>
        </w:r>
      </w:ins>
      <w:del w:id="83" w:author="Pham Thanh" w:date="2018-07-18T11:48:00Z">
        <w:r w:rsidRPr="006B0566" w:rsidDel="00B15BD7">
          <w:rPr>
            <w:rFonts w:asciiTheme="majorHAnsi" w:eastAsia="Times New Roman" w:hAnsiTheme="majorHAnsi" w:cstheme="majorHAnsi"/>
            <w:color w:val="313131"/>
            <w:sz w:val="24"/>
            <w:szCs w:val="24"/>
            <w:lang w:val="en-GB"/>
          </w:rPr>
          <w:delText>.</w:delText>
        </w:r>
      </w:del>
      <w:ins w:id="84" w:author="Pham Thanh" w:date="2018-07-18T11:48:00Z">
        <w:r w:rsidR="00B15BD7">
          <w:rPr>
            <w:rFonts w:asciiTheme="majorHAnsi" w:eastAsia="Times New Roman" w:hAnsiTheme="majorHAnsi" w:cstheme="majorHAnsi"/>
            <w:color w:val="313131"/>
            <w:sz w:val="24"/>
            <w:szCs w:val="24"/>
            <w:lang w:val="en-GB"/>
          </w:rPr>
          <w:t>.</w:t>
        </w:r>
      </w:ins>
    </w:p>
    <w:p w:rsidR="00A14895" w:rsidRPr="00A14895" w:rsidRDefault="00A14895" w:rsidP="00A14895">
      <w:pPr>
        <w:shd w:val="clear" w:color="auto" w:fill="FFFFFF"/>
        <w:spacing w:after="240" w:line="240" w:lineRule="auto"/>
        <w:jc w:val="both"/>
        <w:textAlignment w:val="baseline"/>
        <w:rPr>
          <w:ins w:id="85" w:author="Pham Thanh" w:date="2018-07-18T11:31:00Z"/>
          <w:rFonts w:asciiTheme="majorHAnsi" w:eastAsia="Times New Roman" w:hAnsiTheme="majorHAnsi" w:cstheme="majorHAnsi"/>
          <w:color w:val="313131"/>
          <w:sz w:val="24"/>
          <w:szCs w:val="24"/>
          <w:lang w:val="en-GB"/>
          <w:rPrChange w:id="86" w:author="Pham Thanh" w:date="2018-07-18T11:32:00Z">
            <w:rPr>
              <w:ins w:id="87" w:author="Pham Thanh" w:date="2018-07-18T11:31:00Z"/>
              <w:rFonts w:ascii="Arial" w:hAnsi="Arial" w:cs="Arial"/>
              <w:shd w:val="clear" w:color="auto" w:fill="FFFFFF"/>
            </w:rPr>
          </w:rPrChange>
        </w:rPr>
      </w:pPr>
      <w:ins w:id="88" w:author="Pham Thanh" w:date="2018-07-18T11:31:00Z">
        <w:r w:rsidRPr="00A14895">
          <w:rPr>
            <w:rFonts w:asciiTheme="majorHAnsi" w:eastAsia="Times New Roman" w:hAnsiTheme="majorHAnsi" w:cstheme="majorHAnsi"/>
            <w:color w:val="313131"/>
            <w:sz w:val="24"/>
            <w:szCs w:val="24"/>
            <w:lang w:val="en-GB"/>
            <w:rPrChange w:id="89" w:author="Pham Thanh" w:date="2018-07-18T11:32:00Z">
              <w:rPr>
                <w:rFonts w:ascii="Arial" w:hAnsi="Arial" w:cs="Arial"/>
                <w:shd w:val="clear" w:color="auto" w:fill="FFFFFF"/>
              </w:rPr>
            </w:rPrChange>
          </w:rPr>
          <w:t xml:space="preserve">Muưsh là khu vực ghi lại tạm thời nội dung thay đổi củc mà lại đang </w:t>
        </w:r>
        <w:r w:rsidRPr="00A14895">
          <w:rPr>
            <w:rFonts w:asciiTheme="majorHAnsi" w:eastAsia="Times New Roman" w:hAnsiTheme="majorHAnsi" w:cstheme="majorHAnsi"/>
            <w:color w:val="313131"/>
            <w:lang w:val="en-GB"/>
            <w:rPrChange w:id="90" w:author="Pham Thanh" w:date="2018-07-18T11:32:00Z">
              <w:rPr>
                <w:rStyle w:val="HTMLCode"/>
                <w:rFonts w:ascii="Consolas" w:eastAsiaTheme="minorEastAsia" w:hAnsi="Consolas"/>
                <w:sz w:val="24"/>
                <w:szCs w:val="24"/>
                <w:shd w:val="clear" w:color="auto" w:fill="F7F7F7"/>
              </w:rPr>
            </w:rPrChange>
          </w:rPr>
          <w:t>git stash</w:t>
        </w:r>
        <w:r w:rsidRPr="00A14895">
          <w:rPr>
            <w:rFonts w:asciiTheme="majorHAnsi" w:eastAsia="Times New Roman" w:hAnsiTheme="majorHAnsi" w:cstheme="majorHAnsi"/>
            <w:color w:val="313131"/>
            <w:sz w:val="24"/>
            <w:szCs w:val="24"/>
            <w:lang w:val="en-GB"/>
            <w:rPrChange w:id="91" w:author="Pham Thanh" w:date="2018-07-18T11:32:00Z">
              <w:rPr>
                <w:rFonts w:ascii="Arial" w:hAnsi="Arial" w:cs="Arial"/>
                <w:shd w:val="clear" w:color="auto" w:fill="FFFFFF"/>
              </w:rPr>
            </w:rPrChange>
          </w:rPr>
          <w:t> như sau</w:t>
        </w:r>
      </w:ins>
      <w:ins w:id="92" w:author="Pham Thanh" w:date="2018-07-18T11:32:00Z">
        <w:r w:rsidRPr="00A14895">
          <w:rPr>
            <w:rFonts w:asciiTheme="majorHAnsi" w:eastAsia="Times New Roman" w:hAnsiTheme="majorHAnsi" w:cstheme="majorHAnsi"/>
            <w:color w:val="313131"/>
            <w:sz w:val="24"/>
            <w:szCs w:val="24"/>
            <w:lang w:val="en-GB"/>
            <w:rPrChange w:id="93" w:author="Pham Thanh" w:date="2018-07-18T11:32:00Z">
              <w:rPr>
                <w:rFonts w:ascii="Arial" w:hAnsi="Arial" w:cs="Arial"/>
                <w:shd w:val="clear" w:color="auto" w:fill="FFFFFF"/>
              </w:rPr>
            </w:rPrChange>
          </w:rPr>
          <w:t>:</w:t>
        </w:r>
      </w:ins>
    </w:p>
    <w:p w:rsidR="00A14895" w:rsidRPr="00A14895" w:rsidRDefault="00A14895"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rPrChange w:id="94" w:author="Pham Thanh" w:date="2018-07-18T11:31:00Z">
            <w:rPr>
              <w:rFonts w:asciiTheme="majorHAnsi" w:eastAsia="Times New Roman" w:hAnsiTheme="majorHAnsi" w:cstheme="majorHAnsi"/>
              <w:color w:val="313131"/>
              <w:sz w:val="24"/>
              <w:szCs w:val="24"/>
              <w:lang w:val="en-GB"/>
            </w:rPr>
          </w:rPrChange>
        </w:rPr>
      </w:pPr>
      <w:ins w:id="95" w:author="Pham Thanh" w:date="2018-07-18T11:32:00Z">
        <w:r>
          <w:rPr>
            <w:rFonts w:ascii="Consolas" w:hAnsi="Consolas"/>
            <w:color w:val="333333"/>
            <w:shd w:val="clear" w:color="auto" w:fill="F7F7F7"/>
          </w:rPr>
          <w:t xml:space="preserve">$ git stash save </w:t>
        </w:r>
        <w:r>
          <w:rPr>
            <w:rStyle w:val="hljs-comment"/>
            <w:rFonts w:ascii="Consolas" w:hAnsi="Consolas"/>
            <w:i/>
            <w:iCs/>
            <w:color w:val="999988"/>
            <w:shd w:val="clear" w:color="auto" w:fill="F7F7F7"/>
          </w:rPr>
          <w:t># or just "git stash"</w:t>
        </w:r>
      </w:ins>
    </w:p>
    <w:p w:rsidR="006B0566" w:rsidRDefault="006B0566" w:rsidP="006B0566">
      <w:pPr>
        <w:shd w:val="clear" w:color="auto" w:fill="FFFFFF"/>
        <w:spacing w:after="240" w:line="240" w:lineRule="auto"/>
        <w:jc w:val="both"/>
        <w:textAlignment w:val="baseline"/>
        <w:rPr>
          <w:ins w:id="96" w:author="Pham Thanh" w:date="2018-07-18T11:41:00Z"/>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Những thay đổi lưu tạm này về sau có thể lấy ra và hiển thị trên branch ban đầu hay là phản ánh lên branch khác.</w:t>
      </w:r>
    </w:p>
    <w:p w:rsidR="00D107A6" w:rsidRPr="004A60D1" w:rsidRDefault="00D107A6" w:rsidP="00D107A6">
      <w:pPr>
        <w:rPr>
          <w:ins w:id="97" w:author="Pham Thanh" w:date="2018-07-18T11:41:00Z"/>
          <w:rFonts w:asciiTheme="majorHAnsi" w:eastAsia="Times New Roman" w:hAnsiTheme="majorHAnsi" w:cstheme="majorHAnsi"/>
          <w:b/>
          <w:color w:val="313131"/>
          <w:sz w:val="24"/>
          <w:szCs w:val="24"/>
          <w:lang w:val="en-GB"/>
          <w:rPrChange w:id="98" w:author="Pham Thanh" w:date="2018-07-18T13:29:00Z">
            <w:rPr>
              <w:ins w:id="99" w:author="Pham Thanh" w:date="2018-07-18T11:41:00Z"/>
              <w:rFonts w:ascii="Montserrat" w:hAnsi="Montserrat"/>
            </w:rPr>
          </w:rPrChange>
        </w:rPr>
        <w:pPrChange w:id="100" w:author="Pham Thanh" w:date="2018-07-18T11:41:00Z">
          <w:pPr>
            <w:pStyle w:val="Heading1"/>
          </w:pPr>
        </w:pPrChange>
      </w:pPr>
      <w:ins w:id="101" w:author="Pham Thanh" w:date="2018-07-18T11:41:00Z">
        <w:r w:rsidRPr="004A60D1">
          <w:rPr>
            <w:rFonts w:asciiTheme="majorHAnsi" w:eastAsia="Times New Roman" w:hAnsiTheme="majorHAnsi" w:cstheme="majorHAnsi"/>
            <w:b/>
            <w:color w:val="313131"/>
            <w:sz w:val="24"/>
            <w:szCs w:val="24"/>
            <w:lang w:val="en-GB"/>
            <w:rPrChange w:id="102" w:author="Pham Thanh" w:date="2018-07-18T13:29:00Z">
              <w:rPr>
                <w:rFonts w:ascii="Montserrat" w:hAnsi="Montserrat"/>
              </w:rPr>
            </w:rPrChange>
          </w:rPr>
          <w:t>Lhững thay đổi lư</w:t>
        </w:r>
        <w:r w:rsidRPr="00D107A6">
          <w:rPr>
            <w:rFonts w:asciiTheme="majorHAnsi" w:hAnsiTheme="majorHAnsi" w:cstheme="majorHAnsi"/>
            <w:color w:val="313131"/>
            <w:lang w:val="en-GB"/>
            <w:rPrChange w:id="103" w:author="Pham Thanh" w:date="2018-07-18T11:41:00Z">
              <w:rPr>
                <w:rFonts w:ascii="Arial" w:hAnsi="Arial" w:cs="Arial"/>
              </w:rPr>
            </w:rPrChange>
          </w:rPr>
          <w:t>Sau khi đã git stash 1 hoặc vài lần, bạn có thể xem lại danh sách các lần lưu thay đổi bằng câu lệnh</w:t>
        </w:r>
      </w:ins>
    </w:p>
    <w:p w:rsidR="00D107A6" w:rsidRPr="00D107A6" w:rsidRDefault="00D107A6" w:rsidP="00D107A6">
      <w:pPr>
        <w:pStyle w:val="HTMLPreformatted"/>
        <w:shd w:val="clear" w:color="auto" w:fill="F7F7F7"/>
        <w:wordWrap w:val="0"/>
        <w:spacing w:line="360" w:lineRule="atLeast"/>
        <w:rPr>
          <w:ins w:id="104" w:author="Pham Thanh" w:date="2018-07-18T11:41:00Z"/>
          <w:rFonts w:asciiTheme="majorHAnsi" w:hAnsiTheme="majorHAnsi" w:cstheme="majorHAnsi"/>
          <w:color w:val="313131"/>
          <w:sz w:val="24"/>
          <w:szCs w:val="24"/>
          <w:rPrChange w:id="105" w:author="Pham Thanh" w:date="2018-07-18T11:41:00Z">
            <w:rPr>
              <w:ins w:id="106" w:author="Pham Thanh" w:date="2018-07-18T11:41:00Z"/>
              <w:rStyle w:val="HTMLCode"/>
              <w:rFonts w:ascii="Consolas" w:hAnsi="Consolas"/>
              <w:color w:val="333333"/>
            </w:rPr>
          </w:rPrChange>
        </w:rPr>
      </w:pPr>
      <w:ins w:id="107" w:author="Pham Thanh" w:date="2018-07-18T11:41:00Z">
        <w:r w:rsidRPr="00D107A6">
          <w:rPr>
            <w:rFonts w:asciiTheme="majorHAnsi" w:hAnsiTheme="majorHAnsi" w:cstheme="majorHAnsi"/>
            <w:color w:val="313131"/>
            <w:sz w:val="24"/>
            <w:szCs w:val="24"/>
            <w:rPrChange w:id="108" w:author="Pham Thanh" w:date="2018-07-18T11:41:00Z">
              <w:rPr>
                <w:rStyle w:val="HTMLCode"/>
                <w:rFonts w:ascii="Consolas" w:hAnsi="Consolas"/>
                <w:color w:val="333333"/>
              </w:rPr>
            </w:rPrChange>
          </w:rPr>
          <w:t>$ git stash list</w:t>
        </w:r>
      </w:ins>
    </w:p>
    <w:p w:rsidR="00D107A6" w:rsidRPr="00D107A6" w:rsidRDefault="00D107A6" w:rsidP="00D107A6">
      <w:pPr>
        <w:pStyle w:val="HTMLPreformatted"/>
        <w:shd w:val="clear" w:color="auto" w:fill="F7F7F7"/>
        <w:wordWrap w:val="0"/>
        <w:spacing w:line="360" w:lineRule="atLeast"/>
        <w:rPr>
          <w:ins w:id="109" w:author="Pham Thanh" w:date="2018-07-18T11:41:00Z"/>
          <w:rFonts w:asciiTheme="majorHAnsi" w:hAnsiTheme="majorHAnsi" w:cstheme="majorHAnsi"/>
          <w:color w:val="313131"/>
          <w:sz w:val="24"/>
          <w:szCs w:val="24"/>
          <w:rPrChange w:id="110" w:author="Pham Thanh" w:date="2018-07-18T11:41:00Z">
            <w:rPr>
              <w:ins w:id="111" w:author="Pham Thanh" w:date="2018-07-18T11:41:00Z"/>
              <w:rStyle w:val="HTMLCode"/>
              <w:rFonts w:ascii="Consolas" w:hAnsi="Consolas"/>
              <w:color w:val="333333"/>
            </w:rPr>
          </w:rPrChange>
        </w:rPr>
      </w:pPr>
      <w:ins w:id="112" w:author="Pham Thanh" w:date="2018-07-18T11:41:00Z">
        <w:r w:rsidRPr="00D107A6">
          <w:rPr>
            <w:rFonts w:asciiTheme="majorHAnsi" w:hAnsiTheme="majorHAnsi" w:cstheme="majorHAnsi"/>
            <w:color w:val="313131"/>
            <w:sz w:val="24"/>
            <w:szCs w:val="24"/>
            <w:rPrChange w:id="113"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14" w:author="Pham Thanh" w:date="2018-07-18T11:41:00Z">
              <w:rPr>
                <w:rStyle w:val="hljs-number"/>
                <w:rFonts w:ascii="Consolas" w:hAnsi="Consolas"/>
                <w:color w:val="008080"/>
              </w:rPr>
            </w:rPrChange>
          </w:rPr>
          <w:t>0</w:t>
        </w:r>
        <w:r w:rsidRPr="00D107A6">
          <w:rPr>
            <w:rFonts w:asciiTheme="majorHAnsi" w:hAnsiTheme="majorHAnsi" w:cstheme="majorHAnsi"/>
            <w:color w:val="313131"/>
            <w:sz w:val="24"/>
            <w:szCs w:val="24"/>
            <w:rPrChange w:id="115" w:author="Pham Thanh" w:date="2018-07-18T11:41:00Z">
              <w:rPr>
                <w:rStyle w:val="HTMLCode"/>
                <w:rFonts w:ascii="Consolas" w:hAnsi="Consolas"/>
                <w:color w:val="333333"/>
              </w:rPr>
            </w:rPrChange>
          </w:rPr>
          <w:t>}: WIP on &lt;branch-name&gt;: &lt;lastest commit&gt;</w:t>
        </w:r>
      </w:ins>
    </w:p>
    <w:p w:rsidR="00D107A6" w:rsidRPr="00D107A6" w:rsidRDefault="00D107A6" w:rsidP="00D107A6">
      <w:pPr>
        <w:pStyle w:val="HTMLPreformatted"/>
        <w:shd w:val="clear" w:color="auto" w:fill="F7F7F7"/>
        <w:wordWrap w:val="0"/>
        <w:spacing w:line="360" w:lineRule="atLeast"/>
        <w:rPr>
          <w:ins w:id="116" w:author="Pham Thanh" w:date="2018-07-18T11:41:00Z"/>
          <w:rFonts w:asciiTheme="majorHAnsi" w:hAnsiTheme="majorHAnsi" w:cstheme="majorHAnsi"/>
          <w:color w:val="313131"/>
          <w:sz w:val="24"/>
          <w:szCs w:val="24"/>
          <w:rPrChange w:id="117" w:author="Pham Thanh" w:date="2018-07-18T11:41:00Z">
            <w:rPr>
              <w:ins w:id="118" w:author="Pham Thanh" w:date="2018-07-18T11:41:00Z"/>
              <w:rStyle w:val="HTMLCode"/>
              <w:rFonts w:ascii="Consolas" w:hAnsi="Consolas"/>
              <w:color w:val="333333"/>
            </w:rPr>
          </w:rPrChange>
        </w:rPr>
      </w:pPr>
      <w:ins w:id="119" w:author="Pham Thanh" w:date="2018-07-18T11:41:00Z">
        <w:r w:rsidRPr="00D107A6">
          <w:rPr>
            <w:rFonts w:asciiTheme="majorHAnsi" w:hAnsiTheme="majorHAnsi" w:cstheme="majorHAnsi"/>
            <w:color w:val="313131"/>
            <w:sz w:val="24"/>
            <w:szCs w:val="24"/>
            <w:rPrChange w:id="120"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21"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22" w:author="Pham Thanh" w:date="2018-07-18T11:41:00Z">
              <w:rPr>
                <w:rStyle w:val="HTMLCode"/>
                <w:rFonts w:ascii="Consolas" w:hAnsi="Consolas"/>
                <w:color w:val="333333"/>
              </w:rPr>
            </w:rPrChange>
          </w:rPr>
          <w:t>}: WIP on &lt;branch-name&gt;: &lt;lastest commit&gt;</w:t>
        </w:r>
      </w:ins>
    </w:p>
    <w:p w:rsidR="00D107A6" w:rsidRPr="00D107A6" w:rsidRDefault="00D107A6" w:rsidP="00D107A6">
      <w:pPr>
        <w:pStyle w:val="HTMLPreformatted"/>
        <w:shd w:val="clear" w:color="auto" w:fill="F7F7F7"/>
        <w:wordWrap w:val="0"/>
        <w:spacing w:line="360" w:lineRule="atLeast"/>
        <w:rPr>
          <w:ins w:id="123" w:author="Pham Thanh" w:date="2018-07-18T11:41:00Z"/>
          <w:rFonts w:asciiTheme="majorHAnsi" w:hAnsiTheme="majorHAnsi" w:cstheme="majorHAnsi"/>
          <w:color w:val="313131"/>
          <w:sz w:val="24"/>
          <w:szCs w:val="24"/>
          <w:rPrChange w:id="124" w:author="Pham Thanh" w:date="2018-07-18T11:41:00Z">
            <w:rPr>
              <w:ins w:id="125" w:author="Pham Thanh" w:date="2018-07-18T11:41:00Z"/>
              <w:rStyle w:val="HTMLCode"/>
              <w:rFonts w:ascii="Consolas" w:hAnsi="Consolas"/>
              <w:color w:val="333333"/>
            </w:rPr>
          </w:rPrChange>
        </w:rPr>
      </w:pPr>
      <w:ins w:id="126" w:author="Pham Thanh" w:date="2018-07-18T11:41:00Z">
        <w:r w:rsidRPr="00D107A6">
          <w:rPr>
            <w:rFonts w:asciiTheme="majorHAnsi" w:hAnsiTheme="majorHAnsi" w:cstheme="majorHAnsi"/>
            <w:color w:val="313131"/>
            <w:sz w:val="24"/>
            <w:szCs w:val="24"/>
            <w:rPrChange w:id="127"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28" w:author="Pham Thanh" w:date="2018-07-18T11:41:00Z">
              <w:rPr>
                <w:rStyle w:val="hljs-number"/>
                <w:rFonts w:ascii="Consolas" w:hAnsi="Consolas"/>
                <w:color w:val="008080"/>
              </w:rPr>
            </w:rPrChange>
          </w:rPr>
          <w:t>2</w:t>
        </w:r>
        <w:r w:rsidRPr="00D107A6">
          <w:rPr>
            <w:rFonts w:asciiTheme="majorHAnsi" w:hAnsiTheme="majorHAnsi" w:cstheme="majorHAnsi"/>
            <w:color w:val="313131"/>
            <w:sz w:val="24"/>
            <w:szCs w:val="24"/>
            <w:rPrChange w:id="129" w:author="Pham Thanh" w:date="2018-07-18T11:41:00Z">
              <w:rPr>
                <w:rStyle w:val="HTMLCode"/>
                <w:rFonts w:ascii="Consolas" w:hAnsi="Consolas"/>
                <w:color w:val="333333"/>
              </w:rPr>
            </w:rPrChange>
          </w:rPr>
          <w:t>}: WIP on &lt;branch-name&gt;: &lt;lastest commit&gt;</w:t>
        </w:r>
      </w:ins>
    </w:p>
    <w:p w:rsidR="00D107A6" w:rsidRPr="00D107A6" w:rsidRDefault="00D107A6" w:rsidP="00D107A6">
      <w:pPr>
        <w:pStyle w:val="NormalWeb"/>
        <w:rPr>
          <w:ins w:id="130" w:author="Pham Thanh" w:date="2018-07-18T11:41:00Z"/>
          <w:rFonts w:asciiTheme="majorHAnsi" w:hAnsiTheme="majorHAnsi" w:cstheme="majorHAnsi"/>
          <w:color w:val="313131"/>
          <w:lang w:val="en-GB"/>
          <w:rPrChange w:id="131" w:author="Pham Thanh" w:date="2018-07-18T11:41:00Z">
            <w:rPr>
              <w:ins w:id="132" w:author="Pham Thanh" w:date="2018-07-18T11:41:00Z"/>
              <w:rFonts w:ascii="Arial" w:hAnsi="Arial" w:cs="Arial"/>
            </w:rPr>
          </w:rPrChange>
        </w:rPr>
      </w:pPr>
      <w:ins w:id="133" w:author="Pham Thanh" w:date="2018-07-18T11:41:00Z">
        <w:r w:rsidRPr="00D107A6">
          <w:rPr>
            <w:rFonts w:asciiTheme="majorHAnsi" w:hAnsiTheme="majorHAnsi" w:cstheme="majorHAnsi"/>
            <w:color w:val="313131"/>
            <w:lang w:val="en-GB"/>
            <w:rPrChange w:id="134" w:author="Pham Thanh" w:date="2018-07-18T11:41:00Z">
              <w:rPr>
                <w:rFonts w:ascii="Arial" w:hAnsi="Arial" w:cs="Arial"/>
              </w:rPr>
            </w:rPrChange>
          </w:rPr>
          <w:t>Nếu muốn xem cả nội dung của từng thay đổi thì thêm option </w:t>
        </w:r>
        <w:r w:rsidRPr="00D107A6">
          <w:rPr>
            <w:rFonts w:asciiTheme="majorHAnsi" w:hAnsiTheme="majorHAnsi" w:cstheme="majorHAnsi"/>
            <w:color w:val="313131"/>
            <w:lang w:val="en-GB"/>
            <w:rPrChange w:id="135" w:author="Pham Thanh" w:date="2018-07-18T11:41:00Z">
              <w:rPr>
                <w:rStyle w:val="HTMLCode"/>
                <w:rFonts w:ascii="Consolas" w:hAnsi="Consolas"/>
                <w:shd w:val="clear" w:color="auto" w:fill="F7F7F7"/>
              </w:rPr>
            </w:rPrChange>
          </w:rPr>
          <w:t>-p</w:t>
        </w:r>
      </w:ins>
    </w:p>
    <w:p w:rsidR="00D107A6" w:rsidRPr="00D107A6" w:rsidRDefault="00D107A6" w:rsidP="00D107A6">
      <w:pPr>
        <w:pStyle w:val="HTMLPreformatted"/>
        <w:shd w:val="clear" w:color="auto" w:fill="F7F7F7"/>
        <w:wordWrap w:val="0"/>
        <w:spacing w:line="360" w:lineRule="atLeast"/>
        <w:rPr>
          <w:ins w:id="136" w:author="Pham Thanh" w:date="2018-07-18T11:41:00Z"/>
          <w:rFonts w:asciiTheme="majorHAnsi" w:hAnsiTheme="majorHAnsi" w:cstheme="majorHAnsi"/>
          <w:color w:val="313131"/>
          <w:sz w:val="24"/>
          <w:szCs w:val="24"/>
          <w:rPrChange w:id="137" w:author="Pham Thanh" w:date="2018-07-18T11:41:00Z">
            <w:rPr>
              <w:ins w:id="138" w:author="Pham Thanh" w:date="2018-07-18T11:41:00Z"/>
              <w:rStyle w:val="HTMLCode"/>
              <w:rFonts w:ascii="Consolas" w:hAnsi="Consolas"/>
              <w:color w:val="333333"/>
            </w:rPr>
          </w:rPrChange>
        </w:rPr>
      </w:pPr>
      <w:ins w:id="139" w:author="Pham Thanh" w:date="2018-07-18T11:41:00Z">
        <w:r w:rsidRPr="00D107A6">
          <w:rPr>
            <w:rFonts w:asciiTheme="majorHAnsi" w:hAnsiTheme="majorHAnsi" w:cstheme="majorHAnsi"/>
            <w:color w:val="313131"/>
            <w:sz w:val="24"/>
            <w:szCs w:val="24"/>
            <w:rPrChange w:id="140" w:author="Pham Thanh" w:date="2018-07-18T11:41:00Z">
              <w:rPr>
                <w:rStyle w:val="HTMLCode"/>
                <w:rFonts w:ascii="Consolas" w:hAnsi="Consolas"/>
                <w:color w:val="333333"/>
              </w:rPr>
            </w:rPrChange>
          </w:rPr>
          <w:t>$ git stash list -p</w:t>
        </w:r>
      </w:ins>
    </w:p>
    <w:p w:rsidR="00D107A6" w:rsidRPr="00D107A6" w:rsidRDefault="00D107A6" w:rsidP="00D107A6">
      <w:pPr>
        <w:pStyle w:val="NormalWeb"/>
        <w:rPr>
          <w:ins w:id="141" w:author="Pham Thanh" w:date="2018-07-18T11:41:00Z"/>
          <w:rFonts w:asciiTheme="majorHAnsi" w:hAnsiTheme="majorHAnsi" w:cstheme="majorHAnsi"/>
          <w:color w:val="313131"/>
          <w:lang w:val="en-GB"/>
          <w:rPrChange w:id="142" w:author="Pham Thanh" w:date="2018-07-18T11:41:00Z">
            <w:rPr>
              <w:ins w:id="143" w:author="Pham Thanh" w:date="2018-07-18T11:41:00Z"/>
              <w:rFonts w:ascii="Arial" w:hAnsi="Arial" w:cs="Arial"/>
            </w:rPr>
          </w:rPrChange>
        </w:rPr>
      </w:pPr>
      <w:ins w:id="144" w:author="Pham Thanh" w:date="2018-07-18T11:41:00Z">
        <w:r w:rsidRPr="00D107A6">
          <w:rPr>
            <w:rFonts w:asciiTheme="majorHAnsi" w:hAnsiTheme="majorHAnsi" w:cstheme="majorHAnsi"/>
            <w:color w:val="313131"/>
            <w:lang w:val="en-GB"/>
            <w:rPrChange w:id="145" w:author="Pham Thanh" w:date="2018-07-18T11:41:00Z">
              <w:rPr>
                <w:rFonts w:ascii="Arial" w:hAnsi="Arial" w:cs="Arial"/>
              </w:rPr>
            </w:rPrChange>
          </w:rPr>
          <w:t>hoặc xem nội dung cụ thể hơn nữa của lần thay đổi thứ 1:</w:t>
        </w:r>
      </w:ins>
    </w:p>
    <w:p w:rsidR="00D107A6" w:rsidRPr="00D107A6" w:rsidRDefault="00D107A6" w:rsidP="00D107A6">
      <w:pPr>
        <w:pStyle w:val="HTMLPreformatted"/>
        <w:shd w:val="clear" w:color="auto" w:fill="F7F7F7"/>
        <w:wordWrap w:val="0"/>
        <w:spacing w:line="360" w:lineRule="atLeast"/>
        <w:rPr>
          <w:ins w:id="146" w:author="Pham Thanh" w:date="2018-07-18T11:41:00Z"/>
          <w:rFonts w:asciiTheme="majorHAnsi" w:hAnsiTheme="majorHAnsi" w:cstheme="majorHAnsi"/>
          <w:color w:val="313131"/>
          <w:sz w:val="24"/>
          <w:szCs w:val="24"/>
          <w:rPrChange w:id="147" w:author="Pham Thanh" w:date="2018-07-18T11:41:00Z">
            <w:rPr>
              <w:ins w:id="148" w:author="Pham Thanh" w:date="2018-07-18T11:41:00Z"/>
              <w:rStyle w:val="HTMLCode"/>
              <w:rFonts w:ascii="Consolas" w:hAnsi="Consolas"/>
              <w:color w:val="333333"/>
            </w:rPr>
          </w:rPrChange>
        </w:rPr>
      </w:pPr>
      <w:ins w:id="149" w:author="Pham Thanh" w:date="2018-07-18T11:41:00Z">
        <w:r w:rsidRPr="00D107A6">
          <w:rPr>
            <w:rFonts w:asciiTheme="majorHAnsi" w:hAnsiTheme="majorHAnsi" w:cstheme="majorHAnsi"/>
            <w:color w:val="313131"/>
            <w:sz w:val="24"/>
            <w:szCs w:val="24"/>
            <w:rPrChange w:id="150" w:author="Pham Thanh" w:date="2018-07-18T11:41:00Z">
              <w:rPr>
                <w:rStyle w:val="HTMLCode"/>
                <w:rFonts w:ascii="Consolas" w:hAnsi="Consolas"/>
                <w:color w:val="333333"/>
              </w:rPr>
            </w:rPrChange>
          </w:rPr>
          <w:t>$ git stash show stash@{</w:t>
        </w:r>
        <w:r w:rsidRPr="00D107A6">
          <w:rPr>
            <w:rFonts w:asciiTheme="majorHAnsi" w:hAnsiTheme="majorHAnsi" w:cstheme="majorHAnsi"/>
            <w:color w:val="313131"/>
            <w:sz w:val="24"/>
            <w:szCs w:val="24"/>
            <w:rPrChange w:id="151"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52" w:author="Pham Thanh" w:date="2018-07-18T11:41:00Z">
              <w:rPr>
                <w:rStyle w:val="HTMLCode"/>
                <w:rFonts w:ascii="Consolas" w:hAnsi="Consolas"/>
                <w:color w:val="333333"/>
              </w:rPr>
            </w:rPrChange>
          </w:rPr>
          <w:t>}</w:t>
        </w:r>
      </w:ins>
    </w:p>
    <w:p w:rsidR="00D107A6" w:rsidRPr="00D107A6" w:rsidRDefault="00D107A6" w:rsidP="00D107A6">
      <w:pPr>
        <w:pStyle w:val="NormalWeb"/>
        <w:rPr>
          <w:ins w:id="153" w:author="Pham Thanh" w:date="2018-07-18T11:41:00Z"/>
          <w:rFonts w:asciiTheme="majorHAnsi" w:hAnsiTheme="majorHAnsi" w:cstheme="majorHAnsi"/>
          <w:color w:val="313131"/>
          <w:lang w:val="en-GB"/>
          <w:rPrChange w:id="154" w:author="Pham Thanh" w:date="2018-07-18T11:41:00Z">
            <w:rPr>
              <w:ins w:id="155" w:author="Pham Thanh" w:date="2018-07-18T11:41:00Z"/>
              <w:rFonts w:ascii="Arial" w:hAnsi="Arial" w:cs="Arial"/>
            </w:rPr>
          </w:rPrChange>
        </w:rPr>
      </w:pPr>
      <w:ins w:id="156" w:author="Pham Thanh" w:date="2018-07-18T11:41:00Z">
        <w:r w:rsidRPr="00D107A6">
          <w:rPr>
            <w:rFonts w:asciiTheme="majorHAnsi" w:hAnsiTheme="majorHAnsi" w:cstheme="majorHAnsi"/>
            <w:color w:val="313131"/>
            <w:lang w:val="en-GB"/>
            <w:rPrChange w:id="157" w:author="Pham Thanh" w:date="2018-07-18T11:41:00Z">
              <w:rPr>
                <w:rFonts w:ascii="Arial" w:hAnsi="Arial" w:cs="Arial"/>
              </w:rPr>
            </w:rPrChange>
          </w:rPr>
          <w:t>Khi muốn apply lại thay đổi từ stash lần 1 bạn có thể</w:t>
        </w:r>
      </w:ins>
    </w:p>
    <w:p w:rsidR="00D107A6" w:rsidRPr="00D107A6" w:rsidRDefault="00D107A6" w:rsidP="00D107A6">
      <w:pPr>
        <w:pStyle w:val="HTMLPreformatted"/>
        <w:shd w:val="clear" w:color="auto" w:fill="F7F7F7"/>
        <w:wordWrap w:val="0"/>
        <w:spacing w:line="360" w:lineRule="atLeast"/>
        <w:rPr>
          <w:ins w:id="158" w:author="Pham Thanh" w:date="2018-07-18T11:41:00Z"/>
          <w:rFonts w:asciiTheme="majorHAnsi" w:hAnsiTheme="majorHAnsi" w:cstheme="majorHAnsi"/>
          <w:color w:val="313131"/>
          <w:sz w:val="24"/>
          <w:szCs w:val="24"/>
          <w:rPrChange w:id="159" w:author="Pham Thanh" w:date="2018-07-18T11:41:00Z">
            <w:rPr>
              <w:ins w:id="160" w:author="Pham Thanh" w:date="2018-07-18T11:41:00Z"/>
              <w:rStyle w:val="HTMLCode"/>
              <w:rFonts w:ascii="Consolas" w:hAnsi="Consolas"/>
              <w:color w:val="333333"/>
            </w:rPr>
          </w:rPrChange>
        </w:rPr>
      </w:pPr>
      <w:ins w:id="161" w:author="Pham Thanh" w:date="2018-07-18T11:41:00Z">
        <w:r w:rsidRPr="00D107A6">
          <w:rPr>
            <w:rFonts w:asciiTheme="majorHAnsi" w:hAnsiTheme="majorHAnsi" w:cstheme="majorHAnsi"/>
            <w:color w:val="313131"/>
            <w:sz w:val="24"/>
            <w:szCs w:val="24"/>
            <w:rPrChange w:id="162"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163"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64" w:author="Pham Thanh" w:date="2018-07-18T11:41:00Z">
              <w:rPr>
                <w:rStyle w:val="HTMLCode"/>
                <w:rFonts w:ascii="Consolas" w:hAnsi="Consolas"/>
                <w:color w:val="333333"/>
              </w:rPr>
            </w:rPrChange>
          </w:rPr>
          <w:t>}</w:t>
        </w:r>
      </w:ins>
    </w:p>
    <w:p w:rsidR="00D107A6" w:rsidRDefault="00D107A6" w:rsidP="00D107A6">
      <w:pPr>
        <w:rPr>
          <w:ins w:id="165" w:author="Pham Thanh" w:date="2018-07-18T11:44:00Z"/>
          <w:rFonts w:asciiTheme="majorHAnsi" w:eastAsia="Times New Roman" w:hAnsiTheme="majorHAnsi" w:cstheme="majorHAnsi"/>
          <w:b/>
          <w:color w:val="313131"/>
          <w:sz w:val="24"/>
          <w:szCs w:val="24"/>
          <w:lang w:val="en-GB"/>
        </w:rPr>
        <w:pPrChange w:id="166" w:author="Pham Thanh" w:date="2018-07-18T11:44:00Z">
          <w:pPr>
            <w:pStyle w:val="Heading1"/>
          </w:pPr>
        </w:pPrChange>
      </w:pPr>
    </w:p>
    <w:p w:rsidR="00D107A6" w:rsidRPr="00D107A6" w:rsidRDefault="00D107A6" w:rsidP="00D107A6">
      <w:pPr>
        <w:rPr>
          <w:ins w:id="167" w:author="Pham Thanh" w:date="2018-07-18T11:41:00Z"/>
          <w:rFonts w:asciiTheme="majorHAnsi" w:eastAsia="Times New Roman" w:hAnsiTheme="majorHAnsi" w:cstheme="majorHAnsi"/>
          <w:b/>
          <w:color w:val="313131"/>
          <w:sz w:val="24"/>
          <w:szCs w:val="24"/>
          <w:lang w:val="en-GB"/>
          <w:rPrChange w:id="168" w:author="Pham Thanh" w:date="2018-07-18T11:44:00Z">
            <w:rPr>
              <w:ins w:id="169" w:author="Pham Thanh" w:date="2018-07-18T11:41:00Z"/>
              <w:rFonts w:ascii="Montserrat" w:hAnsi="Montserrat" w:cs="Times New Roman"/>
            </w:rPr>
          </w:rPrChange>
        </w:rPr>
        <w:pPrChange w:id="170" w:author="Pham Thanh" w:date="2018-07-18T11:44:00Z">
          <w:pPr>
            <w:pStyle w:val="Heading1"/>
          </w:pPr>
        </w:pPrChange>
      </w:pPr>
      <w:ins w:id="171" w:author="Pham Thanh" w:date="2018-07-18T11:41:00Z">
        <w:r w:rsidRPr="00D107A6">
          <w:rPr>
            <w:rFonts w:asciiTheme="majorHAnsi" w:eastAsia="Times New Roman" w:hAnsiTheme="majorHAnsi" w:cstheme="majorHAnsi"/>
            <w:b/>
            <w:color w:val="313131"/>
            <w:sz w:val="24"/>
            <w:szCs w:val="24"/>
            <w:lang w:val="en-GB"/>
            <w:rPrChange w:id="172" w:author="Pham Thanh" w:date="2018-07-18T11:44:00Z">
              <w:rPr>
                <w:rFonts w:ascii="Montserrat" w:hAnsi="Montserrat"/>
              </w:rPr>
            </w:rPrChange>
          </w:rPr>
          <w:t>Xoá các thay đply stash@{ổi từ s</w:t>
        </w:r>
      </w:ins>
    </w:p>
    <w:p w:rsidR="00D107A6" w:rsidRPr="00D107A6" w:rsidRDefault="00D107A6" w:rsidP="00D107A6">
      <w:pPr>
        <w:pStyle w:val="NormalWeb"/>
        <w:spacing w:before="0" w:beforeAutospacing="0"/>
        <w:rPr>
          <w:ins w:id="173" w:author="Pham Thanh" w:date="2018-07-18T11:41:00Z"/>
          <w:rFonts w:asciiTheme="majorHAnsi" w:hAnsiTheme="majorHAnsi" w:cstheme="majorHAnsi"/>
          <w:color w:val="313131"/>
          <w:lang w:val="en-GB"/>
          <w:rPrChange w:id="174" w:author="Pham Thanh" w:date="2018-07-18T11:41:00Z">
            <w:rPr>
              <w:ins w:id="175" w:author="Pham Thanh" w:date="2018-07-18T11:41:00Z"/>
              <w:rFonts w:ascii="Arial" w:hAnsi="Arial" w:cs="Arial"/>
            </w:rPr>
          </w:rPrChange>
        </w:rPr>
      </w:pPr>
      <w:ins w:id="176" w:author="Pham Thanh" w:date="2018-07-18T11:41:00Z">
        <w:r w:rsidRPr="00D107A6">
          <w:rPr>
            <w:rFonts w:asciiTheme="majorHAnsi" w:hAnsiTheme="majorHAnsi" w:cstheme="majorHAnsi"/>
            <w:color w:val="313131"/>
            <w:lang w:val="en-GB"/>
            <w:rPrChange w:id="177" w:author="Pham Thanh" w:date="2018-07-18T11:41:00Z">
              <w:rPr>
                <w:rFonts w:ascii="Arial" w:hAnsi="Arial" w:cs="Arial"/>
              </w:rPr>
            </w:rPrChange>
          </w:rPr>
          <w:t>Đôi khi bạn muốn lấy lại thay đổi và xoá nội dung thay đổi lưu trong stack đi, khi đó bạn có thể</w:t>
        </w:r>
      </w:ins>
    </w:p>
    <w:p w:rsidR="00D107A6" w:rsidRPr="00D107A6" w:rsidRDefault="00D107A6" w:rsidP="00D107A6">
      <w:pPr>
        <w:pStyle w:val="HTMLPreformatted"/>
        <w:shd w:val="clear" w:color="auto" w:fill="F7F7F7"/>
        <w:wordWrap w:val="0"/>
        <w:spacing w:line="360" w:lineRule="atLeast"/>
        <w:rPr>
          <w:ins w:id="178" w:author="Pham Thanh" w:date="2018-07-18T11:41:00Z"/>
          <w:rFonts w:asciiTheme="majorHAnsi" w:hAnsiTheme="majorHAnsi" w:cstheme="majorHAnsi"/>
          <w:color w:val="313131"/>
          <w:sz w:val="24"/>
          <w:szCs w:val="24"/>
          <w:rPrChange w:id="179" w:author="Pham Thanh" w:date="2018-07-18T11:41:00Z">
            <w:rPr>
              <w:ins w:id="180" w:author="Pham Thanh" w:date="2018-07-18T11:41:00Z"/>
              <w:rStyle w:val="HTMLCode"/>
              <w:rFonts w:ascii="Consolas" w:hAnsi="Consolas"/>
              <w:color w:val="333333"/>
            </w:rPr>
          </w:rPrChange>
        </w:rPr>
      </w:pPr>
      <w:ins w:id="181" w:author="Pham Thanh" w:date="2018-07-18T11:41:00Z">
        <w:r w:rsidRPr="00D107A6">
          <w:rPr>
            <w:rFonts w:asciiTheme="majorHAnsi" w:hAnsiTheme="majorHAnsi" w:cstheme="majorHAnsi"/>
            <w:color w:val="313131"/>
            <w:sz w:val="24"/>
            <w:szCs w:val="24"/>
            <w:rPrChange w:id="182"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183"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84" w:author="Pham Thanh" w:date="2018-07-18T11:41:00Z">
              <w:rPr>
                <w:rStyle w:val="HTMLCode"/>
                <w:rFonts w:ascii="Consolas" w:hAnsi="Consolas"/>
                <w:color w:val="333333"/>
              </w:rPr>
            </w:rPrChange>
          </w:rPr>
          <w:t>}</w:t>
        </w:r>
      </w:ins>
    </w:p>
    <w:p w:rsidR="00D107A6" w:rsidRPr="00D107A6" w:rsidRDefault="00D107A6" w:rsidP="00D107A6">
      <w:pPr>
        <w:pStyle w:val="HTMLPreformatted"/>
        <w:shd w:val="clear" w:color="auto" w:fill="F7F7F7"/>
        <w:wordWrap w:val="0"/>
        <w:spacing w:line="360" w:lineRule="atLeast"/>
        <w:rPr>
          <w:ins w:id="185" w:author="Pham Thanh" w:date="2018-07-18T11:41:00Z"/>
          <w:rFonts w:asciiTheme="majorHAnsi" w:hAnsiTheme="majorHAnsi" w:cstheme="majorHAnsi"/>
          <w:color w:val="313131"/>
          <w:sz w:val="24"/>
          <w:szCs w:val="24"/>
          <w:rPrChange w:id="186" w:author="Pham Thanh" w:date="2018-07-18T11:41:00Z">
            <w:rPr>
              <w:ins w:id="187" w:author="Pham Thanh" w:date="2018-07-18T11:41:00Z"/>
              <w:rStyle w:val="HTMLCode"/>
              <w:rFonts w:ascii="Consolas" w:hAnsi="Consolas"/>
              <w:color w:val="333333"/>
            </w:rPr>
          </w:rPrChange>
        </w:rPr>
      </w:pPr>
      <w:ins w:id="188" w:author="Pham Thanh" w:date="2018-07-18T11:41:00Z">
        <w:r w:rsidRPr="00D107A6">
          <w:rPr>
            <w:rFonts w:asciiTheme="majorHAnsi" w:hAnsiTheme="majorHAnsi" w:cstheme="majorHAnsi"/>
            <w:color w:val="313131"/>
            <w:sz w:val="24"/>
            <w:szCs w:val="24"/>
            <w:rPrChange w:id="189" w:author="Pham Thanh" w:date="2018-07-18T11:41:00Z">
              <w:rPr>
                <w:rStyle w:val="HTMLCode"/>
                <w:rFonts w:ascii="Consolas" w:hAnsi="Consolas"/>
                <w:color w:val="333333"/>
              </w:rPr>
            </w:rPrChange>
          </w:rPr>
          <w:t>$ git stash drop stash@{</w:t>
        </w:r>
        <w:r w:rsidRPr="00D107A6">
          <w:rPr>
            <w:rFonts w:asciiTheme="majorHAnsi" w:hAnsiTheme="majorHAnsi" w:cstheme="majorHAnsi"/>
            <w:color w:val="313131"/>
            <w:sz w:val="24"/>
            <w:szCs w:val="24"/>
            <w:rPrChange w:id="190" w:author="Pham Thanh" w:date="2018-07-18T11:41:00Z">
              <w:rPr>
                <w:rStyle w:val="hljs-number"/>
                <w:rFonts w:ascii="Consolas" w:hAnsi="Consolas"/>
                <w:color w:val="008080"/>
              </w:rPr>
            </w:rPrChange>
          </w:rPr>
          <w:t>1}</w:t>
        </w:r>
      </w:ins>
    </w:p>
    <w:p w:rsidR="00D107A6" w:rsidRPr="00D107A6" w:rsidRDefault="00D107A6" w:rsidP="00D107A6">
      <w:pPr>
        <w:pStyle w:val="NormalWeb"/>
        <w:rPr>
          <w:ins w:id="191" w:author="Pham Thanh" w:date="2018-07-18T11:41:00Z"/>
          <w:rFonts w:asciiTheme="majorHAnsi" w:hAnsiTheme="majorHAnsi" w:cstheme="majorHAnsi"/>
          <w:color w:val="313131"/>
          <w:lang w:val="en-GB"/>
          <w:rPrChange w:id="192" w:author="Pham Thanh" w:date="2018-07-18T11:41:00Z">
            <w:rPr>
              <w:ins w:id="193" w:author="Pham Thanh" w:date="2018-07-18T11:41:00Z"/>
              <w:rFonts w:ascii="Arial" w:hAnsi="Arial" w:cs="Arial"/>
            </w:rPr>
          </w:rPrChange>
        </w:rPr>
      </w:pPr>
      <w:ins w:id="194" w:author="Pham Thanh" w:date="2018-07-18T11:41:00Z">
        <w:r w:rsidRPr="00D107A6">
          <w:rPr>
            <w:rFonts w:asciiTheme="majorHAnsi" w:hAnsiTheme="majorHAnsi" w:cstheme="majorHAnsi"/>
            <w:color w:val="313131"/>
            <w:lang w:val="en-GB"/>
            <w:rPrChange w:id="195" w:author="Pham Thanh" w:date="2018-07-18T11:41:00Z">
              <w:rPr>
                <w:rFonts w:ascii="Arial" w:hAnsi="Arial" w:cs="Arial"/>
              </w:rPr>
            </w:rPrChange>
          </w:rPr>
          <w:lastRenderedPageBreak/>
          <w:t>hoặc đơn giản hơn là</w:t>
        </w:r>
      </w:ins>
    </w:p>
    <w:p w:rsidR="00D107A6" w:rsidRPr="00D107A6" w:rsidRDefault="00D107A6" w:rsidP="00D107A6">
      <w:pPr>
        <w:pStyle w:val="HTMLPreformatted"/>
        <w:shd w:val="clear" w:color="auto" w:fill="F7F7F7"/>
        <w:wordWrap w:val="0"/>
        <w:spacing w:line="360" w:lineRule="atLeast"/>
        <w:rPr>
          <w:ins w:id="196" w:author="Pham Thanh" w:date="2018-07-18T11:41:00Z"/>
          <w:rFonts w:asciiTheme="majorHAnsi" w:hAnsiTheme="majorHAnsi" w:cstheme="majorHAnsi"/>
          <w:color w:val="313131"/>
          <w:sz w:val="24"/>
          <w:szCs w:val="24"/>
          <w:rPrChange w:id="197" w:author="Pham Thanh" w:date="2018-07-18T11:41:00Z">
            <w:rPr>
              <w:ins w:id="198" w:author="Pham Thanh" w:date="2018-07-18T11:41:00Z"/>
              <w:rStyle w:val="HTMLCode"/>
              <w:rFonts w:ascii="Consolas" w:hAnsi="Consolas"/>
              <w:color w:val="333333"/>
            </w:rPr>
          </w:rPrChange>
        </w:rPr>
      </w:pPr>
      <w:ins w:id="199" w:author="Pham Thanh" w:date="2018-07-18T11:41:00Z">
        <w:r w:rsidRPr="00D107A6">
          <w:rPr>
            <w:rFonts w:asciiTheme="majorHAnsi" w:hAnsiTheme="majorHAnsi" w:cstheme="majorHAnsi"/>
            <w:color w:val="313131"/>
            <w:sz w:val="24"/>
            <w:szCs w:val="24"/>
            <w:rPrChange w:id="200" w:author="Pham Thanh" w:date="2018-07-18T11:41:00Z">
              <w:rPr>
                <w:rStyle w:val="HTMLCode"/>
                <w:rFonts w:ascii="Consolas" w:hAnsi="Consolas"/>
                <w:color w:val="333333"/>
              </w:rPr>
            </w:rPrChange>
          </w:rPr>
          <w:t>$ git stash pop stash@{</w:t>
        </w:r>
        <w:r w:rsidRPr="00D107A6">
          <w:rPr>
            <w:rFonts w:asciiTheme="majorHAnsi" w:hAnsiTheme="majorHAnsi" w:cstheme="majorHAnsi"/>
            <w:color w:val="313131"/>
            <w:sz w:val="24"/>
            <w:szCs w:val="24"/>
            <w:rPrChange w:id="201"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02" w:author="Pham Thanh" w:date="2018-07-18T11:41:00Z">
              <w:rPr>
                <w:rStyle w:val="HTMLCode"/>
                <w:rFonts w:ascii="Consolas" w:hAnsi="Consolas"/>
                <w:color w:val="333333"/>
              </w:rPr>
            </w:rPrChange>
          </w:rPr>
          <w:t>}</w:t>
        </w:r>
      </w:ins>
    </w:p>
    <w:p w:rsidR="00D107A6" w:rsidRPr="00D107A6" w:rsidRDefault="00D107A6" w:rsidP="00D107A6">
      <w:pPr>
        <w:pStyle w:val="NormalWeb"/>
        <w:rPr>
          <w:ins w:id="203" w:author="Pham Thanh" w:date="2018-07-18T11:41:00Z"/>
          <w:rFonts w:asciiTheme="majorHAnsi" w:hAnsiTheme="majorHAnsi" w:cstheme="majorHAnsi"/>
          <w:color w:val="313131"/>
          <w:lang w:val="en-GB"/>
          <w:rPrChange w:id="204" w:author="Pham Thanh" w:date="2018-07-18T11:41:00Z">
            <w:rPr>
              <w:ins w:id="205" w:author="Pham Thanh" w:date="2018-07-18T11:41:00Z"/>
              <w:rFonts w:ascii="Arial" w:hAnsi="Arial" w:cs="Arial"/>
            </w:rPr>
          </w:rPrChange>
        </w:rPr>
      </w:pPr>
      <w:ins w:id="206" w:author="Pham Thanh" w:date="2018-07-18T11:41:00Z">
        <w:r w:rsidRPr="00D107A6">
          <w:rPr>
            <w:rFonts w:asciiTheme="majorHAnsi" w:hAnsiTheme="majorHAnsi" w:cstheme="majorHAnsi"/>
            <w:color w:val="313131"/>
            <w:lang w:val="en-GB"/>
            <w:rPrChange w:id="207" w:author="Pham Thanh" w:date="2018-07-18T11:41:00Z">
              <w:rPr>
                <w:rFonts w:ascii="Arial" w:hAnsi="Arial" w:cs="Arial"/>
              </w:rPr>
            </w:rPrChange>
          </w:rPr>
          <w:t>Thậm chí nếu muốn xoá </w:t>
        </w:r>
        <w:r w:rsidRPr="00D107A6">
          <w:rPr>
            <w:rFonts w:asciiTheme="majorHAnsi" w:hAnsiTheme="majorHAnsi" w:cstheme="majorHAnsi"/>
            <w:i/>
            <w:iCs/>
            <w:color w:val="313131"/>
            <w:lang w:val="en-GB"/>
            <w:rPrChange w:id="208" w:author="Pham Thanh" w:date="2018-07-18T11:41:00Z">
              <w:rPr>
                <w:rStyle w:val="Emphasis"/>
                <w:rFonts w:ascii="Arial" w:hAnsi="Arial" w:cs="Arial"/>
              </w:rPr>
            </w:rPrChange>
          </w:rPr>
          <w:t>toàn bộ stack</w:t>
        </w:r>
        <w:r w:rsidRPr="00D107A6">
          <w:rPr>
            <w:rFonts w:asciiTheme="majorHAnsi" w:hAnsiTheme="majorHAnsi" w:cstheme="majorHAnsi"/>
            <w:color w:val="313131"/>
            <w:lang w:val="en-GB"/>
            <w:rPrChange w:id="209" w:author="Pham Thanh" w:date="2018-07-18T11:41:00Z">
              <w:rPr>
                <w:rFonts w:ascii="Arial" w:hAnsi="Arial" w:cs="Arial"/>
              </w:rPr>
            </w:rPrChange>
          </w:rPr>
          <w:t> thì có thể dùng </w:t>
        </w:r>
        <w:r w:rsidRPr="00D107A6">
          <w:rPr>
            <w:rFonts w:asciiTheme="majorHAnsi" w:hAnsiTheme="majorHAnsi" w:cstheme="majorHAnsi"/>
            <w:color w:val="313131"/>
            <w:lang w:val="en-GB"/>
            <w:rPrChange w:id="210" w:author="Pham Thanh" w:date="2018-07-18T11:41:00Z">
              <w:rPr>
                <w:rStyle w:val="HTMLCode"/>
                <w:rFonts w:ascii="Consolas" w:hAnsi="Consolas"/>
                <w:shd w:val="clear" w:color="auto" w:fill="F7F7F7"/>
              </w:rPr>
            </w:rPrChange>
          </w:rPr>
          <w:t>clear</w:t>
        </w:r>
      </w:ins>
    </w:p>
    <w:p w:rsidR="00D107A6" w:rsidRPr="00D107A6" w:rsidRDefault="00D107A6" w:rsidP="00D107A6">
      <w:pPr>
        <w:pStyle w:val="HTMLPreformatted"/>
        <w:shd w:val="clear" w:color="auto" w:fill="F7F7F7"/>
        <w:rPr>
          <w:ins w:id="211" w:author="Pham Thanh" w:date="2018-07-18T11:41:00Z"/>
          <w:rFonts w:asciiTheme="majorHAnsi" w:hAnsiTheme="majorHAnsi" w:cstheme="majorHAnsi"/>
          <w:color w:val="313131"/>
          <w:sz w:val="24"/>
          <w:szCs w:val="24"/>
          <w:rPrChange w:id="212" w:author="Pham Thanh" w:date="2018-07-18T11:41:00Z">
            <w:rPr>
              <w:ins w:id="213" w:author="Pham Thanh" w:date="2018-07-18T11:41:00Z"/>
            </w:rPr>
          </w:rPrChange>
        </w:rPr>
      </w:pPr>
      <w:ins w:id="214" w:author="Pham Thanh" w:date="2018-07-18T11:41:00Z">
        <w:r w:rsidRPr="00D107A6">
          <w:rPr>
            <w:rFonts w:asciiTheme="majorHAnsi" w:hAnsiTheme="majorHAnsi" w:cstheme="majorHAnsi"/>
            <w:color w:val="313131"/>
            <w:sz w:val="24"/>
            <w:szCs w:val="24"/>
            <w:rPrChange w:id="215" w:author="Pham Thanh" w:date="2018-07-18T11:41:00Z">
              <w:rPr>
                <w:rStyle w:val="HTMLCode"/>
                <w:rFonts w:ascii="Consolas" w:hAnsi="Consolas"/>
                <w:color w:val="333333"/>
              </w:rPr>
            </w:rPrChange>
          </w:rPr>
          <w:t>$ git stash clear</w:t>
        </w:r>
      </w:ins>
    </w:p>
    <w:p w:rsidR="00D107A6" w:rsidRPr="006B0566" w:rsidRDefault="00D107A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center"/>
        <w:textAlignment w:val="baseline"/>
        <w:rPr>
          <w:rFonts w:ascii="Helvetica" w:eastAsia="Times New Roman" w:hAnsi="Helvetica" w:cs="Helvetica"/>
          <w:color w:val="333333"/>
          <w:sz w:val="24"/>
          <w:szCs w:val="24"/>
        </w:rPr>
      </w:pPr>
      <w:r w:rsidRPr="006B0566">
        <w:rPr>
          <w:rFonts w:ascii="Helvetica" w:eastAsia="Times New Roman" w:hAnsi="Helvetica" w:cs="Helvetica"/>
          <w:noProof/>
          <w:color w:val="333333"/>
          <w:sz w:val="24"/>
          <w:szCs w:val="24"/>
          <w:lang w:val="en-GB"/>
        </w:rPr>
        <w:drawing>
          <wp:inline distT="0" distB="0" distL="0" distR="0">
            <wp:extent cx="4688006" cy="2934811"/>
            <wp:effectExtent l="0" t="0" r="0" b="0"/>
            <wp:docPr id="27" name="Picture 27" descr="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s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8753" cy="2941539"/>
                    </a:xfrm>
                    <a:prstGeom prst="rect">
                      <a:avLst/>
                    </a:prstGeom>
                    <a:noFill/>
                    <a:ln>
                      <a:noFill/>
                    </a:ln>
                  </pic:spPr>
                </pic:pic>
              </a:graphicData>
            </a:graphic>
          </wp:inline>
        </w:drawing>
      </w:r>
    </w:p>
    <w:p w:rsidR="006B0566" w:rsidRDefault="006B0566" w:rsidP="006B0566">
      <w:pPr>
        <w:pStyle w:val="Heading3"/>
        <w:rPr>
          <w:b/>
          <w:lang w:val="en-GB"/>
        </w:rPr>
      </w:pPr>
      <w:r>
        <w:rPr>
          <w:b/>
          <w:lang w:val="en-GB"/>
        </w:rPr>
        <w:t>3.4</w:t>
      </w:r>
      <w:del w:id="216" w:author="Pham Thanh" w:date="2018-07-18T13:31:00Z">
        <w:r w:rsidRPr="00344B87" w:rsidDel="000658D3">
          <w:rPr>
            <w:b/>
            <w:lang w:val="en-GB"/>
          </w:rPr>
          <w:delText>,</w:delText>
        </w:r>
      </w:del>
      <w:r w:rsidRPr="00344B87">
        <w:rPr>
          <w:b/>
          <w:lang w:val="en-GB"/>
        </w:rPr>
        <w:t xml:space="preserve"> </w:t>
      </w:r>
      <w:r>
        <w:rPr>
          <w:b/>
          <w:lang w:val="en-GB"/>
        </w:rPr>
        <w:t>Tích hợp branches</w:t>
      </w:r>
    </w:p>
    <w:p w:rsidR="0008788F"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6B0566">
        <w:rPr>
          <w:rFonts w:asciiTheme="majorHAnsi" w:eastAsia="Times New Roman" w:hAnsiTheme="majorHAnsi" w:cstheme="majorHAnsi"/>
          <w:color w:val="313131"/>
          <w:sz w:val="24"/>
          <w:szCs w:val="24"/>
          <w:lang w:val="en-GB"/>
        </w:rPr>
        <w:t>Branch chủ đề đã hoàn thành công việc, cuối cùng sẽ được tích hợp vào branch tích hợp. Việc tích hợp branch thì có hai phương pháp, phương pháp sử dụng merge và phương pháp sử dụng rebase. Dựa vào việc sử dụng phương pháp nào mà lịch sử của branch sau khi tích hợp sẽ có sự khác biệt lớn.</w:t>
      </w:r>
    </w:p>
    <w:p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xml:space="preserve">+  </w:t>
      </w:r>
      <w:r w:rsidRPr="006B0566">
        <w:rPr>
          <w:rFonts w:asciiTheme="majorHAnsi" w:eastAsia="Times New Roman" w:hAnsiTheme="majorHAnsi" w:cstheme="majorHAnsi"/>
          <w:b/>
          <w:color w:val="313131"/>
          <w:sz w:val="24"/>
          <w:szCs w:val="24"/>
          <w:lang w:val="en-GB"/>
        </w:rPr>
        <w:t>Merge</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sử dụng merge, có thể tổng hợp nhiều luồng lịch sử.</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Ví dụ, có branch bugfix phân nhánh ra từ branch master như sơ đồ bên dưới.</w:t>
      </w:r>
    </w:p>
    <w:p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3EC4BE1D" wp14:editId="1CBE227F">
            <wp:extent cx="4107815" cy="1091565"/>
            <wp:effectExtent l="0" t="0" r="6985" b="0"/>
            <wp:docPr id="31" name="Picture 31"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an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7815" cy="1091565"/>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merge branch bugfix này vào branch master, nếu trạng thái branch master không có gì thay đổi thì có thể thực hiện merge hết sức đơn giản. Vì lịch sử của branch bugfix sẽ bao gồm tất cả lịch sử của branch master, nên branch master chỉ có việc di chuyển đơn giản là có thể lấy được nội dung của branch bugfix. Và, người ta gọi merge như thế này là merge fast-forward (chuyển tiếp nhanh).</w:t>
      </w:r>
    </w:p>
    <w:p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453E324F" wp14:editId="7E1CE82C">
            <wp:extent cx="4544695" cy="982345"/>
            <wp:effectExtent l="0" t="0" r="8255" b="8255"/>
            <wp:docPr id="30" name="Picture 30" descr="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Fast-forward mer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4695" cy="982345"/>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Nhưng, cũng có trường hợp lịch sử của branch master vẫn đang tiến triển sau khi phân branch bugfix. Trường hợp này thì cần thiết phải tổng hợp nội dung thay đổi của branch master và nội dung thay đổi của branch bugfix thành một.</w:t>
      </w:r>
    </w:p>
    <w:p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3603DA45" wp14:editId="4CD94D53">
            <wp:extent cx="4107815" cy="1289685"/>
            <wp:effectExtent l="0" t="0" r="6985" b="5715"/>
            <wp:docPr id="29" name="Picture 29" descr="It has advanced more than when a branch is 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has advanced more than when a branch is divid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7815" cy="1289685"/>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Vì thế, merge commit đã lấy thay đổi của cả hai branch sẽ được tạo ra. Đầu branch master sẽ di chuyển đến commit đó.</w:t>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47785533" wp14:editId="6E695C84">
            <wp:extent cx="5315585" cy="1289685"/>
            <wp:effectExtent l="0" t="0" r="0" b="5715"/>
            <wp:docPr id="28" name="Picture 28" descr="Merge commit incorporating bot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commit incorporating both chang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5585" cy="1289685"/>
                    </a:xfrm>
                    <a:prstGeom prst="rect">
                      <a:avLst/>
                    </a:prstGeom>
                    <a:noFill/>
                    <a:ln>
                      <a:noFill/>
                    </a:ln>
                  </pic:spPr>
                </pic:pic>
              </a:graphicData>
            </a:graphic>
          </wp:inline>
        </w:drawing>
      </w:r>
    </w:p>
    <w:p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Rebase</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Giống với ví dụ merge, sẽ có branch bugfix phân nhánh từ branch master như sơ đồ bên dưới.</w:t>
      </w:r>
    </w:p>
    <w:p w:rsidR="002B65DB" w:rsidRPr="002B65DB" w:rsidRDefault="002B65DB" w:rsidP="002B65DB">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780DD750" wp14:editId="460A035C">
            <wp:extent cx="3551772" cy="1426191"/>
            <wp:effectExtent l="0" t="0" r="0" b="3175"/>
            <wp:docPr id="35" name="Picture 35"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8842" cy="1449107"/>
                    </a:xfrm>
                    <a:prstGeom prst="rect">
                      <a:avLst/>
                    </a:prstGeom>
                    <a:noFill/>
                    <a:ln>
                      <a:noFill/>
                    </a:ln>
                  </pic:spPr>
                </pic:pic>
              </a:graphicData>
            </a:graphic>
          </wp:inline>
        </w:drawing>
      </w:r>
    </w:p>
    <w:p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Trường hợp sử dụng rebase ở đây rồi tiến hành tích hợp branch thì lịch sử sẽ giống như sơ đồ tiếp theo. Bây giờ, sẽ trình bày đơn giản trình tự rebase như thế nào.</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092FBE76" wp14:editId="07AA66C6">
            <wp:extent cx="5527040" cy="975815"/>
            <wp:effectExtent l="0" t="0" r="0" b="0"/>
            <wp:docPr id="34" name="Picture 34"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fy branches by using reba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9707" cy="979817"/>
                    </a:xfrm>
                    <a:prstGeom prst="rect">
                      <a:avLst/>
                    </a:prstGeom>
                    <a:noFill/>
                    <a:ln>
                      <a:noFill/>
                    </a:ln>
                  </pic:spPr>
                </pic:pic>
              </a:graphicData>
            </a:graphic>
          </wp:inline>
        </w:drawing>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Trước hết, khi rebase branch bugfix vào branch master, lịch sử branch bugfix sẽ được thay đổi đính kèm sau branch master. Cho nên, lịch sử sẽ thành 1 đường như trong sơ đồ.</w:t>
      </w:r>
    </w:p>
    <w:p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Khi này sẽ có trường hợp phát sinh xung đột tại commit di chuyển X và Y. Lúc đó tại từng commit cần thiết phải chỉnh sửa lại những chỗ phát sinh xung đột.</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2F356C5C" wp14:editId="2F8AC244">
            <wp:extent cx="5527040" cy="1364776"/>
            <wp:effectExtent l="0" t="0" r="0" b="6985"/>
            <wp:docPr id="33" name="Picture 33"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fy branches by using reba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3119" cy="1366277"/>
                    </a:xfrm>
                    <a:prstGeom prst="rect">
                      <a:avLst/>
                    </a:prstGeom>
                    <a:noFill/>
                    <a:ln>
                      <a:noFill/>
                    </a:ln>
                  </pic:spPr>
                </pic:pic>
              </a:graphicData>
            </a:graphic>
          </wp:inline>
        </w:drawing>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Nếu chỉ rebase không thôi thì vị trí đầu master vẫn cứ như vậy. Vì thế, merge branch bugfix từ branch master rồi di chuyển master đến phần đầu của bugfix.</w:t>
      </w:r>
    </w:p>
    <w:p w:rsidR="00FA21F2" w:rsidRPr="00FA21F2" w:rsidDel="00A538BF" w:rsidRDefault="00FA21F2" w:rsidP="002B65DB">
      <w:pPr>
        <w:shd w:val="clear" w:color="auto" w:fill="FFFFFF"/>
        <w:spacing w:after="240" w:line="240" w:lineRule="auto"/>
        <w:jc w:val="both"/>
        <w:textAlignment w:val="baseline"/>
        <w:rPr>
          <w:del w:id="217" w:author="Pham Thanh" w:date="2018-07-18T12:57:00Z"/>
          <w:rFonts w:asciiTheme="majorHAnsi" w:eastAsia="Times New Roman" w:hAnsiTheme="majorHAnsi" w:cstheme="majorHAnsi"/>
          <w:color w:val="FF0000"/>
          <w:sz w:val="24"/>
          <w:szCs w:val="24"/>
          <w:lang w:val="en-GB"/>
        </w:rPr>
      </w:pPr>
      <w:del w:id="218" w:author="Pham Thanh" w:date="2018-07-18T12:57:00Z">
        <w:r w:rsidRPr="00FA21F2" w:rsidDel="00A538BF">
          <w:rPr>
            <w:rFonts w:asciiTheme="majorHAnsi" w:eastAsia="Times New Roman" w:hAnsiTheme="majorHAnsi" w:cstheme="majorHAnsi"/>
            <w:color w:val="FF0000"/>
            <w:sz w:val="24"/>
            <w:szCs w:val="24"/>
            <w:lang w:val="en-GB"/>
          </w:rPr>
          <w:delText>Khi nào nên sử dụng rebase, tại sao không coi việc merge là đủ</w:delText>
        </w:r>
      </w:del>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P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794B710F" wp14:editId="5E3D3BCB">
            <wp:extent cx="5523369" cy="989463"/>
            <wp:effectExtent l="0" t="0" r="1270" b="1270"/>
            <wp:docPr id="32" name="Picture 32"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ify branches by using reba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6639" cy="993632"/>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4A60D1" w:rsidRPr="004A60D1" w:rsidRDefault="004A60D1" w:rsidP="004A60D1">
      <w:pPr>
        <w:shd w:val="clear" w:color="auto" w:fill="FFFFFF"/>
        <w:spacing w:after="300" w:line="240" w:lineRule="auto"/>
        <w:rPr>
          <w:ins w:id="219" w:author="Pham Thanh" w:date="2018-07-18T13:24:00Z"/>
          <w:rFonts w:asciiTheme="majorHAnsi" w:eastAsia="Times New Roman" w:hAnsiTheme="majorHAnsi" w:cstheme="majorHAnsi"/>
          <w:b/>
          <w:color w:val="313131"/>
          <w:sz w:val="24"/>
          <w:szCs w:val="24"/>
          <w:lang w:val="en-GB"/>
          <w:rPrChange w:id="220" w:author="Pham Thanh" w:date="2018-07-18T13:28:00Z">
            <w:rPr>
              <w:ins w:id="221" w:author="Pham Thanh" w:date="2018-07-18T13:24:00Z"/>
              <w:rFonts w:ascii="Helvetica" w:eastAsia="Times New Roman" w:hAnsi="Helvetica" w:cs="Helvetica"/>
              <w:color w:val="333333"/>
              <w:sz w:val="21"/>
              <w:szCs w:val="21"/>
              <w:lang w:val="en-GB"/>
            </w:rPr>
          </w:rPrChange>
        </w:rPr>
      </w:pPr>
      <w:ins w:id="222" w:author="Pham Thanh" w:date="2018-07-18T13:24:00Z">
        <w:r w:rsidRPr="004A60D1">
          <w:rPr>
            <w:rFonts w:asciiTheme="majorHAnsi" w:eastAsia="Times New Roman" w:hAnsiTheme="majorHAnsi" w:cstheme="majorHAnsi"/>
            <w:b/>
            <w:color w:val="313131"/>
            <w:sz w:val="24"/>
            <w:szCs w:val="24"/>
            <w:lang w:val="en-GB"/>
            <w:rPrChange w:id="223" w:author="Pham Thanh" w:date="2018-07-18T13:28:00Z">
              <w:rPr>
                <w:rFonts w:ascii="Helvetica" w:eastAsia="Times New Roman" w:hAnsi="Helvetica" w:cs="Helvetica"/>
                <w:b/>
                <w:bCs/>
                <w:color w:val="333333"/>
                <w:sz w:val="21"/>
                <w:szCs w:val="21"/>
                <w:lang w:val="en-GB"/>
              </w:rPr>
            </w:rPrChange>
          </w:rPr>
          <w:t>Khác nhau</w:t>
        </w:r>
      </w:ins>
      <w:ins w:id="224" w:author="Pham Thanh" w:date="2018-07-18T13:28:00Z">
        <w:r w:rsidRPr="004A60D1">
          <w:rPr>
            <w:rFonts w:asciiTheme="majorHAnsi" w:eastAsia="Times New Roman" w:hAnsiTheme="majorHAnsi" w:cstheme="majorHAnsi"/>
            <w:b/>
            <w:color w:val="313131"/>
            <w:sz w:val="24"/>
            <w:szCs w:val="24"/>
            <w:lang w:val="en-GB"/>
            <w:rPrChange w:id="225" w:author="Pham Thanh" w:date="2018-07-18T13:28:00Z">
              <w:rPr>
                <w:rFonts w:asciiTheme="majorHAnsi" w:eastAsia="Times New Roman" w:hAnsiTheme="majorHAnsi" w:cstheme="majorHAnsi"/>
                <w:color w:val="313131"/>
                <w:sz w:val="24"/>
                <w:szCs w:val="24"/>
                <w:lang w:val="en-GB"/>
              </w:rPr>
            </w:rPrChange>
          </w:rPr>
          <w:t xml:space="preserve"> giữa merge và rebase</w:t>
        </w:r>
      </w:ins>
      <w:ins w:id="226" w:author="Pham Thanh" w:date="2018-07-18T13:24:00Z">
        <w:r w:rsidRPr="004A60D1">
          <w:rPr>
            <w:rFonts w:asciiTheme="majorHAnsi" w:eastAsia="Times New Roman" w:hAnsiTheme="majorHAnsi" w:cstheme="majorHAnsi"/>
            <w:b/>
            <w:color w:val="313131"/>
            <w:sz w:val="24"/>
            <w:szCs w:val="24"/>
            <w:lang w:val="en-GB"/>
            <w:rPrChange w:id="227" w:author="Pham Thanh" w:date="2018-07-18T13:28:00Z">
              <w:rPr>
                <w:rFonts w:ascii="Helvetica" w:eastAsia="Times New Roman" w:hAnsi="Helvetica" w:cs="Helvetica"/>
                <w:color w:val="333333"/>
                <w:sz w:val="21"/>
                <w:szCs w:val="21"/>
                <w:lang w:val="en-GB"/>
              </w:rPr>
            </w:rPrChange>
          </w:rPr>
          <w:t>:</w:t>
        </w:r>
      </w:ins>
    </w:p>
    <w:p w:rsidR="004A60D1" w:rsidRPr="004A60D1" w:rsidRDefault="004A60D1" w:rsidP="004A60D1">
      <w:pPr>
        <w:shd w:val="clear" w:color="auto" w:fill="FFFFFF"/>
        <w:spacing w:before="100" w:beforeAutospacing="1" w:after="30" w:line="240" w:lineRule="auto"/>
        <w:rPr>
          <w:ins w:id="228" w:author="Pham Thanh" w:date="2018-07-18T13:24:00Z"/>
          <w:rFonts w:asciiTheme="majorHAnsi" w:eastAsia="Times New Roman" w:hAnsiTheme="majorHAnsi" w:cstheme="majorHAnsi"/>
          <w:color w:val="313131"/>
          <w:sz w:val="24"/>
          <w:szCs w:val="24"/>
          <w:lang w:val="en-GB"/>
          <w:rPrChange w:id="229" w:author="Pham Thanh" w:date="2018-07-18T13:25:00Z">
            <w:rPr>
              <w:ins w:id="230" w:author="Pham Thanh" w:date="2018-07-18T13:24:00Z"/>
              <w:rFonts w:ascii="Helvetica" w:eastAsia="Times New Roman" w:hAnsi="Helvetica" w:cs="Helvetica"/>
              <w:color w:val="333333"/>
              <w:sz w:val="21"/>
              <w:szCs w:val="21"/>
              <w:lang w:val="en-GB"/>
            </w:rPr>
          </w:rPrChange>
        </w:rPr>
        <w:pPrChange w:id="231" w:author="Pham Thanh" w:date="2018-07-18T13:25:00Z">
          <w:pPr>
            <w:numPr>
              <w:numId w:val="13"/>
            </w:numPr>
            <w:shd w:val="clear" w:color="auto" w:fill="FFFFFF"/>
            <w:tabs>
              <w:tab w:val="num" w:pos="720"/>
            </w:tabs>
            <w:spacing w:before="100" w:beforeAutospacing="1" w:after="30" w:line="240" w:lineRule="auto"/>
            <w:ind w:left="720" w:hanging="360"/>
          </w:pPr>
        </w:pPrChange>
      </w:pPr>
      <w:ins w:id="232" w:author="Pham Thanh" w:date="2018-07-18T13:26:00Z">
        <w:r>
          <w:rPr>
            <w:rFonts w:asciiTheme="majorHAnsi" w:eastAsia="Times New Roman" w:hAnsiTheme="majorHAnsi" w:cstheme="majorHAnsi"/>
            <w:color w:val="313131"/>
            <w:sz w:val="24"/>
            <w:szCs w:val="24"/>
            <w:lang w:val="en-GB"/>
          </w:rPr>
          <w:t xml:space="preserve">+ </w:t>
        </w:r>
      </w:ins>
      <w:ins w:id="233" w:author="Pham Thanh" w:date="2018-07-18T13:24:00Z">
        <w:r w:rsidRPr="004A60D1">
          <w:rPr>
            <w:rFonts w:asciiTheme="majorHAnsi" w:eastAsia="Times New Roman" w:hAnsiTheme="majorHAnsi" w:cstheme="majorHAnsi"/>
            <w:color w:val="313131"/>
            <w:sz w:val="24"/>
            <w:szCs w:val="24"/>
            <w:lang w:val="en-GB"/>
            <w:rPrChange w:id="234" w:author="Pham Thanh" w:date="2018-07-18T13:25:00Z">
              <w:rPr>
                <w:rFonts w:ascii="Helvetica" w:eastAsia="Times New Roman" w:hAnsi="Helvetica" w:cs="Helvetica"/>
                <w:color w:val="333333"/>
                <w:sz w:val="21"/>
                <w:szCs w:val="21"/>
                <w:lang w:val="en-GB"/>
              </w:rPr>
            </w:rPrChange>
          </w:rPr>
          <w:t>Merge: Thao tác merge là kết quả của phép trộn giữa ba commit, đó là commit cha chung và 2 commit mới nhất của 2 nhánh (</w:t>
        </w:r>
        <w:r w:rsidRPr="004A60D1">
          <w:rPr>
            <w:rFonts w:asciiTheme="majorHAnsi" w:eastAsia="Times New Roman" w:hAnsiTheme="majorHAnsi" w:cstheme="majorHAnsi"/>
            <w:color w:val="313131"/>
            <w:sz w:val="24"/>
            <w:szCs w:val="24"/>
            <w:lang w:val="en-GB"/>
            <w:rPrChange w:id="235" w:author="Pham Thanh" w:date="2018-07-18T13:25:00Z">
              <w:rPr>
                <w:rFonts w:ascii="Helvetica" w:eastAsia="Times New Roman" w:hAnsi="Helvetica" w:cs="Helvetica"/>
                <w:i/>
                <w:iCs/>
                <w:color w:val="333333"/>
                <w:sz w:val="21"/>
                <w:szCs w:val="21"/>
                <w:lang w:val="en-GB"/>
              </w:rPr>
            </w:rPrChange>
          </w:rPr>
          <w:t>hai điểm kết thúc</w:t>
        </w:r>
        <w:r w:rsidRPr="004A60D1">
          <w:rPr>
            <w:rFonts w:asciiTheme="majorHAnsi" w:eastAsia="Times New Roman" w:hAnsiTheme="majorHAnsi" w:cstheme="majorHAnsi"/>
            <w:color w:val="313131"/>
            <w:sz w:val="24"/>
            <w:szCs w:val="24"/>
            <w:lang w:val="en-GB"/>
            <w:rPrChange w:id="236" w:author="Pham Thanh" w:date="2018-07-18T13:25:00Z">
              <w:rPr>
                <w:rFonts w:ascii="Helvetica" w:eastAsia="Times New Roman" w:hAnsi="Helvetica" w:cs="Helvetica"/>
                <w:color w:val="333333"/>
                <w:sz w:val="21"/>
                <w:szCs w:val="21"/>
                <w:lang w:val="en-GB"/>
              </w:rPr>
            </w:rPrChange>
          </w:rPr>
          <w:t>), kết quả sẽ tạo ra một commit chứa kết quả của phép trộn. Vì vậy lịch sử tại nhán</w:t>
        </w:r>
        <w:r>
          <w:rPr>
            <w:rFonts w:asciiTheme="majorHAnsi" w:eastAsia="Times New Roman" w:hAnsiTheme="majorHAnsi" w:cstheme="majorHAnsi"/>
            <w:color w:val="313131"/>
            <w:sz w:val="24"/>
            <w:szCs w:val="24"/>
            <w:lang w:val="en-GB"/>
            <w:rPrChange w:id="237" w:author="Pham Thanh" w:date="2018-07-18T13:25:00Z">
              <w:rPr>
                <w:rFonts w:asciiTheme="majorHAnsi" w:eastAsia="Times New Roman" w:hAnsiTheme="majorHAnsi" w:cstheme="majorHAnsi"/>
                <w:color w:val="313131"/>
                <w:sz w:val="24"/>
                <w:szCs w:val="24"/>
                <w:lang w:val="en-GB"/>
              </w:rPr>
            </w:rPrChange>
          </w:rPr>
          <w:t>h đang làm việc sẽ bị gián đoạn</w:t>
        </w:r>
      </w:ins>
      <w:ins w:id="238" w:author="Pham Thanh" w:date="2018-07-18T13:27:00Z">
        <w:r>
          <w:rPr>
            <w:rFonts w:asciiTheme="majorHAnsi" w:eastAsia="Times New Roman" w:hAnsiTheme="majorHAnsi" w:cstheme="majorHAnsi"/>
            <w:color w:val="313131"/>
            <w:sz w:val="24"/>
            <w:szCs w:val="24"/>
            <w:lang w:val="en-GB"/>
          </w:rPr>
          <w:t>.</w:t>
        </w:r>
      </w:ins>
    </w:p>
    <w:p w:rsidR="004A60D1" w:rsidRPr="004A60D1" w:rsidRDefault="004A60D1" w:rsidP="004A60D1">
      <w:pPr>
        <w:shd w:val="clear" w:color="auto" w:fill="FFFFFF"/>
        <w:spacing w:before="100" w:beforeAutospacing="1" w:after="30" w:line="240" w:lineRule="auto"/>
        <w:rPr>
          <w:ins w:id="239" w:author="Pham Thanh" w:date="2018-07-18T13:24:00Z"/>
          <w:rFonts w:asciiTheme="majorHAnsi" w:eastAsia="Times New Roman" w:hAnsiTheme="majorHAnsi" w:cstheme="majorHAnsi"/>
          <w:color w:val="313131"/>
          <w:sz w:val="24"/>
          <w:szCs w:val="24"/>
          <w:lang w:val="en-GB"/>
          <w:rPrChange w:id="240" w:author="Pham Thanh" w:date="2018-07-18T13:25:00Z">
            <w:rPr>
              <w:ins w:id="241" w:author="Pham Thanh" w:date="2018-07-18T13:24:00Z"/>
              <w:rFonts w:ascii="Helvetica" w:eastAsia="Times New Roman" w:hAnsi="Helvetica" w:cs="Helvetica"/>
              <w:color w:val="333333"/>
              <w:sz w:val="21"/>
              <w:szCs w:val="21"/>
              <w:lang w:val="en-GB"/>
            </w:rPr>
          </w:rPrChange>
        </w:rPr>
        <w:pPrChange w:id="242" w:author="Pham Thanh" w:date="2018-07-18T13:25:00Z">
          <w:pPr>
            <w:numPr>
              <w:numId w:val="13"/>
            </w:numPr>
            <w:shd w:val="clear" w:color="auto" w:fill="FFFFFF"/>
            <w:tabs>
              <w:tab w:val="num" w:pos="720"/>
            </w:tabs>
            <w:spacing w:before="100" w:beforeAutospacing="1" w:after="30" w:line="240" w:lineRule="auto"/>
            <w:ind w:left="720" w:hanging="360"/>
          </w:pPr>
        </w:pPrChange>
      </w:pPr>
      <w:ins w:id="243" w:author="Pham Thanh" w:date="2018-07-18T13:26:00Z">
        <w:r>
          <w:rPr>
            <w:rFonts w:asciiTheme="majorHAnsi" w:eastAsia="Times New Roman" w:hAnsiTheme="majorHAnsi" w:cstheme="majorHAnsi"/>
            <w:color w:val="313131"/>
            <w:sz w:val="24"/>
            <w:szCs w:val="24"/>
            <w:lang w:val="en-GB"/>
          </w:rPr>
          <w:t xml:space="preserve">+ </w:t>
        </w:r>
      </w:ins>
      <w:ins w:id="244" w:author="Pham Thanh" w:date="2018-07-18T13:24:00Z">
        <w:r w:rsidRPr="004A60D1">
          <w:rPr>
            <w:rFonts w:asciiTheme="majorHAnsi" w:eastAsia="Times New Roman" w:hAnsiTheme="majorHAnsi" w:cstheme="majorHAnsi"/>
            <w:color w:val="313131"/>
            <w:sz w:val="24"/>
            <w:szCs w:val="24"/>
            <w:lang w:val="en-GB"/>
            <w:rPrChange w:id="245" w:author="Pham Thanh" w:date="2018-07-18T13:25:00Z">
              <w:rPr>
                <w:rFonts w:ascii="Helvetica" w:eastAsia="Times New Roman" w:hAnsi="Helvetica" w:cs="Helvetica"/>
                <w:color w:val="333333"/>
                <w:sz w:val="21"/>
                <w:szCs w:val="21"/>
                <w:lang w:val="en-GB"/>
              </w:rPr>
            </w:rPrChange>
          </w:rPr>
          <w:t>Rebase: Cho lịch sử rõ ràng hơn, bởi nó sẽ duyệt qua từng commit của nhánh đang làm việc và thực hiện thay đổi, vì vậy nhìn vào ta sẽ thấy giống như một đường thẳng.</w:t>
        </w:r>
      </w:ins>
      <w:ins w:id="246" w:author="Pham Thanh" w:date="2018-07-18T13:27:00Z">
        <w:r>
          <w:rPr>
            <w:rFonts w:asciiTheme="majorHAnsi" w:eastAsia="Times New Roman" w:hAnsiTheme="majorHAnsi" w:cstheme="majorHAnsi"/>
            <w:color w:val="313131"/>
            <w:sz w:val="24"/>
            <w:szCs w:val="24"/>
            <w:lang w:val="en-GB"/>
          </w:rPr>
          <w:br/>
        </w:r>
      </w:ins>
    </w:p>
    <w:p w:rsidR="004A60D1" w:rsidRPr="004A60D1" w:rsidRDefault="004A60D1" w:rsidP="004A60D1">
      <w:pPr>
        <w:shd w:val="clear" w:color="auto" w:fill="FFFFFF"/>
        <w:spacing w:after="300" w:line="240" w:lineRule="auto"/>
        <w:rPr>
          <w:ins w:id="247" w:author="Pham Thanh" w:date="2018-07-18T13:24:00Z"/>
          <w:rFonts w:asciiTheme="majorHAnsi" w:eastAsia="Times New Roman" w:hAnsiTheme="majorHAnsi" w:cstheme="majorHAnsi"/>
          <w:color w:val="313131"/>
          <w:sz w:val="24"/>
          <w:szCs w:val="24"/>
          <w:lang w:val="en-GB"/>
          <w:rPrChange w:id="248" w:author="Pham Thanh" w:date="2018-07-18T13:25:00Z">
            <w:rPr>
              <w:ins w:id="249" w:author="Pham Thanh" w:date="2018-07-18T13:24:00Z"/>
              <w:rFonts w:ascii="Helvetica" w:eastAsia="Times New Roman" w:hAnsi="Helvetica" w:cs="Helvetica"/>
              <w:color w:val="333333"/>
              <w:sz w:val="21"/>
              <w:szCs w:val="21"/>
              <w:lang w:val="en-GB"/>
            </w:rPr>
          </w:rPrChange>
        </w:rPr>
      </w:pPr>
      <w:ins w:id="250" w:author="Pham Thanh" w:date="2018-07-18T13:24:00Z">
        <w:r w:rsidRPr="004A60D1">
          <w:rPr>
            <w:rFonts w:asciiTheme="majorHAnsi" w:eastAsia="Times New Roman" w:hAnsiTheme="majorHAnsi" w:cstheme="majorHAnsi"/>
            <w:color w:val="313131"/>
            <w:sz w:val="24"/>
            <w:szCs w:val="24"/>
            <w:lang w:val="en-GB"/>
            <w:rPrChange w:id="251" w:author="Pham Thanh" w:date="2018-07-18T13:25:00Z">
              <w:rPr>
                <w:rFonts w:ascii="Helvetica" w:eastAsia="Times New Roman" w:hAnsi="Helvetica" w:cs="Helvetica"/>
                <w:color w:val="333333"/>
                <w:sz w:val="21"/>
                <w:szCs w:val="21"/>
                <w:lang w:val="en-GB"/>
              </w:rPr>
            </w:rPrChange>
          </w:rPr>
          <w:t>Khi làm việc bạn có thể chọn một trong hai đều được, nhưng có một số trường hợp bạn nên sử dụng rebase thì tốt hơn. Ví dụ bạn đang làm việc nhóm, mỗi thành viên làm trên một branch, và khi bạn merge với nhau thì các thành viên sẽ không thấy lịch sử thay đổi của dự án một cách rõ ràng, nhưng nếu bạn sử dụng rebase thì họ sẽ dễ dàng thấy hơn.</w:t>
        </w:r>
      </w:ins>
    </w:p>
    <w:p w:rsidR="00F52591" w:rsidRPr="00F52591" w:rsidRDefault="00F52591" w:rsidP="00F52591">
      <w:pPr>
        <w:rPr>
          <w:lang w:val="en-GB"/>
        </w:rPr>
      </w:pPr>
    </w:p>
    <w:p w:rsidR="00D97E38" w:rsidRDefault="00D97E38" w:rsidP="00D97E38">
      <w:pPr>
        <w:pStyle w:val="Heading3"/>
        <w:rPr>
          <w:b/>
          <w:lang w:val="en-GB"/>
        </w:rPr>
      </w:pPr>
      <w:r>
        <w:rPr>
          <w:b/>
          <w:lang w:val="en-GB"/>
        </w:rPr>
        <w:t>3.5</w:t>
      </w:r>
      <w:del w:id="252" w:author="Pham Thanh" w:date="2018-07-18T13:31:00Z">
        <w:r w:rsidRPr="00344B87" w:rsidDel="000658D3">
          <w:rPr>
            <w:b/>
            <w:lang w:val="en-GB"/>
          </w:rPr>
          <w:delText>,</w:delText>
        </w:r>
      </w:del>
      <w:r w:rsidRPr="00344B87">
        <w:rPr>
          <w:b/>
          <w:lang w:val="en-GB"/>
        </w:rPr>
        <w:t xml:space="preserve"> </w:t>
      </w:r>
      <w:r>
        <w:rPr>
          <w:b/>
          <w:lang w:val="en-GB"/>
        </w:rPr>
        <w:t>Ví dụ về phân nhánh và gộp nhánh</w:t>
      </w:r>
    </w:p>
    <w:p w:rsidR="00D97E38" w:rsidRPr="0001180D" w:rsidRDefault="0001180D" w:rsidP="00D97E38">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Khởi tạo dự án với 3 commit</w:t>
      </w:r>
    </w:p>
    <w:p w:rsidR="003071CB" w:rsidRDefault="001F59DB"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Giả sử </w:t>
      </w:r>
      <w:r w:rsidR="00715F91">
        <w:rPr>
          <w:rFonts w:asciiTheme="majorHAnsi" w:eastAsia="Times New Roman" w:hAnsiTheme="majorHAnsi" w:cstheme="majorHAnsi"/>
          <w:color w:val="313131"/>
          <w:sz w:val="24"/>
          <w:szCs w:val="24"/>
          <w:lang w:val="en-GB"/>
        </w:rPr>
        <w:t>tạo repo với tên là test. Lúc này sẽ mặc định sẽ làm việc trên nhán</w:t>
      </w:r>
      <w:r>
        <w:rPr>
          <w:rFonts w:asciiTheme="majorHAnsi" w:eastAsia="Times New Roman" w:hAnsiTheme="majorHAnsi" w:cstheme="majorHAnsi"/>
          <w:color w:val="313131"/>
          <w:sz w:val="24"/>
          <w:szCs w:val="24"/>
          <w:lang w:val="en-GB"/>
        </w:rPr>
        <w:t xml:space="preserve">h chính là nhánh master. Sau khi </w:t>
      </w:r>
      <w:r w:rsidR="00030A4B">
        <w:rPr>
          <w:rFonts w:asciiTheme="majorHAnsi" w:eastAsia="Times New Roman" w:hAnsiTheme="majorHAnsi" w:cstheme="majorHAnsi"/>
          <w:color w:val="313131"/>
          <w:sz w:val="24"/>
          <w:szCs w:val="24"/>
          <w:lang w:val="en-GB"/>
        </w:rPr>
        <w:t>có</w:t>
      </w:r>
      <w:r>
        <w:rPr>
          <w:rFonts w:asciiTheme="majorHAnsi" w:eastAsia="Times New Roman" w:hAnsiTheme="majorHAnsi" w:cstheme="majorHAnsi"/>
          <w:color w:val="313131"/>
          <w:sz w:val="24"/>
          <w:szCs w:val="24"/>
          <w:lang w:val="en-GB"/>
        </w:rPr>
        <w:t xml:space="preserve"> repo, ta tạo 3 file 0.txt, 1.txt, 2.txt và </w:t>
      </w:r>
      <w:r w:rsidR="00030A4B">
        <w:rPr>
          <w:rFonts w:asciiTheme="majorHAnsi" w:eastAsia="Times New Roman" w:hAnsiTheme="majorHAnsi" w:cstheme="majorHAnsi"/>
          <w:color w:val="313131"/>
          <w:sz w:val="24"/>
          <w:szCs w:val="24"/>
          <w:lang w:val="en-GB"/>
        </w:rPr>
        <w:t xml:space="preserve">lần lượt </w:t>
      </w:r>
      <w:r>
        <w:rPr>
          <w:rFonts w:asciiTheme="majorHAnsi" w:eastAsia="Times New Roman" w:hAnsiTheme="majorHAnsi" w:cstheme="majorHAnsi"/>
          <w:color w:val="313131"/>
          <w:sz w:val="24"/>
          <w:szCs w:val="24"/>
          <w:lang w:val="en-GB"/>
        </w:rPr>
        <w:t xml:space="preserve">tạo </w:t>
      </w:r>
      <w:r w:rsidR="00715F91">
        <w:rPr>
          <w:rFonts w:asciiTheme="majorHAnsi" w:eastAsia="Times New Roman" w:hAnsiTheme="majorHAnsi" w:cstheme="majorHAnsi"/>
          <w:color w:val="313131"/>
          <w:sz w:val="24"/>
          <w:szCs w:val="24"/>
          <w:lang w:val="en-GB"/>
        </w:rPr>
        <w:t xml:space="preserve">3 commit đưa lên git. </w:t>
      </w:r>
    </w:p>
    <w:p w:rsidR="00715F91" w:rsidRDefault="00715F9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3808132F" wp14:editId="7C6D3676">
            <wp:extent cx="5796501" cy="255207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00172" cy="2553687"/>
                    </a:xfrm>
                    <a:prstGeom prst="rect">
                      <a:avLst/>
                    </a:prstGeom>
                  </pic:spPr>
                </pic:pic>
              </a:graphicData>
            </a:graphic>
          </wp:inline>
        </w:drawing>
      </w:r>
    </w:p>
    <w:p w:rsidR="00715F91" w:rsidRDefault="00715F91" w:rsidP="001F59DB">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extent cx="4150581" cy="1748034"/>
            <wp:effectExtent l="0" t="0" r="2540" b="0"/>
            <wp:docPr id="44" name="Picture 44" descr="https://xuanthulab.net/photo/8/gitbranch-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uanthulab.net/photo/8/gitbranch-430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3624" cy="1757739"/>
                    </a:xfrm>
                    <a:prstGeom prst="rect">
                      <a:avLst/>
                    </a:prstGeom>
                    <a:noFill/>
                    <a:ln>
                      <a:noFill/>
                    </a:ln>
                  </pic:spPr>
                </pic:pic>
              </a:graphicData>
            </a:graphic>
          </wp:inline>
        </w:drawing>
      </w:r>
    </w:p>
    <w:p w:rsidR="0001180D" w:rsidRPr="0001180D" w:rsidRDefault="0001180D" w:rsidP="0001180D">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T</w:t>
      </w:r>
      <w:r w:rsidRPr="0001180D">
        <w:rPr>
          <w:rFonts w:asciiTheme="majorHAnsi" w:eastAsia="Times New Roman" w:hAnsiTheme="majorHAnsi" w:cstheme="majorHAnsi"/>
          <w:b/>
          <w:color w:val="313131"/>
          <w:sz w:val="24"/>
          <w:szCs w:val="24"/>
          <w:lang w:val="en-GB"/>
        </w:rPr>
        <w:t>ạo một nhánh mới</w:t>
      </w:r>
    </w:p>
    <w:p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tạo một nhánh mới với tên là alpha và chuyển nhánh làm việc sang nhánh alpha</w:t>
      </w:r>
    </w:p>
    <w:p w:rsidR="00715F91" w:rsidRDefault="00715F91" w:rsidP="00715F91">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1EED9E91" wp14:editId="25D6169B">
            <wp:extent cx="3220363" cy="19719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7426" cy="2019111"/>
                    </a:xfrm>
                    <a:prstGeom prst="rect">
                      <a:avLst/>
                    </a:prstGeom>
                  </pic:spPr>
                </pic:pic>
              </a:graphicData>
            </a:graphic>
          </wp:inline>
        </w:drawing>
      </w:r>
    </w:p>
    <w:p w:rsidR="00715F91" w:rsidRDefault="00715F91" w:rsidP="00715F91">
      <w:pPr>
        <w:rPr>
          <w:rFonts w:asciiTheme="majorHAnsi" w:eastAsia="Times New Roman" w:hAnsiTheme="majorHAnsi" w:cstheme="majorHAnsi"/>
          <w:color w:val="313131"/>
          <w:sz w:val="24"/>
          <w:szCs w:val="24"/>
          <w:lang w:val="en-GB"/>
        </w:rPr>
      </w:pPr>
    </w:p>
    <w:p w:rsidR="00D97E38" w:rsidRDefault="00715F91"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extent cx="4063116" cy="1716152"/>
            <wp:effectExtent l="0" t="0" r="0" b="0"/>
            <wp:docPr id="45" name="Picture 45" descr="https://xuanthulab.net/photo/8/gitbranch-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uanthulab.net/photo/8/gitbranch-430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3231" cy="1749991"/>
                    </a:xfrm>
                    <a:prstGeom prst="rect">
                      <a:avLst/>
                    </a:prstGeom>
                    <a:noFill/>
                    <a:ln>
                      <a:noFill/>
                    </a:ln>
                  </pic:spPr>
                </pic:pic>
              </a:graphicData>
            </a:graphic>
          </wp:inline>
        </w:drawing>
      </w:r>
    </w:p>
    <w:p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Cả 2 nhánh master và alpha đều trỏ đến commit 2</w:t>
      </w:r>
      <w:r w:rsidR="00D97E38">
        <w:rPr>
          <w:rFonts w:asciiTheme="majorHAnsi" w:eastAsia="Times New Roman" w:hAnsiTheme="majorHAnsi" w:cstheme="majorHAnsi"/>
          <w:color w:val="313131"/>
          <w:sz w:val="24"/>
          <w:szCs w:val="24"/>
          <w:lang w:val="en-GB"/>
        </w:rPr>
        <w:t xml:space="preserve"> ( C2 )</w:t>
      </w:r>
    </w:p>
    <w:p w:rsidR="0001180D"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Tạo sự thay đổi và commit lên nhánh alpha</w:t>
      </w:r>
    </w:p>
    <w:p w:rsidR="00715F91" w:rsidRDefault="00D97E38"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Trên nhánh alpha ta thực hiện thay đổi</w:t>
      </w:r>
      <w:r w:rsidR="00030A4B">
        <w:rPr>
          <w:rFonts w:asciiTheme="majorHAnsi" w:eastAsia="Times New Roman" w:hAnsiTheme="majorHAnsi" w:cstheme="majorHAnsi"/>
          <w:color w:val="313131"/>
          <w:sz w:val="24"/>
          <w:szCs w:val="24"/>
          <w:lang w:val="en-GB"/>
        </w:rPr>
        <w:t xml:space="preserve"> (tạo mới file 3.txt)</w:t>
      </w:r>
      <w:r>
        <w:rPr>
          <w:rFonts w:asciiTheme="majorHAnsi" w:eastAsia="Times New Roman" w:hAnsiTheme="majorHAnsi" w:cstheme="majorHAnsi"/>
          <w:color w:val="313131"/>
          <w:sz w:val="24"/>
          <w:szCs w:val="24"/>
          <w:lang w:val="en-GB"/>
        </w:rPr>
        <w:t xml:space="preserve"> và hiện tại ở nhánh alpha đã có commit 3 và các commit cũ kế thừa từ nhánh master</w:t>
      </w:r>
      <w:r w:rsidR="00030A4B">
        <w:rPr>
          <w:rFonts w:asciiTheme="majorHAnsi" w:eastAsia="Times New Roman" w:hAnsiTheme="majorHAnsi" w:cstheme="majorHAnsi"/>
          <w:color w:val="313131"/>
          <w:sz w:val="24"/>
          <w:szCs w:val="24"/>
          <w:lang w:val="en-GB"/>
        </w:rPr>
        <w:t>.</w:t>
      </w:r>
    </w:p>
    <w:p w:rsidR="00D97E38" w:rsidRDefault="00D97E38" w:rsidP="0001180D">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364D0DE5" wp14:editId="0115B7CF">
            <wp:extent cx="5542059" cy="2587984"/>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178" cy="2606252"/>
                    </a:xfrm>
                    <a:prstGeom prst="rect">
                      <a:avLst/>
                    </a:prstGeom>
                  </pic:spPr>
                </pic:pic>
              </a:graphicData>
            </a:graphic>
          </wp:inline>
        </w:drawing>
      </w:r>
    </w:p>
    <w:p w:rsidR="00D97E38" w:rsidRDefault="00D97E38"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extent cx="5116508" cy="2266121"/>
            <wp:effectExtent l="0" t="0" r="8255" b="1270"/>
            <wp:docPr id="47" name="Picture 47" descr="https://xuanthulab.net/photo/8/gitbranch-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xuanthulab.net/photo/8/gitbranch-430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71603" cy="2290523"/>
                    </a:xfrm>
                    <a:prstGeom prst="rect">
                      <a:avLst/>
                    </a:prstGeom>
                    <a:noFill/>
                    <a:ln>
                      <a:noFill/>
                    </a:ln>
                  </pic:spPr>
                </pic:pic>
              </a:graphicData>
            </a:graphic>
          </wp:inline>
        </w:drawing>
      </w:r>
    </w:p>
    <w:p w:rsidR="00D97E38"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w:t>
      </w:r>
      <w:r w:rsidR="00D97E38">
        <w:rPr>
          <w:rFonts w:asciiTheme="majorHAnsi" w:eastAsia="Times New Roman" w:hAnsiTheme="majorHAnsi" w:cstheme="majorHAnsi"/>
          <w:color w:val="313131"/>
          <w:sz w:val="24"/>
          <w:szCs w:val="24"/>
          <w:lang w:val="en-GB"/>
        </w:rPr>
        <w:t xml:space="preserve"> nhánh master</w:t>
      </w:r>
      <w:r>
        <w:rPr>
          <w:rFonts w:asciiTheme="majorHAnsi" w:eastAsia="Times New Roman" w:hAnsiTheme="majorHAnsi" w:cstheme="majorHAnsi"/>
          <w:color w:val="313131"/>
          <w:sz w:val="24"/>
          <w:szCs w:val="24"/>
          <w:lang w:val="en-GB"/>
        </w:rPr>
        <w:t>, ta thấy</w:t>
      </w:r>
      <w:r w:rsidR="00D97E38">
        <w:rPr>
          <w:rFonts w:asciiTheme="majorHAnsi" w:eastAsia="Times New Roman" w:hAnsiTheme="majorHAnsi" w:cstheme="majorHAnsi"/>
          <w:color w:val="313131"/>
          <w:sz w:val="24"/>
          <w:szCs w:val="24"/>
          <w:lang w:val="en-GB"/>
        </w:rPr>
        <w:t xml:space="preserve"> mới chỉ dừng lại ở commit 2 v</w:t>
      </w:r>
      <w:r>
        <w:rPr>
          <w:rFonts w:asciiTheme="majorHAnsi" w:eastAsia="Times New Roman" w:hAnsiTheme="majorHAnsi" w:cstheme="majorHAnsi"/>
          <w:color w:val="313131"/>
          <w:sz w:val="24"/>
          <w:szCs w:val="24"/>
          <w:lang w:val="en-GB"/>
        </w:rPr>
        <w:t xml:space="preserve">à </w:t>
      </w:r>
      <w:r w:rsidR="00D97E38">
        <w:rPr>
          <w:rFonts w:asciiTheme="majorHAnsi" w:eastAsia="Times New Roman" w:hAnsiTheme="majorHAnsi" w:cstheme="majorHAnsi"/>
          <w:color w:val="313131"/>
          <w:sz w:val="24"/>
          <w:szCs w:val="24"/>
          <w:lang w:val="en-GB"/>
        </w:rPr>
        <w:t>các commit cũ hơn , trong này chúng ta sẽ không thấy commit 3</w:t>
      </w:r>
      <w:r>
        <w:rPr>
          <w:rFonts w:asciiTheme="majorHAnsi" w:eastAsia="Times New Roman" w:hAnsiTheme="majorHAnsi" w:cstheme="majorHAnsi"/>
          <w:color w:val="313131"/>
          <w:sz w:val="24"/>
          <w:szCs w:val="24"/>
          <w:lang w:val="en-GB"/>
        </w:rPr>
        <w:t xml:space="preserve"> khi tạo ở trên nhánh alpha</w:t>
      </w:r>
      <w:r w:rsidR="00D97E38">
        <w:rPr>
          <w:rFonts w:asciiTheme="majorHAnsi" w:eastAsia="Times New Roman" w:hAnsiTheme="majorHAnsi" w:cstheme="majorHAnsi"/>
          <w:color w:val="313131"/>
          <w:sz w:val="24"/>
          <w:szCs w:val="24"/>
          <w:lang w:val="en-GB"/>
        </w:rPr>
        <w:t xml:space="preserve">. </w:t>
      </w:r>
    </w:p>
    <w:p w:rsidR="00D97E38" w:rsidRDefault="00D97E38"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A8FC94A" wp14:editId="2909368C">
            <wp:extent cx="5943600" cy="26155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15565"/>
                    </a:xfrm>
                    <a:prstGeom prst="rect">
                      <a:avLst/>
                    </a:prstGeom>
                  </pic:spPr>
                </pic:pic>
              </a:graphicData>
            </a:graphic>
          </wp:inline>
        </w:drawing>
      </w:r>
    </w:p>
    <w:p w:rsidR="00D97E38"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lastRenderedPageBreak/>
        <w:t>Tiếp tục tạo sự thay đổi trên nhánh alpha</w:t>
      </w:r>
    </w:p>
    <w:p w:rsidR="007D4AB1"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 nhánh alpha, t</w:t>
      </w:r>
      <w:r w:rsidR="007D4AB1">
        <w:rPr>
          <w:rFonts w:asciiTheme="majorHAnsi" w:eastAsia="Times New Roman" w:hAnsiTheme="majorHAnsi" w:cstheme="majorHAnsi"/>
          <w:color w:val="313131"/>
          <w:sz w:val="24"/>
          <w:szCs w:val="24"/>
          <w:lang w:val="en-GB"/>
        </w:rPr>
        <w:t xml:space="preserve">a tiếp tục thay đổi nội dung file 1.txt </w:t>
      </w:r>
      <w:r>
        <w:rPr>
          <w:rFonts w:asciiTheme="majorHAnsi" w:eastAsia="Times New Roman" w:hAnsiTheme="majorHAnsi" w:cstheme="majorHAnsi"/>
          <w:color w:val="313131"/>
          <w:sz w:val="24"/>
          <w:szCs w:val="24"/>
          <w:lang w:val="en-GB"/>
        </w:rPr>
        <w:t xml:space="preserve">(thêm nội dung ‘Update new content to file’) </w:t>
      </w:r>
      <w:r w:rsidR="007D4AB1">
        <w:rPr>
          <w:rFonts w:asciiTheme="majorHAnsi" w:eastAsia="Times New Roman" w:hAnsiTheme="majorHAnsi" w:cstheme="majorHAnsi"/>
          <w:color w:val="313131"/>
          <w:sz w:val="24"/>
          <w:szCs w:val="24"/>
          <w:lang w:val="en-GB"/>
        </w:rPr>
        <w:t xml:space="preserve">và </w:t>
      </w:r>
      <w:r>
        <w:rPr>
          <w:rFonts w:asciiTheme="majorHAnsi" w:eastAsia="Times New Roman" w:hAnsiTheme="majorHAnsi" w:cstheme="majorHAnsi"/>
          <w:color w:val="313131"/>
          <w:sz w:val="24"/>
          <w:szCs w:val="24"/>
          <w:lang w:val="en-GB"/>
        </w:rPr>
        <w:t>tạo</w:t>
      </w:r>
      <w:r w:rsidR="007D4AB1">
        <w:rPr>
          <w:rFonts w:asciiTheme="majorHAnsi" w:eastAsia="Times New Roman" w:hAnsiTheme="majorHAnsi" w:cstheme="majorHAnsi"/>
          <w:color w:val="313131"/>
          <w:sz w:val="24"/>
          <w:szCs w:val="24"/>
          <w:lang w:val="en-GB"/>
        </w:rPr>
        <w:t xml:space="preserve"> commit 4</w:t>
      </w:r>
      <w:r>
        <w:rPr>
          <w:rFonts w:asciiTheme="majorHAnsi" w:eastAsia="Times New Roman" w:hAnsiTheme="majorHAnsi" w:cstheme="majorHAnsi"/>
          <w:color w:val="313131"/>
          <w:sz w:val="24"/>
          <w:szCs w:val="24"/>
          <w:lang w:val="en-GB"/>
        </w:rPr>
        <w:t xml:space="preserve"> đưa</w:t>
      </w:r>
      <w:r w:rsidR="007D4AB1">
        <w:rPr>
          <w:rFonts w:asciiTheme="majorHAnsi" w:eastAsia="Times New Roman" w:hAnsiTheme="majorHAnsi" w:cstheme="majorHAnsi"/>
          <w:color w:val="313131"/>
          <w:sz w:val="24"/>
          <w:szCs w:val="24"/>
          <w:lang w:val="en-GB"/>
        </w:rPr>
        <w:t xml:space="preserve"> lên nhánh alpha</w:t>
      </w:r>
      <w:r>
        <w:rPr>
          <w:rFonts w:asciiTheme="majorHAnsi" w:eastAsia="Times New Roman" w:hAnsiTheme="majorHAnsi" w:cstheme="majorHAnsi"/>
          <w:color w:val="313131"/>
          <w:sz w:val="24"/>
          <w:szCs w:val="24"/>
          <w:lang w:val="en-GB"/>
        </w:rPr>
        <w:t>.</w:t>
      </w:r>
    </w:p>
    <w:p w:rsidR="007D4AB1" w:rsidRDefault="007D4AB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79224756" wp14:editId="526CAC87">
            <wp:extent cx="5943600" cy="1642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42110"/>
                    </a:xfrm>
                    <a:prstGeom prst="rect">
                      <a:avLst/>
                    </a:prstGeom>
                  </pic:spPr>
                </pic:pic>
              </a:graphicData>
            </a:graphic>
          </wp:inline>
        </w:drawing>
      </w:r>
    </w:p>
    <w:p w:rsidR="007D4AB1" w:rsidRDefault="007D4AB1" w:rsidP="0001180D">
      <w:pPr>
        <w:jc w:val="center"/>
        <w:rPr>
          <w:rFonts w:asciiTheme="majorHAnsi" w:eastAsia="Times New Roman" w:hAnsiTheme="majorHAnsi" w:cstheme="majorHAnsi"/>
          <w:color w:val="313131"/>
          <w:sz w:val="24"/>
          <w:szCs w:val="24"/>
          <w:lang w:val="en-GB"/>
        </w:rPr>
      </w:pPr>
      <w:r>
        <w:rPr>
          <w:noProof/>
          <w:lang w:val="en-GB"/>
        </w:rPr>
        <w:drawing>
          <wp:inline distT="0" distB="0" distL="0" distR="0">
            <wp:extent cx="5143120" cy="2209800"/>
            <wp:effectExtent l="0" t="0" r="635" b="0"/>
            <wp:docPr id="52" name="Picture 52" descr="https://xuanthulab.net/photo/8/gitbranch-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xuanthulab.net/photo/8/gitbranch-43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01643" cy="2234945"/>
                    </a:xfrm>
                    <a:prstGeom prst="rect">
                      <a:avLst/>
                    </a:prstGeom>
                    <a:noFill/>
                    <a:ln>
                      <a:noFill/>
                    </a:ln>
                  </pic:spPr>
                </pic:pic>
              </a:graphicData>
            </a:graphic>
          </wp:inline>
        </w:drawing>
      </w:r>
    </w:p>
    <w:p w:rsidR="007D4AB1" w:rsidRDefault="007D4AB1" w:rsidP="00715F91">
      <w:pPr>
        <w:rPr>
          <w:rFonts w:asciiTheme="majorHAnsi" w:eastAsia="Times New Roman" w:hAnsiTheme="majorHAnsi" w:cstheme="majorHAnsi"/>
          <w:color w:val="313131"/>
          <w:sz w:val="24"/>
          <w:szCs w:val="24"/>
          <w:lang w:val="en-GB"/>
        </w:rPr>
      </w:pPr>
      <w:r w:rsidRPr="007D4AB1">
        <w:rPr>
          <w:rFonts w:asciiTheme="majorHAnsi" w:eastAsia="Times New Roman" w:hAnsiTheme="majorHAnsi" w:cstheme="majorHAnsi"/>
          <w:color w:val="313131"/>
          <w:sz w:val="24"/>
          <w:szCs w:val="24"/>
          <w:lang w:val="en-GB"/>
        </w:rPr>
        <w:t xml:space="preserve">Như vậy ở commit </w:t>
      </w:r>
      <w:r>
        <w:rPr>
          <w:rFonts w:asciiTheme="majorHAnsi" w:eastAsia="Times New Roman" w:hAnsiTheme="majorHAnsi" w:cstheme="majorHAnsi"/>
          <w:color w:val="313131"/>
          <w:sz w:val="24"/>
          <w:szCs w:val="24"/>
          <w:lang w:val="en-GB"/>
        </w:rPr>
        <w:t>4</w:t>
      </w:r>
      <w:r w:rsidRPr="007D4AB1">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 xml:space="preserve">tại </w:t>
      </w:r>
      <w:r w:rsidRPr="007D4AB1">
        <w:rPr>
          <w:rFonts w:asciiTheme="majorHAnsi" w:eastAsia="Times New Roman" w:hAnsiTheme="majorHAnsi" w:cstheme="majorHAnsi"/>
          <w:color w:val="313131"/>
          <w:sz w:val="24"/>
          <w:szCs w:val="24"/>
          <w:lang w:val="en-GB"/>
        </w:rPr>
        <w:t>nhánh alpha</w:t>
      </w:r>
      <w:r w:rsidR="00030A4B">
        <w:rPr>
          <w:rFonts w:asciiTheme="majorHAnsi" w:eastAsia="Times New Roman" w:hAnsiTheme="majorHAnsi" w:cstheme="majorHAnsi"/>
          <w:color w:val="313131"/>
          <w:sz w:val="24"/>
          <w:szCs w:val="24"/>
          <w:lang w:val="en-GB"/>
        </w:rPr>
        <w:t>, trong</w:t>
      </w:r>
      <w:r w:rsidRPr="007D4AB1">
        <w:rPr>
          <w:rFonts w:asciiTheme="majorHAnsi" w:eastAsia="Times New Roman" w:hAnsiTheme="majorHAnsi" w:cstheme="majorHAnsi"/>
          <w:color w:val="313131"/>
          <w:sz w:val="24"/>
          <w:szCs w:val="24"/>
          <w:lang w:val="en-GB"/>
        </w:rPr>
        <w:t xml:space="preserve"> thư mục làm việc có các file: 0.txt, 1.txt, 2.txt, 3.txt, so với master nó có thêm file 3.txt và </w:t>
      </w:r>
      <w:r w:rsidR="00E65529">
        <w:rPr>
          <w:rFonts w:asciiTheme="majorHAnsi" w:eastAsia="Times New Roman" w:hAnsiTheme="majorHAnsi" w:cstheme="majorHAnsi"/>
          <w:color w:val="313131"/>
          <w:sz w:val="24"/>
          <w:szCs w:val="24"/>
          <w:lang w:val="en-GB"/>
        </w:rPr>
        <w:t xml:space="preserve"> </w:t>
      </w:r>
      <w:r w:rsidRPr="007D4AB1">
        <w:rPr>
          <w:rFonts w:asciiTheme="majorHAnsi" w:eastAsia="Times New Roman" w:hAnsiTheme="majorHAnsi" w:cstheme="majorHAnsi"/>
          <w:color w:val="313131"/>
          <w:sz w:val="24"/>
          <w:szCs w:val="24"/>
          <w:lang w:val="en-GB"/>
        </w:rPr>
        <w:t xml:space="preserve">có chèn </w:t>
      </w:r>
      <w:r w:rsidR="00E65529">
        <w:rPr>
          <w:rFonts w:asciiTheme="majorHAnsi" w:eastAsia="Times New Roman" w:hAnsiTheme="majorHAnsi" w:cstheme="majorHAnsi"/>
          <w:color w:val="313131"/>
          <w:sz w:val="24"/>
          <w:szCs w:val="24"/>
          <w:lang w:val="en-GB"/>
        </w:rPr>
        <w:t xml:space="preserve">thêm </w:t>
      </w:r>
      <w:r w:rsidRPr="007D4AB1">
        <w:rPr>
          <w:rFonts w:asciiTheme="majorHAnsi" w:eastAsia="Times New Roman" w:hAnsiTheme="majorHAnsi" w:cstheme="majorHAnsi"/>
          <w:color w:val="313131"/>
          <w:sz w:val="24"/>
          <w:szCs w:val="24"/>
          <w:lang w:val="en-GB"/>
        </w:rPr>
        <w:t>nội dung mới</w:t>
      </w:r>
      <w:r w:rsidR="00030A4B">
        <w:rPr>
          <w:rFonts w:asciiTheme="majorHAnsi" w:eastAsia="Times New Roman" w:hAnsiTheme="majorHAnsi" w:cstheme="majorHAnsi"/>
          <w:color w:val="313131"/>
          <w:sz w:val="24"/>
          <w:szCs w:val="24"/>
          <w:lang w:val="en-GB"/>
        </w:rPr>
        <w:t xml:space="preserve"> trong </w:t>
      </w:r>
      <w:r w:rsidR="00030A4B" w:rsidRPr="007D4AB1">
        <w:rPr>
          <w:rFonts w:asciiTheme="majorHAnsi" w:eastAsia="Times New Roman" w:hAnsiTheme="majorHAnsi" w:cstheme="majorHAnsi"/>
          <w:color w:val="313131"/>
          <w:sz w:val="24"/>
          <w:szCs w:val="24"/>
          <w:lang w:val="en-GB"/>
        </w:rPr>
        <w:t>file 1.txt </w:t>
      </w:r>
    </w:p>
    <w:p w:rsidR="007D4AB1" w:rsidRDefault="007D4AB1"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35A63D1A" wp14:editId="332390E4">
            <wp:extent cx="5942143" cy="3419061"/>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6289" cy="3427201"/>
                    </a:xfrm>
                    <a:prstGeom prst="rect">
                      <a:avLst/>
                    </a:prstGeom>
                  </pic:spPr>
                </pic:pic>
              </a:graphicData>
            </a:graphic>
          </wp:inline>
        </w:drawing>
      </w:r>
    </w:p>
    <w:p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Quay trở lại làm việc với nhánh master</w:t>
      </w:r>
    </w:p>
    <w:p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Trở về nhánh master, ta thấy có các file 0.txt, 1.txt và 2.txt, trong đó file 1.txt chưa có sự thay đổi nào cả.</w:t>
      </w:r>
    </w:p>
    <w:p w:rsidR="00153BC3" w:rsidRDefault="00153BC3"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7460668" wp14:editId="62D864D9">
            <wp:extent cx="5314186" cy="329979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1658" cy="3310640"/>
                    </a:xfrm>
                    <a:prstGeom prst="rect">
                      <a:avLst/>
                    </a:prstGeom>
                  </pic:spPr>
                </pic:pic>
              </a:graphicData>
            </a:graphic>
          </wp:inline>
        </w:drawing>
      </w:r>
    </w:p>
    <w:p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cho nhánh master</w:t>
      </w:r>
    </w:p>
    <w:p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w:t>
      </w:r>
      <w:r w:rsidR="00030A4B">
        <w:rPr>
          <w:rFonts w:asciiTheme="majorHAnsi" w:eastAsia="Times New Roman" w:hAnsiTheme="majorHAnsi" w:cstheme="majorHAnsi"/>
          <w:color w:val="313131"/>
          <w:sz w:val="24"/>
          <w:szCs w:val="24"/>
          <w:lang w:val="en-GB"/>
        </w:rPr>
        <w:t>ại nhánh master, t</w:t>
      </w:r>
      <w:r>
        <w:rPr>
          <w:rFonts w:asciiTheme="majorHAnsi" w:eastAsia="Times New Roman" w:hAnsiTheme="majorHAnsi" w:cstheme="majorHAnsi"/>
          <w:color w:val="313131"/>
          <w:sz w:val="24"/>
          <w:szCs w:val="24"/>
          <w:lang w:val="en-GB"/>
        </w:rPr>
        <w:t>a bắt đầu tạo sự thay đổ</w:t>
      </w:r>
      <w:r w:rsidR="00030A4B">
        <w:rPr>
          <w:rFonts w:asciiTheme="majorHAnsi" w:eastAsia="Times New Roman" w:hAnsiTheme="majorHAnsi" w:cstheme="majorHAnsi"/>
          <w:color w:val="313131"/>
          <w:sz w:val="24"/>
          <w:szCs w:val="24"/>
          <w:lang w:val="en-GB"/>
        </w:rPr>
        <w:t>i bằng cách t</w:t>
      </w:r>
      <w:r>
        <w:rPr>
          <w:rFonts w:asciiTheme="majorHAnsi" w:eastAsia="Times New Roman" w:hAnsiTheme="majorHAnsi" w:cstheme="majorHAnsi"/>
          <w:color w:val="313131"/>
          <w:sz w:val="24"/>
          <w:szCs w:val="24"/>
          <w:lang w:val="en-GB"/>
        </w:rPr>
        <w:t>ạo thêm file 4.txt và sửa nội dung file 0.txt</w:t>
      </w:r>
      <w:r w:rsidR="00030A4B">
        <w:rPr>
          <w:rFonts w:asciiTheme="majorHAnsi" w:eastAsia="Times New Roman" w:hAnsiTheme="majorHAnsi" w:cstheme="majorHAnsi"/>
          <w:color w:val="313131"/>
          <w:sz w:val="24"/>
          <w:szCs w:val="24"/>
          <w:lang w:val="en-GB"/>
        </w:rPr>
        <w:t xml:space="preserve"> (thêm nội dung:</w:t>
      </w:r>
      <w:r w:rsidR="00030A4B" w:rsidRPr="00030A4B">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“Update code” )</w:t>
      </w:r>
      <w:r>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w:t>
      </w:r>
    </w:p>
    <w:p w:rsidR="00922B54" w:rsidRDefault="00153BC3"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99F5A9A" wp14:editId="7BAAB949">
            <wp:extent cx="5943600" cy="1647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47825"/>
                    </a:xfrm>
                    <a:prstGeom prst="rect">
                      <a:avLst/>
                    </a:prstGeom>
                  </pic:spPr>
                </pic:pic>
              </a:graphicData>
            </a:graphic>
          </wp:inline>
        </w:drawing>
      </w:r>
    </w:p>
    <w:p w:rsidR="00922B54"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Commit lên nhánh master và đặt tiêu đề là commit 5.</w:t>
      </w:r>
    </w:p>
    <w:p w:rsidR="00922B54" w:rsidRDefault="00922B54"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33A5CEC6" wp14:editId="680C36B9">
            <wp:extent cx="5943600" cy="258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80640"/>
                    </a:xfrm>
                    <a:prstGeom prst="rect">
                      <a:avLst/>
                    </a:prstGeom>
                  </pic:spPr>
                </pic:pic>
              </a:graphicData>
            </a:graphic>
          </wp:inline>
        </w:drawing>
      </w:r>
    </w:p>
    <w:p w:rsidR="00186E46" w:rsidRDefault="00186E46" w:rsidP="00715F91">
      <w:pPr>
        <w:rPr>
          <w:rFonts w:asciiTheme="majorHAnsi" w:eastAsia="Times New Roman" w:hAnsiTheme="majorHAnsi" w:cstheme="majorHAnsi"/>
          <w:color w:val="313131"/>
          <w:sz w:val="24"/>
          <w:szCs w:val="24"/>
          <w:lang w:val="en-GB"/>
        </w:rPr>
      </w:pPr>
    </w:p>
    <w:p w:rsidR="00922B54" w:rsidRDefault="00922B54"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extent cx="4897755" cy="2297927"/>
            <wp:effectExtent l="0" t="0" r="0" b="0"/>
            <wp:docPr id="40" name="Picture 40" descr="https://xuanthulab.net/photo/8/gitbranch-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xuanthulab.net/photo/8/gitbranch-431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4325" cy="2380770"/>
                    </a:xfrm>
                    <a:prstGeom prst="rect">
                      <a:avLst/>
                    </a:prstGeom>
                    <a:noFill/>
                    <a:ln>
                      <a:noFill/>
                    </a:ln>
                  </pic:spPr>
                </pic:pic>
              </a:graphicData>
            </a:graphic>
          </wp:inline>
        </w:drawing>
      </w:r>
    </w:p>
    <w:p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nhánh mới rẽ từ nhánh master</w:t>
      </w:r>
    </w:p>
    <w:p w:rsidR="007D1365"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Hiện giờ đang ở nhánh master và phát triển code theo kế hoạch nhưng code trong master cần sửa và kiểm tra ngay. Để quá trình sửa lỗi code không làm ảnh hưởng đến các code </w:t>
      </w:r>
      <w:r w:rsidR="00314E64">
        <w:rPr>
          <w:rFonts w:asciiTheme="majorHAnsi" w:eastAsia="Times New Roman" w:hAnsiTheme="majorHAnsi" w:cstheme="majorHAnsi"/>
          <w:color w:val="313131"/>
          <w:sz w:val="24"/>
          <w:szCs w:val="24"/>
          <w:lang w:val="en-GB"/>
        </w:rPr>
        <w:t>hiện tại trong nhánh</w:t>
      </w:r>
      <w:r>
        <w:rPr>
          <w:rFonts w:asciiTheme="majorHAnsi" w:eastAsia="Times New Roman" w:hAnsiTheme="majorHAnsi" w:cstheme="majorHAnsi"/>
          <w:color w:val="313131"/>
          <w:sz w:val="24"/>
          <w:szCs w:val="24"/>
          <w:lang w:val="en-GB"/>
        </w:rPr>
        <w:t xml:space="preserve"> master thì ta có thể tạo thêm một nhánh mới đặt tên là </w:t>
      </w:r>
      <w:r w:rsidRPr="00922B54">
        <w:rPr>
          <w:rFonts w:asciiTheme="majorHAnsi" w:eastAsia="Times New Roman" w:hAnsiTheme="majorHAnsi" w:cstheme="majorHAnsi"/>
          <w:b/>
          <w:color w:val="313131"/>
          <w:sz w:val="24"/>
          <w:szCs w:val="24"/>
          <w:lang w:val="en-GB"/>
        </w:rPr>
        <w:t>fixbug</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sau đó chuyển sang nhánh fixbug để làm việc.</w:t>
      </w:r>
    </w:p>
    <w:p w:rsidR="007D1365" w:rsidRDefault="007D1365" w:rsidP="00715F91">
      <w:pPr>
        <w:rPr>
          <w:rFonts w:asciiTheme="majorHAnsi" w:eastAsia="Times New Roman" w:hAnsiTheme="majorHAnsi" w:cstheme="majorHAnsi"/>
          <w:color w:val="313131"/>
          <w:sz w:val="24"/>
          <w:szCs w:val="24"/>
          <w:lang w:val="en-GB"/>
        </w:rPr>
      </w:pPr>
    </w:p>
    <w:p w:rsidR="00186E46" w:rsidRDefault="00186E4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4094922" cy="2756198"/>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14096" cy="2769103"/>
                    </a:xfrm>
                    <a:prstGeom prst="rect">
                      <a:avLst/>
                    </a:prstGeom>
                    <a:noFill/>
                    <a:ln>
                      <a:noFill/>
                    </a:ln>
                  </pic:spPr>
                </pic:pic>
              </a:graphicData>
            </a:graphic>
          </wp:inline>
        </w:drawing>
      </w:r>
    </w:p>
    <w:p w:rsidR="00314E64" w:rsidRDefault="00314E64" w:rsidP="00314E64">
      <w:pPr>
        <w:rPr>
          <w:rFonts w:asciiTheme="majorHAnsi" w:eastAsia="Times New Roman" w:hAnsiTheme="majorHAnsi" w:cstheme="majorHAnsi"/>
          <w:color w:val="313131"/>
          <w:sz w:val="24"/>
          <w:szCs w:val="24"/>
          <w:lang w:val="en-GB"/>
        </w:rPr>
      </w:pPr>
    </w:p>
    <w:p w:rsidR="007D1365"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lên nhánh fixbug</w:t>
      </w:r>
    </w:p>
    <w:p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Tạo sự thay đổi trên file 2.txt</w:t>
      </w:r>
      <w:r w:rsidR="00314E64">
        <w:rPr>
          <w:rFonts w:asciiTheme="majorHAnsi" w:eastAsia="Times New Roman" w:hAnsiTheme="majorHAnsi" w:cstheme="majorHAnsi"/>
          <w:color w:val="313131"/>
          <w:sz w:val="24"/>
          <w:szCs w:val="24"/>
          <w:lang w:val="en-GB"/>
        </w:rPr>
        <w:t xml:space="preserve"> (thêm nội dung: ‘Fix bug on 2.txt’)</w:t>
      </w:r>
      <w:r>
        <w:rPr>
          <w:rFonts w:asciiTheme="majorHAnsi" w:eastAsia="Times New Roman" w:hAnsiTheme="majorHAnsi" w:cstheme="majorHAnsi"/>
          <w:color w:val="313131"/>
          <w:sz w:val="24"/>
          <w:szCs w:val="24"/>
          <w:lang w:val="en-GB"/>
        </w:rPr>
        <w:t xml:space="preserve"> và tạo commit 6 lên nhánh fixbug</w:t>
      </w:r>
    </w:p>
    <w:p w:rsidR="00186E46" w:rsidRDefault="007D1365"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13313317" wp14:editId="5C14368F">
            <wp:extent cx="5943600" cy="17189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18945"/>
                    </a:xfrm>
                    <a:prstGeom prst="rect">
                      <a:avLst/>
                    </a:prstGeom>
                  </pic:spPr>
                </pic:pic>
              </a:graphicData>
            </a:graphic>
          </wp:inline>
        </w:drawing>
      </w:r>
    </w:p>
    <w:p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Nhìn vào nhánh fixbug ta sẽ thấy có thêm commit 6 và kế thừa các commit trước kể từ commit 5 của nhánh master</w:t>
      </w:r>
    </w:p>
    <w:p w:rsidR="007D1365" w:rsidRDefault="007D1365"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1E24D680" wp14:editId="78813892">
            <wp:extent cx="5920699" cy="3212327"/>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08598" cy="3260017"/>
                    </a:xfrm>
                    <a:prstGeom prst="rect">
                      <a:avLst/>
                    </a:prstGeom>
                  </pic:spPr>
                </pic:pic>
              </a:graphicData>
            </a:graphic>
          </wp:inline>
        </w:drawing>
      </w:r>
    </w:p>
    <w:p w:rsidR="007D1365" w:rsidRDefault="007D1365"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5173780" cy="3140765"/>
            <wp:effectExtent l="0" t="0" r="825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8604" cy="3167975"/>
                    </a:xfrm>
                    <a:prstGeom prst="rect">
                      <a:avLst/>
                    </a:prstGeom>
                    <a:noFill/>
                    <a:ln>
                      <a:noFill/>
                    </a:ln>
                  </pic:spPr>
                </pic:pic>
              </a:graphicData>
            </a:graphic>
          </wp:inline>
        </w:drawing>
      </w:r>
    </w:p>
    <w:p w:rsidR="0045624D" w:rsidRDefault="0045624D" w:rsidP="001F59DB">
      <w:pPr>
        <w:jc w:val="center"/>
        <w:rPr>
          <w:rFonts w:asciiTheme="majorHAnsi" w:eastAsia="Times New Roman" w:hAnsiTheme="majorHAnsi" w:cstheme="majorHAnsi"/>
          <w:color w:val="313131"/>
          <w:sz w:val="24"/>
          <w:szCs w:val="24"/>
          <w:lang w:val="en-GB"/>
        </w:rPr>
      </w:pPr>
    </w:p>
    <w:p w:rsidR="007D1365" w:rsidRDefault="00C026E2"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có thể tiếp tục sửa đổi trên file 1.txt</w:t>
      </w:r>
      <w:r w:rsidR="00314E64">
        <w:rPr>
          <w:rFonts w:asciiTheme="majorHAnsi" w:eastAsia="Times New Roman" w:hAnsiTheme="majorHAnsi" w:cstheme="majorHAnsi"/>
          <w:color w:val="313131"/>
          <w:sz w:val="24"/>
          <w:szCs w:val="24"/>
          <w:lang w:val="en-GB"/>
        </w:rPr>
        <w:t xml:space="preserve"> (thêm nội dung: ‘Fix bug on 1.txt’) </w:t>
      </w:r>
      <w:r>
        <w:rPr>
          <w:rFonts w:asciiTheme="majorHAnsi" w:eastAsia="Times New Roman" w:hAnsiTheme="majorHAnsi" w:cstheme="majorHAnsi"/>
          <w:color w:val="313131"/>
          <w:sz w:val="24"/>
          <w:szCs w:val="24"/>
          <w:lang w:val="en-GB"/>
        </w:rPr>
        <w:t xml:space="preserve"> và commit lên nhánh fixbug</w:t>
      </w:r>
      <w:r w:rsidR="0045624D">
        <w:rPr>
          <w:rFonts w:asciiTheme="majorHAnsi" w:eastAsia="Times New Roman" w:hAnsiTheme="majorHAnsi" w:cstheme="majorHAnsi"/>
          <w:color w:val="313131"/>
          <w:sz w:val="24"/>
          <w:szCs w:val="24"/>
          <w:lang w:val="en-GB"/>
        </w:rPr>
        <w:t xml:space="preserve"> (commit 7)</w:t>
      </w:r>
    </w:p>
    <w:p w:rsidR="00C026E2" w:rsidRDefault="00C026E2"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3E5D49A9" wp14:editId="11F5D103">
            <wp:extent cx="5943600" cy="311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11500"/>
                    </a:xfrm>
                    <a:prstGeom prst="rect">
                      <a:avLst/>
                    </a:prstGeom>
                  </pic:spPr>
                </pic:pic>
              </a:graphicData>
            </a:graphic>
          </wp:inline>
        </w:drawing>
      </w:r>
    </w:p>
    <w:p w:rsidR="00C026E2" w:rsidRDefault="00C026E2" w:rsidP="00715F91">
      <w:pPr>
        <w:rPr>
          <w:rFonts w:asciiTheme="majorHAnsi" w:eastAsia="Times New Roman" w:hAnsiTheme="majorHAnsi" w:cstheme="majorHAnsi"/>
          <w:color w:val="313131"/>
          <w:sz w:val="24"/>
          <w:szCs w:val="24"/>
          <w:lang w:val="en-GB"/>
        </w:rPr>
      </w:pPr>
    </w:p>
    <w:p w:rsidR="00C026E2" w:rsidRDefault="005A756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5277352" cy="27909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04845" cy="2805447"/>
                    </a:xfrm>
                    <a:prstGeom prst="rect">
                      <a:avLst/>
                    </a:prstGeom>
                    <a:noFill/>
                    <a:ln>
                      <a:noFill/>
                    </a:ln>
                  </pic:spPr>
                </pic:pic>
              </a:graphicData>
            </a:graphic>
          </wp:inline>
        </w:drawing>
      </w:r>
    </w:p>
    <w:p w:rsidR="005A7561" w:rsidRDefault="005A7561" w:rsidP="00715F91">
      <w:pPr>
        <w:rPr>
          <w:rFonts w:asciiTheme="majorHAnsi" w:eastAsia="Times New Roman" w:hAnsiTheme="majorHAnsi" w:cstheme="majorHAnsi"/>
          <w:b/>
          <w:color w:val="313131"/>
          <w:sz w:val="24"/>
          <w:szCs w:val="24"/>
          <w:lang w:val="en-GB"/>
        </w:rPr>
      </w:pPr>
      <w:r w:rsidRPr="005A7561">
        <w:rPr>
          <w:rFonts w:asciiTheme="majorHAnsi" w:eastAsia="Times New Roman" w:hAnsiTheme="majorHAnsi" w:cstheme="majorHAnsi"/>
          <w:b/>
          <w:color w:val="313131"/>
          <w:sz w:val="24"/>
          <w:szCs w:val="24"/>
          <w:lang w:val="en-GB"/>
        </w:rPr>
        <w:t>Trộn nhánh fixbug vào nhánh master</w:t>
      </w:r>
    </w:p>
    <w:p w:rsidR="005A7561" w:rsidRDefault="005A756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đã hoàn thành nhiệm vụ trên nhánh fixbug nếu muốn các kết quả của nhánh này tích hợp thay đổi vào nhánh master thì tiến hành gộp 2 nhánh này lại ( Merge ). Để làm được điều này, cần phải chuyển về nhánh master rồi cho nhánh master gộp lại với nhánh fixbug bằng chức năng merge.</w:t>
      </w:r>
    </w:p>
    <w:p w:rsidR="005A7561" w:rsidRDefault="005A7561" w:rsidP="00715F91">
      <w:pPr>
        <w:rPr>
          <w:rFonts w:asciiTheme="majorHAnsi" w:eastAsia="Times New Roman" w:hAnsiTheme="majorHAnsi" w:cstheme="majorHAnsi"/>
          <w:color w:val="313131"/>
          <w:sz w:val="24"/>
          <w:szCs w:val="24"/>
          <w:lang w:val="en-GB"/>
        </w:rPr>
      </w:pPr>
    </w:p>
    <w:p w:rsidR="005A7561" w:rsidRDefault="005A7561"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extent cx="4890052" cy="358280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4275" cy="3585898"/>
                    </a:xfrm>
                    <a:prstGeom prst="rect">
                      <a:avLst/>
                    </a:prstGeom>
                    <a:noFill/>
                    <a:ln>
                      <a:noFill/>
                    </a:ln>
                  </pic:spPr>
                </pic:pic>
              </a:graphicData>
            </a:graphic>
          </wp:inline>
        </w:drawing>
      </w:r>
    </w:p>
    <w:p w:rsidR="00A14FF9" w:rsidRDefault="00A14FF9"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đó chọn nhánh cần merge</w:t>
      </w:r>
    </w:p>
    <w:p w:rsidR="005A7561" w:rsidRPr="005A7561" w:rsidRDefault="00A14FF9"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4016894" cy="3943847"/>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2365" cy="3959037"/>
                    </a:xfrm>
                    <a:prstGeom prst="rect">
                      <a:avLst/>
                    </a:prstGeom>
                    <a:noFill/>
                    <a:ln>
                      <a:noFill/>
                    </a:ln>
                  </pic:spPr>
                </pic:pic>
              </a:graphicData>
            </a:graphic>
          </wp:inline>
        </w:drawing>
      </w:r>
    </w:p>
    <w:p w:rsidR="00C026E2" w:rsidRDefault="00A14FF9"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173166E1" wp14:editId="06EF61F3">
            <wp:extent cx="5943600" cy="3203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03575"/>
                    </a:xfrm>
                    <a:prstGeom prst="rect">
                      <a:avLst/>
                    </a:prstGeom>
                  </pic:spPr>
                </pic:pic>
              </a:graphicData>
            </a:graphic>
          </wp:inline>
        </w:drawing>
      </w:r>
    </w:p>
    <w:p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nhánh master đã gộp vào với nhánh fixbug và cả 2 nhánh đều trỏ vào commit 7 như hình bên dưới </w:t>
      </w:r>
    </w:p>
    <w:p w:rsidR="008C5066" w:rsidRDefault="008C506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5374838" cy="2075291"/>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29532" cy="2096409"/>
                    </a:xfrm>
                    <a:prstGeom prst="rect">
                      <a:avLst/>
                    </a:prstGeom>
                    <a:noFill/>
                    <a:ln>
                      <a:noFill/>
                    </a:ln>
                  </pic:spPr>
                </pic:pic>
              </a:graphicData>
            </a:graphic>
          </wp:inline>
        </w:drawing>
      </w:r>
    </w:p>
    <w:p w:rsidR="008C5066" w:rsidRDefault="008C5066" w:rsidP="00715F91">
      <w:pPr>
        <w:rPr>
          <w:rFonts w:asciiTheme="majorHAnsi" w:eastAsia="Times New Roman" w:hAnsiTheme="majorHAnsi" w:cstheme="majorHAnsi"/>
          <w:b/>
          <w:color w:val="313131"/>
          <w:sz w:val="24"/>
          <w:szCs w:val="24"/>
          <w:lang w:val="en-GB"/>
        </w:rPr>
      </w:pPr>
      <w:r w:rsidRPr="008C5066">
        <w:rPr>
          <w:rFonts w:asciiTheme="majorHAnsi" w:eastAsia="Times New Roman" w:hAnsiTheme="majorHAnsi" w:cstheme="majorHAnsi"/>
          <w:b/>
          <w:color w:val="313131"/>
          <w:sz w:val="24"/>
          <w:szCs w:val="24"/>
          <w:lang w:val="en-GB"/>
        </w:rPr>
        <w:t>Xóa nhánh</w:t>
      </w:r>
      <w:r w:rsidR="0045624D">
        <w:rPr>
          <w:rFonts w:asciiTheme="majorHAnsi" w:eastAsia="Times New Roman" w:hAnsiTheme="majorHAnsi" w:cstheme="majorHAnsi"/>
          <w:b/>
          <w:color w:val="313131"/>
          <w:sz w:val="24"/>
          <w:szCs w:val="24"/>
          <w:lang w:val="en-GB"/>
        </w:rPr>
        <w:t xml:space="preserve"> khi không còn sử dụng</w:t>
      </w:r>
    </w:p>
    <w:p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nhánh fixbug đã gộp lại vào nhánh master, nếu ta không còn nhu cầu làm việc trên nhánh này thì có thể xóa nhánh này đi.</w:t>
      </w:r>
    </w:p>
    <w:p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quay trở lại nhánh fixbug sau đó vào Branch -&gt; Delete.</w:t>
      </w:r>
    </w:p>
    <w:p w:rsidR="008C5066" w:rsidRDefault="008C5066" w:rsidP="008C5066">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extent cx="4961890" cy="31172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61890" cy="3117215"/>
                    </a:xfrm>
                    <a:prstGeom prst="rect">
                      <a:avLst/>
                    </a:prstGeom>
                    <a:noFill/>
                    <a:ln>
                      <a:noFill/>
                    </a:ln>
                  </pic:spPr>
                </pic:pic>
              </a:graphicData>
            </a:graphic>
          </wp:inline>
        </w:drawing>
      </w:r>
    </w:p>
    <w:p w:rsidR="008C5066" w:rsidRDefault="008C5066" w:rsidP="008C5066">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Vậy là giờ nhánh master đã có các commit C0, C1, C2,C5,C6,C7 và hình ảnh trên repo hiện tại như sau</w:t>
      </w:r>
      <w:r w:rsidR="00314E64">
        <w:rPr>
          <w:rFonts w:asciiTheme="majorHAnsi" w:eastAsia="Times New Roman" w:hAnsiTheme="majorHAnsi" w:cstheme="majorHAnsi"/>
          <w:color w:val="313131"/>
          <w:sz w:val="24"/>
          <w:szCs w:val="24"/>
          <w:lang w:val="en-GB"/>
        </w:rPr>
        <w:t>:</w:t>
      </w:r>
    </w:p>
    <w:p w:rsidR="008C5066" w:rsidRDefault="00987C9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4978921" cy="26318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96546" cy="2641199"/>
                    </a:xfrm>
                    <a:prstGeom prst="rect">
                      <a:avLst/>
                    </a:prstGeom>
                    <a:noFill/>
                    <a:ln>
                      <a:noFill/>
                    </a:ln>
                  </pic:spPr>
                </pic:pic>
              </a:graphicData>
            </a:graphic>
          </wp:inline>
        </w:drawing>
      </w:r>
    </w:p>
    <w:p w:rsidR="008C5066" w:rsidRDefault="00861361" w:rsidP="008C5066">
      <w:pPr>
        <w:rPr>
          <w:rFonts w:asciiTheme="majorHAnsi" w:eastAsia="Times New Roman" w:hAnsiTheme="majorHAnsi" w:cstheme="majorHAnsi"/>
          <w:b/>
          <w:color w:val="313131"/>
          <w:sz w:val="24"/>
          <w:szCs w:val="24"/>
          <w:lang w:val="en-GB"/>
        </w:rPr>
      </w:pPr>
      <w:r w:rsidRPr="00861361">
        <w:rPr>
          <w:rFonts w:asciiTheme="majorHAnsi" w:eastAsia="Times New Roman" w:hAnsiTheme="majorHAnsi" w:cstheme="majorHAnsi"/>
          <w:b/>
          <w:color w:val="313131"/>
          <w:sz w:val="24"/>
          <w:szCs w:val="24"/>
          <w:lang w:val="en-GB"/>
        </w:rPr>
        <w:t>Xử lý xung đột khi gộp nhánh</w:t>
      </w:r>
    </w:p>
    <w:p w:rsidR="00861361" w:rsidRDefault="00861361" w:rsidP="00861361">
      <w:pPr>
        <w:rPr>
          <w:rFonts w:asciiTheme="majorHAnsi" w:eastAsia="Times New Roman" w:hAnsiTheme="majorHAnsi" w:cstheme="majorHAnsi"/>
          <w:color w:val="313131"/>
          <w:sz w:val="24"/>
          <w:szCs w:val="24"/>
          <w:lang w:val="en-GB"/>
        </w:rPr>
      </w:pPr>
      <w:r w:rsidRPr="00861361">
        <w:rPr>
          <w:rFonts w:asciiTheme="majorHAnsi" w:eastAsia="Times New Roman" w:hAnsiTheme="majorHAnsi" w:cstheme="majorHAnsi"/>
          <w:color w:val="313131"/>
          <w:sz w:val="24"/>
          <w:szCs w:val="24"/>
          <w:lang w:val="en-GB"/>
        </w:rPr>
        <w:t>Bây giờ giả sử có nhu cầu gộp code tại nhánh alpha vào nhánh master, trường hợp này không đơn giản như cách gộp nhánh </w:t>
      </w:r>
      <w:r>
        <w:rPr>
          <w:rFonts w:asciiTheme="majorHAnsi" w:eastAsia="Times New Roman" w:hAnsiTheme="majorHAnsi" w:cstheme="majorHAnsi"/>
          <w:color w:val="313131"/>
          <w:sz w:val="24"/>
          <w:szCs w:val="24"/>
          <w:lang w:val="en-GB"/>
        </w:rPr>
        <w:t>fixbug</w:t>
      </w:r>
      <w:r w:rsidRPr="00861361">
        <w:rPr>
          <w:rFonts w:asciiTheme="majorHAnsi" w:eastAsia="Times New Roman" w:hAnsiTheme="majorHAnsi" w:cstheme="majorHAnsi"/>
          <w:color w:val="313131"/>
          <w:sz w:val="24"/>
          <w:szCs w:val="24"/>
          <w:lang w:val="en-GB"/>
        </w:rPr>
        <w:t> ở trên. Do cả 2 nhánh có nhiều commit kể từ thời điểm rẽ nhánh nên khi gộp nó sẽ xem xét sự thay đổi trên cả 2 nhánh tại ba điểm (three-way), thời điểm commit cuối của các nhánh và thời điểm rẽ nhánh, đó là các commit với snapshot C2, C4, C7 như hình dưới:</w:t>
      </w:r>
    </w:p>
    <w:p w:rsidR="00861361" w:rsidRDefault="0086136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extent cx="5943600" cy="2195966"/>
            <wp:effectExtent l="0" t="0" r="0" b="0"/>
            <wp:docPr id="41" name="Picture 41" descr="three way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 way mer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195966"/>
                    </a:xfrm>
                    <a:prstGeom prst="rect">
                      <a:avLst/>
                    </a:prstGeom>
                    <a:noFill/>
                    <a:ln>
                      <a:noFill/>
                    </a:ln>
                  </pic:spPr>
                </pic:pic>
              </a:graphicData>
            </a:graphic>
          </wp:inline>
        </w:drawing>
      </w:r>
    </w:p>
    <w:p w:rsidR="003F4206" w:rsidRDefault="003F4206" w:rsidP="00861361">
      <w:pPr>
        <w:rPr>
          <w:rFonts w:asciiTheme="majorHAnsi" w:eastAsia="Times New Roman" w:hAnsiTheme="majorHAnsi" w:cstheme="majorHAnsi"/>
          <w:color w:val="313131"/>
          <w:sz w:val="24"/>
          <w:szCs w:val="24"/>
          <w:lang w:val="en-GB"/>
        </w:rPr>
      </w:pPr>
    </w:p>
    <w:p w:rsidR="00861361"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Như hình trên, repo có 2 nhánh và nhánh rẽ bắt đầu từ C2, tức là bắt đầu từ C2 là 2 nhánh bắt đầu có sự thay đổi.</w:t>
      </w:r>
    </w:p>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So sánh giữa 2 nhánh master và alpha</w:t>
      </w:r>
      <w:r w:rsidR="00010700">
        <w:rPr>
          <w:rFonts w:asciiTheme="majorHAnsi" w:eastAsia="Times New Roman" w:hAnsiTheme="majorHAnsi" w:cstheme="majorHAnsi"/>
          <w:color w:val="313131"/>
          <w:sz w:val="24"/>
          <w:szCs w:val="24"/>
          <w:lang w:val="en-GB"/>
        </w:rPr>
        <w:t xml:space="preserve"> sau commit cuối</w:t>
      </w:r>
      <w:r>
        <w:rPr>
          <w:rFonts w:asciiTheme="majorHAnsi" w:eastAsia="Times New Roman" w:hAnsiTheme="majorHAnsi" w:cstheme="majorHAnsi"/>
          <w:color w:val="313131"/>
          <w:sz w:val="24"/>
          <w:szCs w:val="24"/>
          <w:lang w:val="en-GB"/>
        </w:rPr>
        <w:t xml:space="preserve"> ta có bảng so sánh như sau</w:t>
      </w:r>
      <w:r w:rsidR="00010700">
        <w:rPr>
          <w:rFonts w:asciiTheme="majorHAnsi" w:eastAsia="Times New Roman" w:hAnsiTheme="majorHAnsi" w:cstheme="majorHAnsi"/>
          <w:color w:val="313131"/>
          <w:sz w:val="24"/>
          <w:szCs w:val="24"/>
          <w:lang w:val="en-GB"/>
        </w:rPr>
        <w:t>:</w:t>
      </w:r>
    </w:p>
    <w:tbl>
      <w:tblPr>
        <w:tblStyle w:val="TableGrid"/>
        <w:tblW w:w="0" w:type="auto"/>
        <w:tblLook w:val="04A0" w:firstRow="1" w:lastRow="0" w:firstColumn="1" w:lastColumn="0" w:noHBand="0" w:noVBand="1"/>
      </w:tblPr>
      <w:tblGrid>
        <w:gridCol w:w="1129"/>
        <w:gridCol w:w="2410"/>
        <w:gridCol w:w="2410"/>
        <w:gridCol w:w="3401"/>
      </w:tblGrid>
      <w:tr w:rsidR="003F4206" w:rsidTr="00010700">
        <w:trPr>
          <w:trHeight w:val="333"/>
        </w:trPr>
        <w:tc>
          <w:tcPr>
            <w:tcW w:w="1129"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File</w:t>
            </w:r>
          </w:p>
        </w:tc>
        <w:tc>
          <w:tcPr>
            <w:tcW w:w="2410"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master</w:t>
            </w:r>
          </w:p>
        </w:tc>
        <w:tc>
          <w:tcPr>
            <w:tcW w:w="2410"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alpha</w:t>
            </w:r>
          </w:p>
        </w:tc>
        <w:tc>
          <w:tcPr>
            <w:tcW w:w="3401"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Sau khi merge alpha vào master</w:t>
            </w:r>
          </w:p>
        </w:tc>
      </w:tr>
      <w:tr w:rsidR="003F4206" w:rsidTr="003F4206">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0.txt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code”</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rsidTr="003F4206">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1.txt</w:t>
            </w:r>
          </w:p>
        </w:tc>
        <w:tc>
          <w:tcPr>
            <w:tcW w:w="2410" w:type="dxa"/>
          </w:tcPr>
          <w:p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đổi:”fix bug on 1.txt”</w:t>
            </w:r>
          </w:p>
        </w:tc>
        <w:tc>
          <w:tcPr>
            <w:tcW w:w="2410" w:type="dxa"/>
          </w:tcPr>
          <w:p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new content to file”</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Xung đột vì không biết lấy theo bản ở nhánh nào</w:t>
            </w:r>
          </w:p>
        </w:tc>
      </w:tr>
      <w:tr w:rsidR="003F4206" w:rsidTr="003F4206">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2.txt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w:t>
            </w:r>
            <w:r>
              <w:rPr>
                <w:rFonts w:asciiTheme="majorHAnsi" w:eastAsia="Times New Roman" w:hAnsiTheme="majorHAnsi" w:cstheme="majorHAnsi"/>
                <w:color w:val="FF0000"/>
                <w:sz w:val="24"/>
                <w:szCs w:val="24"/>
                <w:lang w:val="en-GB"/>
              </w:rPr>
              <w:t>fix bug on 2</w:t>
            </w:r>
            <w:r w:rsidRPr="00010700">
              <w:rPr>
                <w:rFonts w:asciiTheme="majorHAnsi" w:eastAsia="Times New Roman" w:hAnsiTheme="majorHAnsi" w:cstheme="majorHAnsi"/>
                <w:color w:val="FF0000"/>
                <w:sz w:val="24"/>
                <w:szCs w:val="24"/>
                <w:lang w:val="en-GB"/>
              </w:rPr>
              <w:t>.txt”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rsidTr="00010700">
        <w:trPr>
          <w:trHeight w:val="519"/>
        </w:trPr>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3.txt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2410" w:type="dxa"/>
          </w:tcPr>
          <w:p w:rsidR="003F4206" w:rsidRPr="00010700" w:rsidRDefault="00010700" w:rsidP="00861361">
            <w:pPr>
              <w:rPr>
                <w:rFonts w:asciiTheme="majorHAnsi" w:eastAsia="Times New Roman" w:hAnsiTheme="majorHAnsi" w:cstheme="majorHAnsi"/>
                <w:color w:val="FF0000"/>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3401" w:type="dxa"/>
          </w:tcPr>
          <w:p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 xml:space="preserve">Không xung đột (lấy theo bản bên nhánh </w:t>
            </w:r>
            <w:r>
              <w:rPr>
                <w:rFonts w:asciiTheme="majorHAnsi" w:eastAsia="Times New Roman" w:hAnsiTheme="majorHAnsi" w:cstheme="majorHAnsi"/>
                <w:color w:val="FF0000"/>
                <w:sz w:val="24"/>
                <w:szCs w:val="24"/>
                <w:lang w:val="en-GB"/>
              </w:rPr>
              <w:t>alpha</w:t>
            </w:r>
            <w:r w:rsidRPr="00010700">
              <w:rPr>
                <w:rFonts w:asciiTheme="majorHAnsi" w:eastAsia="Times New Roman" w:hAnsiTheme="majorHAnsi" w:cstheme="majorHAnsi"/>
                <w:color w:val="FF0000"/>
                <w:sz w:val="24"/>
                <w:szCs w:val="24"/>
                <w:lang w:val="en-GB"/>
              </w:rPr>
              <w:t>)</w:t>
            </w:r>
          </w:p>
        </w:tc>
      </w:tr>
      <w:tr w:rsidR="003F4206" w:rsidTr="00010700">
        <w:trPr>
          <w:trHeight w:val="495"/>
        </w:trPr>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4.txt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bl>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p>
    <w:p w:rsidR="00010700"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Theo bảng phân tích trên, sau khi merge nhánh alpha vào nhánh master sẽ xảy ra xung đột ở file 1.txt vì có sự thay đổi trên cả 2 nhánh này và git không biết sẽ lấy sự thay đổi bên nhánh nào.</w:t>
      </w:r>
      <w:r w:rsidR="00EC6E21">
        <w:rPr>
          <w:rFonts w:asciiTheme="majorHAnsi" w:eastAsia="Times New Roman" w:hAnsiTheme="majorHAnsi" w:cstheme="majorHAnsi"/>
          <w:color w:val="313131"/>
          <w:sz w:val="24"/>
          <w:szCs w:val="24"/>
          <w:lang w:val="en-GB"/>
        </w:rPr>
        <w:t xml:space="preserve"> </w:t>
      </w:r>
    </w:p>
    <w:p w:rsidR="00EC6E21" w:rsidRDefault="00EC6E2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7221B98F" wp14:editId="2FBA671F">
            <wp:extent cx="5943600" cy="301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015615"/>
                    </a:xfrm>
                    <a:prstGeom prst="rect">
                      <a:avLst/>
                    </a:prstGeom>
                  </pic:spPr>
                </pic:pic>
              </a:graphicData>
            </a:graphic>
          </wp:inline>
        </w:drawing>
      </w:r>
    </w:p>
    <w:p w:rsidR="00EC6E21" w:rsidRDefault="00EC6E21" w:rsidP="00861361">
      <w:pPr>
        <w:rPr>
          <w:rFonts w:asciiTheme="majorHAnsi" w:eastAsia="Times New Roman" w:hAnsiTheme="majorHAnsi" w:cstheme="majorHAnsi"/>
          <w:color w:val="313131"/>
          <w:sz w:val="24"/>
          <w:szCs w:val="24"/>
          <w:lang w:val="en-GB"/>
        </w:rPr>
      </w:pPr>
    </w:p>
    <w:p w:rsidR="00EC6E21" w:rsidRPr="00EC6E21" w:rsidRDefault="00EC6E21" w:rsidP="00861361">
      <w:pPr>
        <w:rPr>
          <w:rFonts w:asciiTheme="majorHAnsi" w:eastAsia="Times New Roman" w:hAnsiTheme="majorHAnsi" w:cstheme="majorHAnsi"/>
          <w:b/>
          <w:color w:val="313131"/>
          <w:sz w:val="24"/>
          <w:szCs w:val="24"/>
          <w:lang w:val="en-GB"/>
        </w:rPr>
      </w:pPr>
      <w:r w:rsidRPr="00EC6E21">
        <w:rPr>
          <w:rFonts w:asciiTheme="majorHAnsi" w:eastAsia="Times New Roman" w:hAnsiTheme="majorHAnsi" w:cstheme="majorHAnsi"/>
          <w:b/>
          <w:color w:val="313131"/>
          <w:sz w:val="24"/>
          <w:szCs w:val="24"/>
          <w:lang w:val="en-GB"/>
        </w:rPr>
        <w:t>Xử lý xung đột khi gộp nhánh.</w:t>
      </w:r>
    </w:p>
    <w:p w:rsidR="00EC6E21" w:rsidRDefault="00EC6E21" w:rsidP="00E23978">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Ta thấy file xung đột ở đây là file 1.txt </w:t>
      </w:r>
      <w:r w:rsidR="00E23978">
        <w:rPr>
          <w:rFonts w:asciiTheme="majorHAnsi" w:eastAsia="Times New Roman" w:hAnsiTheme="majorHAnsi" w:cstheme="majorHAnsi"/>
          <w:color w:val="313131"/>
          <w:sz w:val="24"/>
          <w:szCs w:val="24"/>
          <w:lang w:val="en-GB"/>
        </w:rPr>
        <w:t xml:space="preserve">và sau khi mở </w:t>
      </w:r>
      <w:r>
        <w:rPr>
          <w:rFonts w:asciiTheme="majorHAnsi" w:eastAsia="Times New Roman" w:hAnsiTheme="majorHAnsi" w:cstheme="majorHAnsi"/>
          <w:color w:val="313131"/>
          <w:sz w:val="24"/>
          <w:szCs w:val="24"/>
          <w:lang w:val="en-GB"/>
        </w:rPr>
        <w:t>file 1.txt ra chúng ta thấy như sau:</w:t>
      </w:r>
    </w:p>
    <w:p w:rsidR="00EC6E21"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0F396F4B" wp14:editId="72AE7C4B">
            <wp:extent cx="5943600" cy="35794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579495"/>
                    </a:xfrm>
                    <a:prstGeom prst="rect">
                      <a:avLst/>
                    </a:prstGeom>
                  </pic:spPr>
                </pic:pic>
              </a:graphicData>
            </a:graphic>
          </wp:inline>
        </w:drawing>
      </w:r>
    </w:p>
    <w:p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313131"/>
          <w:sz w:val="24"/>
          <w:szCs w:val="24"/>
          <w:lang w:val="en-GB"/>
        </w:rPr>
        <w:t xml:space="preserve">Bạn thấy nội dung xung đột nó </w:t>
      </w:r>
      <w:r>
        <w:rPr>
          <w:rFonts w:asciiTheme="majorHAnsi" w:eastAsia="Times New Roman" w:hAnsiTheme="majorHAnsi" w:cstheme="majorHAnsi"/>
          <w:color w:val="313131"/>
          <w:sz w:val="24"/>
          <w:szCs w:val="24"/>
          <w:lang w:val="en-GB"/>
        </w:rPr>
        <w:t xml:space="preserve">được đánh dấu bên trong các ký hiệu. Nội dung nằm </w:t>
      </w:r>
      <w:r w:rsidRPr="00E23978">
        <w:rPr>
          <w:rFonts w:asciiTheme="majorHAnsi" w:eastAsia="Times New Roman" w:hAnsiTheme="majorHAnsi" w:cstheme="majorHAnsi"/>
          <w:color w:val="313131"/>
          <w:sz w:val="24"/>
          <w:szCs w:val="24"/>
          <w:lang w:val="en-GB"/>
        </w:rPr>
        <w:t>giữa</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FF0000"/>
          <w:sz w:val="24"/>
          <w:szCs w:val="24"/>
          <w:lang w:val="en-GB"/>
        </w:rPr>
        <w:t>&lt;&lt;&lt;&lt;&lt;&lt;&lt; HEAD</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313131"/>
          <w:sz w:val="24"/>
          <w:szCs w:val="24"/>
          <w:lang w:val="en-GB"/>
        </w:rPr>
        <w:t>và </w:t>
      </w:r>
      <w:r w:rsidRPr="00E23978">
        <w:rPr>
          <w:rFonts w:asciiTheme="majorHAnsi" w:eastAsia="Times New Roman" w:hAnsiTheme="majorHAnsi" w:cstheme="majorHAnsi"/>
          <w:color w:val="FF0000"/>
          <w:sz w:val="24"/>
          <w:szCs w:val="24"/>
          <w:lang w:val="en-GB"/>
        </w:rPr>
        <w:t>=======</w:t>
      </w:r>
      <w:r w:rsidRPr="00E23978">
        <w:rPr>
          <w:rFonts w:asciiTheme="majorHAnsi" w:eastAsia="Times New Roman" w:hAnsiTheme="majorHAnsi" w:cstheme="majorHAnsi"/>
          <w:color w:val="313131"/>
          <w:sz w:val="24"/>
          <w:szCs w:val="24"/>
          <w:lang w:val="en-GB"/>
        </w:rPr>
        <w:t> là nội dung có từ master, còn nội dung nằm giữa </w:t>
      </w:r>
    </w:p>
    <w:p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FF0000"/>
          <w:sz w:val="24"/>
          <w:szCs w:val="24"/>
          <w:lang w:val="en-GB"/>
        </w:rPr>
        <w:lastRenderedPageBreak/>
        <w:t>=======</w:t>
      </w:r>
      <w:r w:rsidRPr="00E23978">
        <w:rPr>
          <w:rFonts w:asciiTheme="majorHAnsi" w:eastAsia="Times New Roman" w:hAnsiTheme="majorHAnsi" w:cstheme="majorHAnsi"/>
          <w:color w:val="313131"/>
          <w:sz w:val="24"/>
          <w:szCs w:val="24"/>
          <w:lang w:val="en-GB"/>
        </w:rPr>
        <w:t> và </w:t>
      </w:r>
      <w:r w:rsidRPr="00E23978">
        <w:rPr>
          <w:rFonts w:asciiTheme="majorHAnsi" w:eastAsia="Times New Roman" w:hAnsiTheme="majorHAnsi" w:cstheme="majorHAnsi"/>
          <w:color w:val="FF0000"/>
          <w:sz w:val="24"/>
          <w:szCs w:val="24"/>
          <w:lang w:val="en-GB"/>
        </w:rPr>
        <w:t>&gt;&gt;&gt;&gt;&gt;&gt;&gt; alpha</w:t>
      </w:r>
      <w:r w:rsidRPr="00E23978">
        <w:rPr>
          <w:rFonts w:asciiTheme="majorHAnsi" w:eastAsia="Times New Roman" w:hAnsiTheme="majorHAnsi" w:cstheme="majorHAnsi"/>
          <w:color w:val="313131"/>
          <w:sz w:val="24"/>
          <w:szCs w:val="24"/>
          <w:lang w:val="en-GB"/>
        </w:rPr>
        <w:t> là nội dung từ alpha. Giữa hai nội dung đó lấy nội dung nào thì giữ, còn lại thì xóa hết. Ví dụ file trên giữ lại nội dung như sau (nội dung từ alpha)</w:t>
      </w:r>
    </w:p>
    <w:p w:rsidR="00E23978"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15640DEB" wp14:editId="2B5EDA8C">
            <wp:extent cx="5942632" cy="3466769"/>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52525" cy="3472541"/>
                    </a:xfrm>
                    <a:prstGeom prst="rect">
                      <a:avLst/>
                    </a:prstGeom>
                  </pic:spPr>
                </pic:pic>
              </a:graphicData>
            </a:graphic>
          </wp:inline>
        </w:drawing>
      </w:r>
    </w:p>
    <w:p w:rsidR="00E23978" w:rsidRDefault="00E23978"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xử lý xong xung đột trong file 1.txt ta tạo commit để hoàn tất việc gộp nhánh</w:t>
      </w:r>
    </w:p>
    <w:p w:rsidR="00E23978" w:rsidRDefault="00C50337"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630E6733" wp14:editId="1DFBB374">
            <wp:extent cx="5942261" cy="3760967"/>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8908" cy="3777832"/>
                    </a:xfrm>
                    <a:prstGeom prst="rect">
                      <a:avLst/>
                    </a:prstGeom>
                  </pic:spPr>
                </pic:pic>
              </a:graphicData>
            </a:graphic>
          </wp:inline>
        </w:drawing>
      </w:r>
    </w:p>
    <w:p w:rsidR="00C77AE6" w:rsidRDefault="00C77AE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Hình ảnh repo sau khi gộp nhánh sẽ như sau:</w:t>
      </w:r>
    </w:p>
    <w:p w:rsidR="00C77AE6" w:rsidRDefault="00C77AE6" w:rsidP="00861361">
      <w:pPr>
        <w:rPr>
          <w:rFonts w:asciiTheme="majorHAnsi" w:eastAsia="Times New Roman" w:hAnsiTheme="majorHAnsi" w:cstheme="majorHAnsi"/>
          <w:color w:val="313131"/>
          <w:sz w:val="24"/>
          <w:szCs w:val="24"/>
          <w:lang w:val="en-GB"/>
        </w:rPr>
      </w:pPr>
      <w:r>
        <w:rPr>
          <w:noProof/>
          <w:lang w:val="en-GB"/>
        </w:rPr>
        <w:drawing>
          <wp:inline distT="0" distB="0" distL="0" distR="0">
            <wp:extent cx="5943104" cy="1606163"/>
            <wp:effectExtent l="0" t="0" r="635" b="0"/>
            <wp:docPr id="66" name="Picture 66" descr="gop 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p nhanh"/>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54765" cy="1609314"/>
                    </a:xfrm>
                    <a:prstGeom prst="rect">
                      <a:avLst/>
                    </a:prstGeom>
                    <a:noFill/>
                    <a:ln>
                      <a:noFill/>
                    </a:ln>
                  </pic:spPr>
                </pic:pic>
              </a:graphicData>
            </a:graphic>
          </wp:inline>
        </w:drawing>
      </w:r>
    </w:p>
    <w:p w:rsidR="00EB0FB7" w:rsidRDefault="00EB0FB7" w:rsidP="00EB0FB7">
      <w:pPr>
        <w:pStyle w:val="Heading2"/>
        <w:rPr>
          <w:b/>
          <w:sz w:val="28"/>
          <w:szCs w:val="28"/>
          <w:lang w:val="en-GB"/>
        </w:rPr>
      </w:pPr>
      <w:r>
        <w:rPr>
          <w:b/>
          <w:sz w:val="28"/>
          <w:szCs w:val="28"/>
          <w:lang w:val="en-GB"/>
        </w:rPr>
        <w:t>4</w:t>
      </w:r>
      <w:del w:id="253" w:author="Pham Thanh" w:date="2018-07-18T13:31:00Z">
        <w:r w:rsidRPr="007004E0" w:rsidDel="000658D3">
          <w:rPr>
            <w:b/>
            <w:sz w:val="28"/>
            <w:szCs w:val="28"/>
            <w:lang w:val="en-GB"/>
          </w:rPr>
          <w:delText>,</w:delText>
        </w:r>
      </w:del>
      <w:r w:rsidRPr="007004E0">
        <w:rPr>
          <w:b/>
          <w:sz w:val="28"/>
          <w:szCs w:val="28"/>
          <w:lang w:val="en-GB"/>
        </w:rPr>
        <w:t xml:space="preserve"> </w:t>
      </w:r>
      <w:r>
        <w:rPr>
          <w:b/>
          <w:sz w:val="28"/>
          <w:szCs w:val="28"/>
          <w:lang w:val="en-GB"/>
        </w:rPr>
        <w:t>Quản lý nhóm làm việc trên github</w:t>
      </w:r>
    </w:p>
    <w:p w:rsidR="0030543A" w:rsidRDefault="0030543A" w:rsidP="0030543A">
      <w:pPr>
        <w:pStyle w:val="Heading3"/>
        <w:rPr>
          <w:b/>
          <w:lang w:val="en-GB"/>
        </w:rPr>
      </w:pPr>
      <w:r>
        <w:rPr>
          <w:b/>
          <w:lang w:val="en-GB"/>
        </w:rPr>
        <w:t>4</w:t>
      </w:r>
      <w:r w:rsidRPr="00344B87">
        <w:rPr>
          <w:b/>
          <w:lang w:val="en-GB"/>
        </w:rPr>
        <w:t>.1</w:t>
      </w:r>
      <w:del w:id="254" w:author="Pham Thanh" w:date="2018-07-18T13:31:00Z">
        <w:r w:rsidRPr="00344B87" w:rsidDel="000658D3">
          <w:rPr>
            <w:b/>
            <w:lang w:val="en-GB"/>
          </w:rPr>
          <w:delText>,</w:delText>
        </w:r>
      </w:del>
      <w:r w:rsidRPr="00344B87">
        <w:rPr>
          <w:b/>
          <w:lang w:val="en-GB"/>
        </w:rPr>
        <w:t xml:space="preserve"> </w:t>
      </w:r>
      <w:r>
        <w:rPr>
          <w:b/>
          <w:lang w:val="en-GB"/>
        </w:rPr>
        <w:t xml:space="preserve">Git flow </w:t>
      </w:r>
      <w:ins w:id="255" w:author="Pham Thanh" w:date="2018-07-18T09:47:00Z">
        <w:r w:rsidR="00AD2E18">
          <w:rPr>
            <w:b/>
            <w:lang w:val="en-GB"/>
          </w:rPr>
          <w:t xml:space="preserve">là gì </w:t>
        </w:r>
      </w:ins>
      <w:r>
        <w:rPr>
          <w:b/>
          <w:lang w:val="en-GB"/>
        </w:rPr>
        <w:t>?</w:t>
      </w:r>
    </w:p>
    <w:p w:rsidR="0030543A" w:rsidRP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được đưa ra nhằm cải thiện quá trình làm việc cùng Git. Thực chất, đấy là cách chia nhánh và merge nhánh vào khi hoàn thành một tập hợp tính năng hoặc fix.</w:t>
      </w:r>
    </w:p>
    <w:p w:rsid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làm việc dựa trên merge, chứ không phải thao tác </w:t>
      </w:r>
      <w:r w:rsidRPr="0030543A">
        <w:rPr>
          <w:rFonts w:asciiTheme="majorHAnsi" w:hAnsiTheme="majorHAnsi" w:cstheme="majorHAnsi"/>
          <w:i/>
          <w:iCs/>
          <w:color w:val="313131"/>
          <w:lang w:val="en-GB"/>
        </w:rPr>
        <w:t>cherry-pick</w:t>
      </w:r>
      <w:r w:rsidRPr="0030543A">
        <w:rPr>
          <w:rFonts w:asciiTheme="majorHAnsi" w:hAnsiTheme="majorHAnsi" w:cstheme="majorHAnsi"/>
          <w:color w:val="313131"/>
          <w:lang w:val="en-GB"/>
        </w:rPr>
        <w:t> thường thấy.</w:t>
      </w:r>
    </w:p>
    <w:p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Git Flow đưa ra các quy ước để triển khai công việc</w:t>
      </w:r>
      <w:r>
        <w:rPr>
          <w:rFonts w:asciiTheme="majorHAnsi" w:eastAsia="Times New Roman" w:hAnsiTheme="majorHAnsi" w:cstheme="majorHAnsi"/>
          <w:color w:val="313131"/>
          <w:sz w:val="24"/>
          <w:szCs w:val="24"/>
          <w:lang w:val="en-GB"/>
        </w:rPr>
        <w:t xml:space="preserve">. </w:t>
      </w:r>
      <w:r w:rsidRPr="00126760">
        <w:rPr>
          <w:rFonts w:asciiTheme="majorHAnsi" w:eastAsia="Times New Roman" w:hAnsiTheme="majorHAnsi" w:cstheme="majorHAnsi"/>
          <w:color w:val="313131"/>
          <w:sz w:val="24"/>
          <w:szCs w:val="24"/>
          <w:lang w:val="en-GB"/>
        </w:rPr>
        <w:t>Mục đích là các nhóm công việc triển khai song song nhưng không ảnh hưởng tới nhau. Các  môi trường development, staging và production tách biệt giúp quá trình kiểm thử (QA), trả lại feedback và xử lý các issue được gọn gàng và thống nhất hơn nhiều.</w:t>
      </w:r>
    </w:p>
    <w:p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Ý tưởng của nó thực ra là duy trì các nhánh branch không đổi, tức không xoá (có tính cố định) trong suốt dòng đời sản phẩm. Branch master sẽ luôn là branch chính áp dụng cho production, trong khi các branch hotfix, features hay develop cung cấp các bản để phục vụ QA và hoàn thiện trước khi được đẩy lên master.</w:t>
      </w:r>
    </w:p>
    <w:p w:rsid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Khác với cách thông thường tạo ra nhiều vấn đề xảy ra ngay trên production, thứ mà chúng ta hay gọi là “rút kinh nghiệm từ những sai lầm thực tiễn”, Git Flow đẩy quá trình QA vào một phần bắt buộc cho cả developer và team QA và yêu cầu sự hoàn thiện cao hơn về chất lượng đầu ra.</w:t>
      </w:r>
    </w:p>
    <w:p w:rsidR="009B2220" w:rsidRPr="006C7E69" w:rsidRDefault="006C7E69" w:rsidP="00126760">
      <w:pPr>
        <w:shd w:val="clear" w:color="auto" w:fill="FFFFFF"/>
        <w:spacing w:after="300" w:line="240" w:lineRule="auto"/>
        <w:rPr>
          <w:ins w:id="256" w:author="Pham Thanh" w:date="2018-07-18T09:32:00Z"/>
          <w:rFonts w:asciiTheme="majorHAnsi" w:eastAsia="Times New Roman" w:hAnsiTheme="majorHAnsi" w:cstheme="majorHAnsi"/>
          <w:b/>
          <w:color w:val="313131"/>
          <w:sz w:val="24"/>
          <w:szCs w:val="24"/>
          <w:lang w:val="en-GB"/>
          <w:rPrChange w:id="257" w:author="Pham Thanh" w:date="2018-07-18T09:32:00Z">
            <w:rPr>
              <w:ins w:id="258" w:author="Pham Thanh" w:date="2018-07-18T09:32:00Z"/>
              <w:rFonts w:asciiTheme="majorHAnsi" w:eastAsia="Times New Roman" w:hAnsiTheme="majorHAnsi" w:cstheme="majorHAnsi"/>
              <w:color w:val="313131"/>
              <w:sz w:val="24"/>
              <w:szCs w:val="24"/>
              <w:lang w:val="en-GB"/>
            </w:rPr>
          </w:rPrChange>
        </w:rPr>
      </w:pPr>
      <w:ins w:id="259" w:author="Pham Thanh" w:date="2018-07-18T09:32:00Z">
        <w:r w:rsidRPr="006C7E69">
          <w:rPr>
            <w:rFonts w:asciiTheme="majorHAnsi" w:eastAsia="Times New Roman" w:hAnsiTheme="majorHAnsi" w:cstheme="majorHAnsi"/>
            <w:b/>
            <w:color w:val="313131"/>
            <w:sz w:val="24"/>
            <w:szCs w:val="24"/>
            <w:lang w:val="en-GB"/>
            <w:rPrChange w:id="260" w:author="Pham Thanh" w:date="2018-07-18T09:32:00Z">
              <w:rPr>
                <w:rFonts w:asciiTheme="majorHAnsi" w:eastAsia="Times New Roman" w:hAnsiTheme="majorHAnsi" w:cstheme="majorHAnsi"/>
                <w:color w:val="313131"/>
                <w:sz w:val="24"/>
                <w:szCs w:val="24"/>
                <w:lang w:val="en-GB"/>
              </w:rPr>
            </w:rPrChange>
          </w:rPr>
          <w:t>Phân tán nhưng tập trung</w:t>
        </w:r>
      </w:ins>
    </w:p>
    <w:p w:rsidR="006C7E69" w:rsidRDefault="006C7E69" w:rsidP="00126760">
      <w:pPr>
        <w:shd w:val="clear" w:color="auto" w:fill="FFFFFF"/>
        <w:spacing w:after="300" w:line="240" w:lineRule="auto"/>
        <w:rPr>
          <w:ins w:id="261" w:author="Pham Thanh" w:date="2018-07-18T09:34:00Z"/>
          <w:rFonts w:asciiTheme="majorHAnsi" w:eastAsia="Times New Roman" w:hAnsiTheme="majorHAnsi" w:cstheme="majorHAnsi"/>
          <w:color w:val="313131"/>
          <w:sz w:val="24"/>
          <w:szCs w:val="24"/>
          <w:lang w:val="en-GB"/>
        </w:rPr>
      </w:pPr>
      <w:ins w:id="262" w:author="Pham Thanh" w:date="2018-07-18T09:32:00Z">
        <w:r>
          <w:rPr>
            <w:rFonts w:asciiTheme="majorHAnsi" w:eastAsia="Times New Roman" w:hAnsiTheme="majorHAnsi" w:cstheme="majorHAnsi"/>
            <w:color w:val="313131"/>
            <w:sz w:val="24"/>
            <w:szCs w:val="24"/>
            <w:lang w:val="en-GB"/>
          </w:rPr>
          <w:t xml:space="preserve">Mô hình git sẽ hoạt động xoay quanh một repo trung tâm. </w:t>
        </w:r>
      </w:ins>
      <w:ins w:id="263" w:author="Pham Thanh" w:date="2018-07-18T09:33:00Z">
        <w:r>
          <w:rPr>
            <w:rFonts w:asciiTheme="majorHAnsi" w:eastAsia="Times New Roman" w:hAnsiTheme="majorHAnsi" w:cstheme="majorHAnsi"/>
            <w:color w:val="313131"/>
            <w:sz w:val="24"/>
            <w:szCs w:val="24"/>
            <w:lang w:val="en-GB"/>
          </w:rPr>
          <w:t>Chú ý rằng nó chỉ được xem là repo trung tâm chứ thực tế về mặt kĩ thuật git không có một repo nào gọi là repo trung tâm.</w:t>
        </w:r>
      </w:ins>
    </w:p>
    <w:p w:rsidR="006C7E69" w:rsidRDefault="006C7E69" w:rsidP="00126760">
      <w:pPr>
        <w:shd w:val="clear" w:color="auto" w:fill="FFFFFF"/>
        <w:spacing w:after="300" w:line="240" w:lineRule="auto"/>
        <w:rPr>
          <w:ins w:id="264" w:author="Pham Thanh" w:date="2018-07-18T09:37:00Z"/>
          <w:rFonts w:asciiTheme="majorHAnsi" w:eastAsia="Times New Roman" w:hAnsiTheme="majorHAnsi" w:cstheme="majorHAnsi"/>
          <w:color w:val="313131"/>
          <w:sz w:val="24"/>
          <w:szCs w:val="24"/>
          <w:lang w:val="en-GB"/>
        </w:rPr>
      </w:pPr>
      <w:ins w:id="265" w:author="Pham Thanh" w:date="2018-07-18T09:34:00Z">
        <w:r>
          <w:rPr>
            <w:rFonts w:asciiTheme="majorHAnsi" w:eastAsia="Times New Roman" w:hAnsiTheme="majorHAnsi" w:cstheme="majorHAnsi"/>
            <w:color w:val="313131"/>
            <w:sz w:val="24"/>
            <w:szCs w:val="24"/>
            <w:lang w:val="en-GB"/>
          </w:rPr>
          <w:t xml:space="preserve">Mỗi developer sẽ pull và push với repo trung tâm. </w:t>
        </w:r>
      </w:ins>
      <w:ins w:id="266" w:author="Pham Thanh" w:date="2018-07-18T09:35:00Z">
        <w:r>
          <w:rPr>
            <w:rFonts w:asciiTheme="majorHAnsi" w:eastAsia="Times New Roman" w:hAnsiTheme="majorHAnsi" w:cstheme="majorHAnsi"/>
            <w:color w:val="313131"/>
            <w:sz w:val="24"/>
            <w:szCs w:val="24"/>
            <w:lang w:val="en-GB"/>
          </w:rPr>
          <w:t xml:space="preserve">Bên cạnh đó mỗi người có thể pull những thay đổi từ những người khác để tạo thành các sub team. Điều này thực sự có ích khi phải làm việc nhóm nhiều người trở lên và phải </w:t>
        </w:r>
      </w:ins>
      <w:ins w:id="267" w:author="Pham Thanh" w:date="2018-07-18T09:36:00Z">
        <w:r>
          <w:rPr>
            <w:rFonts w:asciiTheme="majorHAnsi" w:eastAsia="Times New Roman" w:hAnsiTheme="majorHAnsi" w:cstheme="majorHAnsi"/>
            <w:color w:val="313131"/>
            <w:sz w:val="24"/>
            <w:szCs w:val="24"/>
            <w:lang w:val="en-GB"/>
          </w:rPr>
          <w:t xml:space="preserve">hoàn thành một feature lớn mà không phải đẩy source code đang dang dở lên repo trung tâm </w:t>
        </w:r>
      </w:ins>
    </w:p>
    <w:p w:rsidR="006C7E69" w:rsidRDefault="006C7E69" w:rsidP="006C7E69">
      <w:pPr>
        <w:pStyle w:val="Heading3"/>
        <w:rPr>
          <w:ins w:id="268" w:author="Pham Thanh" w:date="2018-07-18T09:37:00Z"/>
          <w:b/>
          <w:lang w:val="en-GB"/>
        </w:rPr>
      </w:pPr>
      <w:ins w:id="269" w:author="Pham Thanh" w:date="2018-07-18T09:37:00Z">
        <w:r>
          <w:rPr>
            <w:b/>
            <w:lang w:val="en-GB"/>
          </w:rPr>
          <w:lastRenderedPageBreak/>
          <w:t>4</w:t>
        </w:r>
        <w:r w:rsidR="00AD2E18">
          <w:rPr>
            <w:b/>
            <w:lang w:val="en-GB"/>
          </w:rPr>
          <w:t>.2</w:t>
        </w:r>
        <w:r w:rsidRPr="00344B87">
          <w:rPr>
            <w:b/>
            <w:lang w:val="en-GB"/>
          </w:rPr>
          <w:t xml:space="preserve"> </w:t>
        </w:r>
        <w:r>
          <w:rPr>
            <w:b/>
            <w:lang w:val="en-GB"/>
          </w:rPr>
          <w:t>Những branch chính</w:t>
        </w:r>
      </w:ins>
    </w:p>
    <w:p w:rsidR="006C7E69" w:rsidRDefault="006C7E69" w:rsidP="006C7E69">
      <w:pPr>
        <w:rPr>
          <w:ins w:id="270" w:author="Pham Thanh" w:date="2018-07-18T09:39:00Z"/>
          <w:rFonts w:asciiTheme="majorHAnsi" w:eastAsia="Times New Roman" w:hAnsiTheme="majorHAnsi" w:cstheme="majorHAnsi"/>
          <w:color w:val="313131"/>
          <w:sz w:val="24"/>
          <w:szCs w:val="24"/>
          <w:lang w:val="en-GB"/>
        </w:rPr>
        <w:pPrChange w:id="271" w:author="Pham Thanh" w:date="2018-07-18T09:37:00Z">
          <w:pPr>
            <w:pStyle w:val="Heading3"/>
          </w:pPr>
        </w:pPrChange>
      </w:pPr>
      <w:ins w:id="272" w:author="Pham Thanh" w:date="2018-07-18T09:38:00Z">
        <w:r w:rsidRPr="006C7E69">
          <w:rPr>
            <w:rFonts w:asciiTheme="majorHAnsi" w:eastAsia="Times New Roman" w:hAnsiTheme="majorHAnsi" w:cstheme="majorHAnsi"/>
            <w:color w:val="313131"/>
            <w:sz w:val="24"/>
            <w:szCs w:val="24"/>
            <w:lang w:val="en-GB"/>
            <w:rPrChange w:id="273" w:author="Pham Thanh" w:date="2018-07-18T09:38:00Z">
              <w:rPr>
                <w:lang w:val="en-GB"/>
              </w:rPr>
            </w:rPrChange>
          </w:rPr>
          <w:t xml:space="preserve"> Repo trung tâ</w:t>
        </w:r>
        <w:r>
          <w:rPr>
            <w:rFonts w:asciiTheme="majorHAnsi" w:eastAsia="Times New Roman" w:hAnsiTheme="majorHAnsi" w:cstheme="majorHAnsi"/>
            <w:color w:val="313131"/>
            <w:sz w:val="24"/>
            <w:szCs w:val="24"/>
            <w:lang w:val="en-GB"/>
          </w:rPr>
          <w:t>m</w:t>
        </w:r>
      </w:ins>
      <w:ins w:id="274" w:author="Pham Thanh" w:date="2018-07-18T09:41:00Z">
        <w:r>
          <w:rPr>
            <w:rFonts w:asciiTheme="majorHAnsi" w:eastAsia="Times New Roman" w:hAnsiTheme="majorHAnsi" w:cstheme="majorHAnsi"/>
            <w:color w:val="313131"/>
            <w:sz w:val="24"/>
            <w:szCs w:val="24"/>
            <w:lang w:val="en-GB"/>
          </w:rPr>
          <w:t xml:space="preserve"> </w:t>
        </w:r>
      </w:ins>
      <w:ins w:id="275" w:author="Pham Thanh" w:date="2018-07-18T09:40:00Z">
        <w:r>
          <w:rPr>
            <w:rFonts w:asciiTheme="majorHAnsi" w:eastAsia="Times New Roman" w:hAnsiTheme="majorHAnsi" w:cstheme="majorHAnsi"/>
            <w:color w:val="313131"/>
            <w:sz w:val="24"/>
            <w:szCs w:val="24"/>
            <w:lang w:val="en-GB"/>
          </w:rPr>
          <w:t>(</w:t>
        </w:r>
      </w:ins>
      <w:ins w:id="276" w:author="Pham Thanh" w:date="2018-07-18T09:41:00Z">
        <w:r>
          <w:rPr>
            <w:rFonts w:asciiTheme="majorHAnsi" w:eastAsia="Times New Roman" w:hAnsiTheme="majorHAnsi" w:cstheme="majorHAnsi"/>
            <w:color w:val="313131"/>
            <w:sz w:val="24"/>
            <w:szCs w:val="24"/>
            <w:lang w:val="en-GB"/>
          </w:rPr>
          <w:t xml:space="preserve">gọi tạm là </w:t>
        </w:r>
      </w:ins>
      <w:ins w:id="277" w:author="Pham Thanh" w:date="2018-07-18T09:40:00Z">
        <w:r>
          <w:rPr>
            <w:rFonts w:asciiTheme="majorHAnsi" w:eastAsia="Times New Roman" w:hAnsiTheme="majorHAnsi" w:cstheme="majorHAnsi"/>
            <w:color w:val="313131"/>
            <w:sz w:val="24"/>
            <w:szCs w:val="24"/>
            <w:lang w:val="en-GB"/>
          </w:rPr>
          <w:t>origin)</w:t>
        </w:r>
      </w:ins>
      <w:ins w:id="278" w:author="Pham Thanh" w:date="2018-07-18T09:38:00Z">
        <w:r>
          <w:rPr>
            <w:rFonts w:asciiTheme="majorHAnsi" w:eastAsia="Times New Roman" w:hAnsiTheme="majorHAnsi" w:cstheme="majorHAnsi"/>
            <w:color w:val="313131"/>
            <w:sz w:val="24"/>
            <w:szCs w:val="24"/>
            <w:lang w:val="en-GB"/>
          </w:rPr>
          <w:t xml:space="preserve"> sẽ chứa hai branches chính hoạt động mãi mãi là master và develop. </w:t>
        </w:r>
      </w:ins>
    </w:p>
    <w:p w:rsidR="006C7E69" w:rsidRPr="006C7E69" w:rsidRDefault="006C7E69" w:rsidP="006C7E69">
      <w:pPr>
        <w:rPr>
          <w:ins w:id="279" w:author="Pham Thanh" w:date="2018-07-18T09:37:00Z"/>
          <w:rFonts w:asciiTheme="majorHAnsi" w:eastAsia="Times New Roman" w:hAnsiTheme="majorHAnsi" w:cstheme="majorHAnsi"/>
          <w:color w:val="313131"/>
          <w:sz w:val="24"/>
          <w:szCs w:val="24"/>
          <w:lang w:val="en-GB"/>
          <w:rPrChange w:id="280" w:author="Pham Thanh" w:date="2018-07-18T09:38:00Z">
            <w:rPr>
              <w:ins w:id="281" w:author="Pham Thanh" w:date="2018-07-18T09:37:00Z"/>
              <w:b/>
              <w:lang w:val="en-GB"/>
            </w:rPr>
          </w:rPrChange>
        </w:rPr>
        <w:pPrChange w:id="282" w:author="Pham Thanh" w:date="2018-07-18T09:37:00Z">
          <w:pPr>
            <w:pStyle w:val="Heading3"/>
          </w:pPr>
        </w:pPrChange>
      </w:pPr>
      <w:ins w:id="283" w:author="Pham Thanh" w:date="2018-07-18T09:39:00Z">
        <w:r>
          <w:rPr>
            <w:noProof/>
            <w:lang w:val="en-GB"/>
          </w:rPr>
          <w:drawing>
            <wp:inline distT="0" distB="0" distL="0" distR="0">
              <wp:extent cx="5087491" cy="5494351"/>
              <wp:effectExtent l="0" t="0" r="0" b="0"/>
              <wp:docPr id="56" name="Picture 56" descr="mai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branch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16594" cy="5525781"/>
                      </a:xfrm>
                      <a:prstGeom prst="rect">
                        <a:avLst/>
                      </a:prstGeom>
                      <a:noFill/>
                      <a:ln>
                        <a:noFill/>
                      </a:ln>
                    </pic:spPr>
                  </pic:pic>
                </a:graphicData>
              </a:graphic>
            </wp:inline>
          </w:drawing>
        </w:r>
      </w:ins>
    </w:p>
    <w:p w:rsidR="006C7E69" w:rsidRPr="00126760" w:rsidDel="006C7E69" w:rsidRDefault="006C7E69" w:rsidP="00126760">
      <w:pPr>
        <w:shd w:val="clear" w:color="auto" w:fill="FFFFFF"/>
        <w:spacing w:after="300" w:line="240" w:lineRule="auto"/>
        <w:rPr>
          <w:del w:id="284" w:author="Pham Thanh" w:date="2018-07-18T09:37:00Z"/>
          <w:rFonts w:asciiTheme="majorHAnsi" w:eastAsia="Times New Roman" w:hAnsiTheme="majorHAnsi" w:cstheme="majorHAnsi"/>
          <w:color w:val="313131"/>
          <w:sz w:val="24"/>
          <w:szCs w:val="24"/>
          <w:lang w:val="en-GB"/>
        </w:rPr>
      </w:pPr>
    </w:p>
    <w:p w:rsidR="005D6E5D" w:rsidRDefault="005D6E5D" w:rsidP="0030543A">
      <w:pPr>
        <w:pStyle w:val="NormalWeb"/>
        <w:shd w:val="clear" w:color="auto" w:fill="FFFFFF"/>
        <w:spacing w:before="0" w:beforeAutospacing="0" w:after="300" w:afterAutospacing="0"/>
        <w:rPr>
          <w:rFonts w:asciiTheme="majorHAnsi" w:hAnsiTheme="majorHAnsi" w:cstheme="majorHAnsi"/>
          <w:color w:val="313131"/>
          <w:lang w:val="en-GB"/>
        </w:rPr>
      </w:pPr>
    </w:p>
    <w:p w:rsidR="005D6E5D" w:rsidRDefault="006C7E69" w:rsidP="0030543A">
      <w:pPr>
        <w:pStyle w:val="NormalWeb"/>
        <w:shd w:val="clear" w:color="auto" w:fill="FFFFFF"/>
        <w:spacing w:before="0" w:beforeAutospacing="0" w:after="300" w:afterAutospacing="0"/>
        <w:rPr>
          <w:ins w:id="285" w:author="Pham Thanh" w:date="2018-07-18T09:42:00Z"/>
          <w:rFonts w:asciiTheme="majorHAnsi" w:hAnsiTheme="majorHAnsi" w:cstheme="majorHAnsi"/>
          <w:color w:val="313131"/>
          <w:lang w:val="en-GB"/>
        </w:rPr>
      </w:pPr>
      <w:ins w:id="286" w:author="Pham Thanh" w:date="2018-07-18T09:40:00Z">
        <w:r>
          <w:rPr>
            <w:rFonts w:asciiTheme="majorHAnsi" w:hAnsiTheme="majorHAnsi" w:cstheme="majorHAnsi"/>
            <w:color w:val="313131"/>
            <w:lang w:val="en-GB"/>
          </w:rPr>
          <w:t xml:space="preserve">Nhánh </w:t>
        </w:r>
      </w:ins>
      <w:ins w:id="287" w:author="Pham Thanh" w:date="2018-07-18T09:41:00Z">
        <w:r>
          <w:rPr>
            <w:rFonts w:asciiTheme="majorHAnsi" w:hAnsiTheme="majorHAnsi" w:cstheme="majorHAnsi"/>
            <w:color w:val="313131"/>
            <w:lang w:val="en-GB"/>
          </w:rPr>
          <w:t xml:space="preserve">origin/master được coi là nhánh chính phản ánh trạng </w:t>
        </w:r>
      </w:ins>
      <w:ins w:id="288" w:author="Pham Thanh" w:date="2018-07-18T09:42:00Z">
        <w:r w:rsidR="00AD2E18">
          <w:rPr>
            <w:rFonts w:asciiTheme="majorHAnsi" w:hAnsiTheme="majorHAnsi" w:cstheme="majorHAnsi"/>
            <w:color w:val="313131"/>
            <w:lang w:val="en-GB"/>
          </w:rPr>
          <w:t>thái sẵn sàng để sản xuất. Đây sẽ là nhánh chứa chương trình ổn định nhất.</w:t>
        </w:r>
      </w:ins>
    </w:p>
    <w:p w:rsidR="00AD2E18" w:rsidRDefault="00AD2E18" w:rsidP="00AD2E18">
      <w:pPr>
        <w:pStyle w:val="NormalWeb"/>
        <w:shd w:val="clear" w:color="auto" w:fill="FFFFFF"/>
        <w:spacing w:before="0" w:beforeAutospacing="0" w:after="300" w:afterAutospacing="0"/>
        <w:rPr>
          <w:ins w:id="289" w:author="Pham Thanh" w:date="2018-07-18T09:44:00Z"/>
          <w:rFonts w:asciiTheme="majorHAnsi" w:hAnsiTheme="majorHAnsi" w:cstheme="majorHAnsi"/>
          <w:color w:val="313131"/>
          <w:lang w:val="en-GB"/>
        </w:rPr>
      </w:pPr>
      <w:ins w:id="290" w:author="Pham Thanh" w:date="2018-07-18T09:43:00Z">
        <w:r>
          <w:rPr>
            <w:rFonts w:asciiTheme="majorHAnsi" w:hAnsiTheme="majorHAnsi" w:cstheme="majorHAnsi"/>
            <w:color w:val="313131"/>
            <w:lang w:val="en-GB"/>
          </w:rPr>
          <w:t xml:space="preserve">Nhánh origin/develop cũng được coi là nhánh chính song song với master chứa code mới nhất trong quá trình phát triển </w:t>
        </w:r>
      </w:ins>
      <w:ins w:id="291" w:author="Pham Thanh" w:date="2018-07-18T09:44:00Z">
        <w:r>
          <w:rPr>
            <w:rFonts w:asciiTheme="majorHAnsi" w:hAnsiTheme="majorHAnsi" w:cstheme="majorHAnsi"/>
            <w:color w:val="313131"/>
            <w:lang w:val="en-GB"/>
          </w:rPr>
          <w:t>và để chuẩn bị cho đợt release tiếp theo</w:t>
        </w:r>
      </w:ins>
    </w:p>
    <w:p w:rsidR="00AD2E18" w:rsidRDefault="00AD2E18" w:rsidP="00AD2E18">
      <w:pPr>
        <w:pStyle w:val="NormalWeb"/>
        <w:shd w:val="clear" w:color="auto" w:fill="FFFFFF"/>
        <w:spacing w:before="0" w:beforeAutospacing="0" w:after="300" w:afterAutospacing="0"/>
        <w:rPr>
          <w:ins w:id="292" w:author="Pham Thanh" w:date="2018-07-18T09:46:00Z"/>
          <w:rFonts w:asciiTheme="majorHAnsi" w:hAnsiTheme="majorHAnsi" w:cstheme="majorHAnsi"/>
          <w:color w:val="313131"/>
          <w:lang w:val="en-GB"/>
        </w:rPr>
      </w:pPr>
      <w:ins w:id="293" w:author="Pham Thanh" w:date="2018-07-18T09:44:00Z">
        <w:r>
          <w:rPr>
            <w:rFonts w:asciiTheme="majorHAnsi" w:hAnsiTheme="majorHAnsi" w:cstheme="majorHAnsi"/>
            <w:color w:val="313131"/>
            <w:lang w:val="en-GB"/>
          </w:rPr>
          <w:t xml:space="preserve">Khi source code  bên develop đạt đến </w:t>
        </w:r>
      </w:ins>
      <w:ins w:id="294" w:author="Pham Thanh" w:date="2018-07-18T09:45:00Z">
        <w:r>
          <w:rPr>
            <w:rFonts w:asciiTheme="majorHAnsi" w:hAnsiTheme="majorHAnsi" w:cstheme="majorHAnsi"/>
            <w:color w:val="313131"/>
            <w:lang w:val="en-GB"/>
          </w:rPr>
          <w:t xml:space="preserve">một mức độ ổn định sẵn sàng để release thì sẽ được merge sang master </w:t>
        </w:r>
      </w:ins>
      <w:ins w:id="295" w:author="Pham Thanh" w:date="2018-07-18T09:46:00Z">
        <w:r>
          <w:rPr>
            <w:rFonts w:asciiTheme="majorHAnsi" w:hAnsiTheme="majorHAnsi" w:cstheme="majorHAnsi"/>
            <w:color w:val="313131"/>
            <w:lang w:val="en-GB"/>
          </w:rPr>
          <w:t xml:space="preserve">và được đánh dấu với release number </w:t>
        </w:r>
      </w:ins>
    </w:p>
    <w:p w:rsidR="00AD2E18" w:rsidRDefault="00AD2E18" w:rsidP="00AD2E18">
      <w:pPr>
        <w:pStyle w:val="Heading3"/>
        <w:rPr>
          <w:ins w:id="296" w:author="Pham Thanh" w:date="2018-07-18T09:47:00Z"/>
          <w:b/>
          <w:lang w:val="en-GB"/>
        </w:rPr>
      </w:pPr>
      <w:ins w:id="297" w:author="Pham Thanh" w:date="2018-07-18T09:47:00Z">
        <w:r>
          <w:rPr>
            <w:b/>
            <w:lang w:val="en-GB"/>
          </w:rPr>
          <w:lastRenderedPageBreak/>
          <w:t>4.3</w:t>
        </w:r>
        <w:r w:rsidRPr="00344B87">
          <w:rPr>
            <w:b/>
            <w:lang w:val="en-GB"/>
          </w:rPr>
          <w:t xml:space="preserve"> </w:t>
        </w:r>
        <w:r>
          <w:rPr>
            <w:b/>
            <w:lang w:val="en-GB"/>
          </w:rPr>
          <w:t>Những branch phụ</w:t>
        </w:r>
      </w:ins>
    </w:p>
    <w:p w:rsidR="00AD2E18" w:rsidRDefault="00C81E22" w:rsidP="00AD2E18">
      <w:pPr>
        <w:pStyle w:val="NormalWeb"/>
        <w:shd w:val="clear" w:color="auto" w:fill="FFFFFF"/>
        <w:spacing w:before="0" w:beforeAutospacing="0" w:after="300" w:afterAutospacing="0"/>
        <w:rPr>
          <w:ins w:id="298" w:author="Pham Thanh" w:date="2018-07-18T09:56:00Z"/>
          <w:rFonts w:asciiTheme="majorHAnsi" w:hAnsiTheme="majorHAnsi" w:cstheme="majorHAnsi"/>
          <w:color w:val="313131"/>
          <w:lang w:val="en-GB"/>
        </w:rPr>
      </w:pPr>
      <w:ins w:id="299" w:author="Pham Thanh" w:date="2018-07-18T09:53:00Z">
        <w:r>
          <w:rPr>
            <w:rFonts w:asciiTheme="majorHAnsi" w:hAnsiTheme="majorHAnsi" w:cstheme="majorHAnsi"/>
            <w:color w:val="313131"/>
            <w:lang w:val="en-GB"/>
          </w:rPr>
          <w:t xml:space="preserve">Bên cạnh 2 branches chính ở trên thì sẽ có thêm những branches phụ để giúp các thành viên trong team </w:t>
        </w:r>
      </w:ins>
      <w:ins w:id="300" w:author="Pham Thanh" w:date="2018-07-18T09:54:00Z">
        <w:r>
          <w:rPr>
            <w:rFonts w:asciiTheme="majorHAnsi" w:hAnsiTheme="majorHAnsi" w:cstheme="majorHAnsi"/>
            <w:color w:val="313131"/>
            <w:lang w:val="en-GB"/>
          </w:rPr>
          <w:t xml:space="preserve">có thể phát triển song song, dễ dàng theo dõi qua các tính năng cụ thể, </w:t>
        </w:r>
      </w:ins>
      <w:ins w:id="301" w:author="Pham Thanh" w:date="2018-07-18T09:55:00Z">
        <w:r>
          <w:rPr>
            <w:rFonts w:asciiTheme="majorHAnsi" w:hAnsiTheme="majorHAnsi" w:cstheme="majorHAnsi"/>
            <w:color w:val="313131"/>
            <w:lang w:val="en-GB"/>
          </w:rPr>
          <w:t xml:space="preserve">chuẩn bị cho release hoặc fix nhanh các vấn đề trước khi sản xuất. Khác với 2 branches chính kia, </w:t>
        </w:r>
      </w:ins>
      <w:ins w:id="302" w:author="Pham Thanh" w:date="2018-07-18T09:56:00Z">
        <w:r>
          <w:rPr>
            <w:rFonts w:asciiTheme="majorHAnsi" w:hAnsiTheme="majorHAnsi" w:cstheme="majorHAnsi"/>
            <w:color w:val="313131"/>
            <w:lang w:val="en-GB"/>
          </w:rPr>
          <w:t>các branches phụ này chỉ tồn tại trong một thời gian rồi có thể sẽ được xóa đi.</w:t>
        </w:r>
      </w:ins>
    </w:p>
    <w:p w:rsidR="00C81E22" w:rsidRDefault="00C81E22" w:rsidP="00AD2E18">
      <w:pPr>
        <w:pStyle w:val="NormalWeb"/>
        <w:shd w:val="clear" w:color="auto" w:fill="FFFFFF"/>
        <w:spacing w:before="0" w:beforeAutospacing="0" w:after="300" w:afterAutospacing="0"/>
        <w:rPr>
          <w:ins w:id="303" w:author="Pham Thanh" w:date="2018-07-18T09:57:00Z"/>
          <w:rFonts w:asciiTheme="majorHAnsi" w:hAnsiTheme="majorHAnsi" w:cstheme="majorHAnsi"/>
          <w:color w:val="313131"/>
          <w:lang w:val="en-GB"/>
        </w:rPr>
      </w:pPr>
      <w:ins w:id="304" w:author="Pham Thanh" w:date="2018-07-18T09:56:00Z">
        <w:r>
          <w:rPr>
            <w:rFonts w:asciiTheme="majorHAnsi" w:hAnsiTheme="majorHAnsi" w:cstheme="majorHAnsi"/>
            <w:color w:val="313131"/>
            <w:lang w:val="en-GB"/>
          </w:rPr>
          <w:t xml:space="preserve">Những branches phụ này sẽ gồm: feature branches </w:t>
        </w:r>
      </w:ins>
      <w:ins w:id="305" w:author="Pham Thanh" w:date="2018-07-18T09:57:00Z">
        <w:r>
          <w:rPr>
            <w:rFonts w:asciiTheme="majorHAnsi" w:hAnsiTheme="majorHAnsi" w:cstheme="majorHAnsi"/>
            <w:color w:val="313131"/>
            <w:lang w:val="en-GB"/>
          </w:rPr>
          <w:t>, release branches , hotfix branches.</w:t>
        </w:r>
      </w:ins>
    </w:p>
    <w:p w:rsidR="00C81E22" w:rsidRDefault="00C81E22" w:rsidP="00AD2E18">
      <w:pPr>
        <w:pStyle w:val="NormalWeb"/>
        <w:shd w:val="clear" w:color="auto" w:fill="FFFFFF"/>
        <w:spacing w:before="0" w:beforeAutospacing="0" w:after="300" w:afterAutospacing="0"/>
        <w:rPr>
          <w:ins w:id="306" w:author="Pham Thanh" w:date="2018-07-18T09:58:00Z"/>
          <w:rFonts w:asciiTheme="majorHAnsi" w:hAnsiTheme="majorHAnsi" w:cstheme="majorHAnsi"/>
          <w:color w:val="313131"/>
          <w:lang w:val="en-GB"/>
        </w:rPr>
      </w:pPr>
      <w:ins w:id="307" w:author="Pham Thanh" w:date="2018-07-18T09:57:00Z">
        <w:r>
          <w:rPr>
            <w:rFonts w:asciiTheme="majorHAnsi" w:hAnsiTheme="majorHAnsi" w:cstheme="majorHAnsi"/>
            <w:color w:val="313131"/>
            <w:lang w:val="en-GB"/>
          </w:rPr>
          <w:t xml:space="preserve">Về mặt kĩ thuật thì không có branches nào là </w:t>
        </w:r>
      </w:ins>
      <w:ins w:id="308" w:author="Pham Thanh" w:date="2018-07-18T09:58:00Z">
        <w:r>
          <w:rPr>
            <w:rFonts w:asciiTheme="majorHAnsi" w:hAnsiTheme="majorHAnsi" w:cstheme="majorHAnsi"/>
            <w:color w:val="313131"/>
            <w:lang w:val="en-GB"/>
          </w:rPr>
          <w:t>đặc biệt</w:t>
        </w:r>
      </w:ins>
      <w:ins w:id="309" w:author="Pham Thanh" w:date="2018-07-18T09:57:00Z">
        <w:r>
          <w:rPr>
            <w:rFonts w:asciiTheme="majorHAnsi" w:hAnsiTheme="majorHAnsi" w:cstheme="majorHAnsi"/>
            <w:color w:val="313131"/>
            <w:lang w:val="en-GB"/>
          </w:rPr>
          <w:t xml:space="preserve"> hơn branches nào, </w:t>
        </w:r>
      </w:ins>
      <w:ins w:id="310" w:author="Pham Thanh" w:date="2018-07-18T09:58:00Z">
        <w:r>
          <w:rPr>
            <w:rFonts w:asciiTheme="majorHAnsi" w:hAnsiTheme="majorHAnsi" w:cstheme="majorHAnsi"/>
            <w:color w:val="313131"/>
            <w:lang w:val="en-GB"/>
          </w:rPr>
          <w:t>tất cả chỉ là các git branches thông thường và chúng chỉ được phân loại theo cách mà ta sử dụng ra sao thôi.</w:t>
        </w:r>
      </w:ins>
    </w:p>
    <w:p w:rsidR="00C81E22" w:rsidRDefault="00AD7359" w:rsidP="00AD2E18">
      <w:pPr>
        <w:pStyle w:val="NormalWeb"/>
        <w:shd w:val="clear" w:color="auto" w:fill="FFFFFF"/>
        <w:spacing w:before="0" w:beforeAutospacing="0" w:after="300" w:afterAutospacing="0"/>
        <w:rPr>
          <w:ins w:id="311" w:author="Pham Thanh" w:date="2018-07-18T10:02:00Z"/>
          <w:rFonts w:asciiTheme="majorHAnsi" w:hAnsiTheme="majorHAnsi" w:cstheme="majorHAnsi"/>
          <w:b/>
          <w:color w:val="313131"/>
          <w:lang w:val="en-GB"/>
        </w:rPr>
      </w:pPr>
      <w:ins w:id="312" w:author="Pham Thanh" w:date="2018-07-18T10:55:00Z">
        <w:r>
          <w:rPr>
            <w:rFonts w:asciiTheme="majorHAnsi" w:hAnsiTheme="majorHAnsi" w:cstheme="majorHAnsi"/>
            <w:b/>
            <w:color w:val="313131"/>
            <w:lang w:val="en-GB"/>
          </w:rPr>
          <w:t xml:space="preserve">+ </w:t>
        </w:r>
      </w:ins>
      <w:ins w:id="313" w:author="Pham Thanh" w:date="2018-07-18T09:59:00Z">
        <w:r w:rsidR="00C81E22" w:rsidRPr="00C81E22">
          <w:rPr>
            <w:rFonts w:asciiTheme="majorHAnsi" w:hAnsiTheme="majorHAnsi" w:cstheme="majorHAnsi"/>
            <w:b/>
            <w:color w:val="313131"/>
            <w:lang w:val="en-GB"/>
            <w:rPrChange w:id="314" w:author="Pham Thanh" w:date="2018-07-18T09:59:00Z">
              <w:rPr>
                <w:rFonts w:asciiTheme="majorHAnsi" w:hAnsiTheme="majorHAnsi" w:cstheme="majorHAnsi"/>
                <w:color w:val="313131"/>
                <w:lang w:val="en-GB"/>
              </w:rPr>
            </w:rPrChange>
          </w:rPr>
          <w:t>Feature branches</w:t>
        </w:r>
      </w:ins>
    </w:p>
    <w:p w:rsidR="00C81E22" w:rsidRDefault="00D448BD" w:rsidP="00AD2E18">
      <w:pPr>
        <w:pStyle w:val="NormalWeb"/>
        <w:shd w:val="clear" w:color="auto" w:fill="FFFFFF"/>
        <w:spacing w:before="0" w:beforeAutospacing="0" w:after="300" w:afterAutospacing="0"/>
        <w:rPr>
          <w:ins w:id="315" w:author="Pham Thanh" w:date="2018-07-18T10:02:00Z"/>
          <w:rFonts w:asciiTheme="majorHAnsi" w:hAnsiTheme="majorHAnsi" w:cstheme="majorHAnsi"/>
          <w:color w:val="313131"/>
          <w:lang w:val="en-GB"/>
        </w:rPr>
      </w:pPr>
      <w:ins w:id="316" w:author="Pham Thanh" w:date="2018-07-18T10:17:00Z">
        <w:r>
          <w:rPr>
            <w:rFonts w:asciiTheme="majorHAnsi" w:hAnsiTheme="majorHAnsi" w:cstheme="majorHAnsi"/>
            <w:color w:val="313131"/>
            <w:lang w:val="en-GB"/>
          </w:rPr>
          <w:t>T</w:t>
        </w:r>
      </w:ins>
      <w:ins w:id="317" w:author="Pham Thanh" w:date="2018-07-18T10:02:00Z">
        <w:r w:rsidR="00C81E22">
          <w:rPr>
            <w:rFonts w:asciiTheme="majorHAnsi" w:hAnsiTheme="majorHAnsi" w:cstheme="majorHAnsi"/>
            <w:color w:val="313131"/>
            <w:lang w:val="en-GB"/>
          </w:rPr>
          <w:t>ách ra từ : develop</w:t>
        </w:r>
      </w:ins>
      <w:ins w:id="318" w:author="Pham Thanh" w:date="2018-07-18T10:03:00Z">
        <w:r w:rsidR="00C81E22">
          <w:rPr>
            <w:rFonts w:asciiTheme="majorHAnsi" w:hAnsiTheme="majorHAnsi" w:cstheme="majorHAnsi"/>
            <w:color w:val="313131"/>
            <w:lang w:val="en-GB"/>
          </w:rPr>
          <w:t xml:space="preserve"> branch</w:t>
        </w:r>
      </w:ins>
    </w:p>
    <w:p w:rsidR="00C81E22" w:rsidRDefault="00D448BD" w:rsidP="00AD2E18">
      <w:pPr>
        <w:pStyle w:val="NormalWeb"/>
        <w:shd w:val="clear" w:color="auto" w:fill="FFFFFF"/>
        <w:spacing w:before="0" w:beforeAutospacing="0" w:after="300" w:afterAutospacing="0"/>
        <w:rPr>
          <w:ins w:id="319" w:author="Pham Thanh" w:date="2018-07-18T10:17:00Z"/>
          <w:rFonts w:asciiTheme="majorHAnsi" w:hAnsiTheme="majorHAnsi" w:cstheme="majorHAnsi"/>
          <w:color w:val="313131"/>
          <w:lang w:val="en-GB"/>
        </w:rPr>
      </w:pPr>
      <w:ins w:id="320" w:author="Pham Thanh" w:date="2018-07-18T10:17:00Z">
        <w:r>
          <w:rPr>
            <w:rFonts w:asciiTheme="majorHAnsi" w:hAnsiTheme="majorHAnsi" w:cstheme="majorHAnsi"/>
            <w:color w:val="313131"/>
            <w:lang w:val="en-GB"/>
          </w:rPr>
          <w:t>M</w:t>
        </w:r>
      </w:ins>
      <w:ins w:id="321" w:author="Pham Thanh" w:date="2018-07-18T10:02:00Z">
        <w:r w:rsidR="00C81E22">
          <w:rPr>
            <w:rFonts w:asciiTheme="majorHAnsi" w:hAnsiTheme="majorHAnsi" w:cstheme="majorHAnsi"/>
            <w:color w:val="313131"/>
            <w:lang w:val="en-GB"/>
          </w:rPr>
          <w:t>erge vào: develop</w:t>
        </w:r>
      </w:ins>
      <w:ins w:id="322" w:author="Pham Thanh" w:date="2018-07-18T10:03:00Z">
        <w:r w:rsidR="00C81E22">
          <w:rPr>
            <w:rFonts w:asciiTheme="majorHAnsi" w:hAnsiTheme="majorHAnsi" w:cstheme="majorHAnsi"/>
            <w:color w:val="313131"/>
            <w:lang w:val="en-GB"/>
          </w:rPr>
          <w:t xml:space="preserve"> branch</w:t>
        </w:r>
      </w:ins>
    </w:p>
    <w:p w:rsidR="00D448BD" w:rsidRPr="00C81E22" w:rsidRDefault="00D448BD" w:rsidP="00AD2E18">
      <w:pPr>
        <w:pStyle w:val="NormalWeb"/>
        <w:shd w:val="clear" w:color="auto" w:fill="FFFFFF"/>
        <w:spacing w:before="0" w:beforeAutospacing="0" w:after="300" w:afterAutospacing="0"/>
        <w:rPr>
          <w:ins w:id="323" w:author="Pham Thanh" w:date="2018-07-18T09:59:00Z"/>
          <w:rFonts w:asciiTheme="majorHAnsi" w:hAnsiTheme="majorHAnsi" w:cstheme="majorHAnsi"/>
          <w:color w:val="313131"/>
          <w:lang w:val="en-GB"/>
          <w:rPrChange w:id="324" w:author="Pham Thanh" w:date="2018-07-18T10:02:00Z">
            <w:rPr>
              <w:ins w:id="325" w:author="Pham Thanh" w:date="2018-07-18T09:59:00Z"/>
              <w:rFonts w:asciiTheme="majorHAnsi" w:hAnsiTheme="majorHAnsi" w:cstheme="majorHAnsi"/>
              <w:b/>
              <w:color w:val="313131"/>
              <w:lang w:val="en-GB"/>
            </w:rPr>
          </w:rPrChange>
        </w:rPr>
      </w:pPr>
      <w:ins w:id="326" w:author="Pham Thanh" w:date="2018-07-18T10:17:00Z">
        <w:r>
          <w:rPr>
            <w:rFonts w:asciiTheme="majorHAnsi" w:hAnsiTheme="majorHAnsi" w:cstheme="majorHAnsi"/>
            <w:color w:val="313131"/>
            <w:lang w:val="en-GB"/>
          </w:rPr>
          <w:t>Name: feature-*</w:t>
        </w:r>
      </w:ins>
      <w:ins w:id="327" w:author="Pham Thanh" w:date="2018-07-18T10:18:00Z">
        <w:r>
          <w:rPr>
            <w:rFonts w:asciiTheme="majorHAnsi" w:hAnsiTheme="majorHAnsi" w:cstheme="majorHAnsi"/>
            <w:color w:val="313131"/>
            <w:lang w:val="en-GB"/>
          </w:rPr>
          <w:t xml:space="preserve"> (Ví dụ: feature-login)</w:t>
        </w:r>
      </w:ins>
    </w:p>
    <w:p w:rsidR="00C81E22" w:rsidRPr="00C81E22" w:rsidRDefault="00C81E22" w:rsidP="00C81E22">
      <w:pPr>
        <w:pStyle w:val="NormalWeb"/>
        <w:shd w:val="clear" w:color="auto" w:fill="FFFFFF"/>
        <w:spacing w:before="0" w:beforeAutospacing="0" w:after="300" w:afterAutospacing="0"/>
        <w:jc w:val="center"/>
        <w:rPr>
          <w:rFonts w:asciiTheme="majorHAnsi" w:hAnsiTheme="majorHAnsi" w:cstheme="majorHAnsi"/>
          <w:b/>
          <w:color w:val="313131"/>
          <w:lang w:val="en-GB"/>
          <w:rPrChange w:id="328" w:author="Pham Thanh" w:date="2018-07-18T09:59:00Z">
            <w:rPr>
              <w:rFonts w:asciiTheme="majorHAnsi" w:hAnsiTheme="majorHAnsi" w:cstheme="majorHAnsi"/>
              <w:color w:val="313131"/>
              <w:lang w:val="en-GB"/>
            </w:rPr>
          </w:rPrChange>
        </w:rPr>
        <w:pPrChange w:id="329" w:author="Pham Thanh" w:date="2018-07-18T10:02:00Z">
          <w:pPr>
            <w:pStyle w:val="NormalWeb"/>
            <w:shd w:val="clear" w:color="auto" w:fill="FFFFFF"/>
            <w:spacing w:before="0" w:beforeAutospacing="0" w:after="300" w:afterAutospacing="0"/>
          </w:pPr>
        </w:pPrChange>
      </w:pPr>
      <w:ins w:id="330" w:author="Pham Thanh" w:date="2018-07-18T10:02:00Z">
        <w:r>
          <w:rPr>
            <w:noProof/>
            <w:lang w:val="en-GB"/>
          </w:rPr>
          <w:drawing>
            <wp:inline distT="0" distB="0" distL="0" distR="0">
              <wp:extent cx="2535962" cy="4381168"/>
              <wp:effectExtent l="0" t="0" r="0" b="635"/>
              <wp:docPr id="65" name="Picture 65" descr="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42003" cy="4391604"/>
                      </a:xfrm>
                      <a:prstGeom prst="rect">
                        <a:avLst/>
                      </a:prstGeom>
                      <a:noFill/>
                      <a:ln>
                        <a:noFill/>
                      </a:ln>
                    </pic:spPr>
                  </pic:pic>
                </a:graphicData>
              </a:graphic>
            </wp:inline>
          </w:drawing>
        </w:r>
      </w:ins>
    </w:p>
    <w:p w:rsidR="00EB0FB7" w:rsidRDefault="00507A7E" w:rsidP="00EB0FB7">
      <w:pPr>
        <w:rPr>
          <w:ins w:id="331" w:author="Pham Thanh" w:date="2018-07-18T10:07:00Z"/>
          <w:rFonts w:asciiTheme="majorHAnsi" w:eastAsia="Times New Roman" w:hAnsiTheme="majorHAnsi" w:cstheme="majorHAnsi"/>
          <w:color w:val="313131"/>
          <w:sz w:val="24"/>
          <w:szCs w:val="24"/>
          <w:lang w:val="en-GB"/>
        </w:rPr>
      </w:pPr>
      <w:ins w:id="332" w:author="Pham Thanh" w:date="2018-07-18T10:04:00Z">
        <w:r w:rsidRPr="00507A7E">
          <w:rPr>
            <w:rFonts w:asciiTheme="majorHAnsi" w:eastAsia="Times New Roman" w:hAnsiTheme="majorHAnsi" w:cstheme="majorHAnsi"/>
            <w:color w:val="313131"/>
            <w:sz w:val="24"/>
            <w:szCs w:val="24"/>
            <w:lang w:val="en-GB"/>
            <w:rPrChange w:id="333" w:author="Pham Thanh" w:date="2018-07-18T10:04:00Z">
              <w:rPr/>
            </w:rPrChange>
          </w:rPr>
          <w:lastRenderedPageBreak/>
          <w:t xml:space="preserve">Hay còn </w:t>
        </w:r>
        <w:r>
          <w:rPr>
            <w:rFonts w:asciiTheme="majorHAnsi" w:eastAsia="Times New Roman" w:hAnsiTheme="majorHAnsi" w:cstheme="majorHAnsi"/>
            <w:color w:val="313131"/>
            <w:sz w:val="24"/>
            <w:szCs w:val="24"/>
            <w:lang w:val="en-GB"/>
          </w:rPr>
          <w:t xml:space="preserve">được gọi là topic branches được sử dụng để phát triển các feature mới phục vụ cho release sau này. </w:t>
        </w:r>
      </w:ins>
      <w:ins w:id="334" w:author="Pham Thanh" w:date="2018-07-18T10:05:00Z">
        <w:r>
          <w:rPr>
            <w:rFonts w:asciiTheme="majorHAnsi" w:eastAsia="Times New Roman" w:hAnsiTheme="majorHAnsi" w:cstheme="majorHAnsi"/>
            <w:color w:val="313131"/>
            <w:sz w:val="24"/>
            <w:szCs w:val="24"/>
            <w:lang w:val="en-GB"/>
          </w:rPr>
          <w:t>Nó sẽ được tồn tại trong quá trình chức năng được phát triển và cuối cùng sẽ được merge vào nhánh develop(</w:t>
        </w:r>
      </w:ins>
      <w:ins w:id="335" w:author="Pham Thanh" w:date="2018-07-18T10:06:00Z">
        <w:r>
          <w:rPr>
            <w:rFonts w:asciiTheme="majorHAnsi" w:eastAsia="Times New Roman" w:hAnsiTheme="majorHAnsi" w:cstheme="majorHAnsi"/>
            <w:color w:val="313131"/>
            <w:sz w:val="24"/>
            <w:szCs w:val="24"/>
            <w:lang w:val="en-GB"/>
          </w:rPr>
          <w:t xml:space="preserve"> khi quyết định lần release tới sẽ bao gồm chức năng đó </w:t>
        </w:r>
      </w:ins>
      <w:ins w:id="336" w:author="Pham Thanh" w:date="2018-07-18T10:05:00Z">
        <w:r>
          <w:rPr>
            <w:rFonts w:asciiTheme="majorHAnsi" w:eastAsia="Times New Roman" w:hAnsiTheme="majorHAnsi" w:cstheme="majorHAnsi"/>
            <w:color w:val="313131"/>
            <w:sz w:val="24"/>
            <w:szCs w:val="24"/>
            <w:lang w:val="en-GB"/>
          </w:rPr>
          <w:t>)</w:t>
        </w:r>
      </w:ins>
      <w:ins w:id="337" w:author="Pham Thanh" w:date="2018-07-18T10:06:00Z">
        <w:r>
          <w:rPr>
            <w:rFonts w:asciiTheme="majorHAnsi" w:eastAsia="Times New Roman" w:hAnsiTheme="majorHAnsi" w:cstheme="majorHAnsi"/>
            <w:color w:val="313131"/>
            <w:sz w:val="24"/>
            <w:szCs w:val="24"/>
            <w:lang w:val="en-GB"/>
          </w:rPr>
          <w:t xml:space="preserve"> hoặc sẽ được xóa đi khi không còn cần thiết nữa. </w:t>
        </w:r>
      </w:ins>
      <w:ins w:id="338" w:author="Pham Thanh" w:date="2018-07-18T10:07:00Z">
        <w:r>
          <w:rPr>
            <w:rFonts w:asciiTheme="majorHAnsi" w:eastAsia="Times New Roman" w:hAnsiTheme="majorHAnsi" w:cstheme="majorHAnsi"/>
            <w:color w:val="313131"/>
            <w:sz w:val="24"/>
            <w:szCs w:val="24"/>
            <w:lang w:val="en-GB"/>
          </w:rPr>
          <w:t xml:space="preserve">Về cơ bản thì feature chỉ tồn tại ở repo của developer chứ không trong origin. </w:t>
        </w:r>
      </w:ins>
    </w:p>
    <w:p w:rsidR="00507A7E" w:rsidRDefault="00AD7359" w:rsidP="00EB0FB7">
      <w:pPr>
        <w:rPr>
          <w:ins w:id="339" w:author="Pham Thanh" w:date="2018-07-18T10:13:00Z"/>
          <w:rFonts w:asciiTheme="majorHAnsi" w:eastAsia="Times New Roman" w:hAnsiTheme="majorHAnsi" w:cstheme="majorHAnsi"/>
          <w:b/>
          <w:color w:val="313131"/>
          <w:sz w:val="24"/>
          <w:szCs w:val="24"/>
          <w:lang w:val="en-GB"/>
        </w:rPr>
      </w:pPr>
      <w:ins w:id="340" w:author="Pham Thanh" w:date="2018-07-18T10:55:00Z">
        <w:r>
          <w:rPr>
            <w:rFonts w:asciiTheme="majorHAnsi" w:eastAsia="Times New Roman" w:hAnsiTheme="majorHAnsi" w:cstheme="majorHAnsi"/>
            <w:b/>
            <w:color w:val="313131"/>
            <w:sz w:val="24"/>
            <w:szCs w:val="24"/>
            <w:lang w:val="en-GB"/>
          </w:rPr>
          <w:t xml:space="preserve">+ </w:t>
        </w:r>
      </w:ins>
      <w:ins w:id="341" w:author="Pham Thanh" w:date="2018-07-18T10:12:00Z">
        <w:r w:rsidR="00507A7E" w:rsidRPr="00507A7E">
          <w:rPr>
            <w:rFonts w:asciiTheme="majorHAnsi" w:eastAsia="Times New Roman" w:hAnsiTheme="majorHAnsi" w:cstheme="majorHAnsi"/>
            <w:b/>
            <w:color w:val="313131"/>
            <w:sz w:val="24"/>
            <w:szCs w:val="24"/>
            <w:lang w:val="en-GB"/>
            <w:rPrChange w:id="342" w:author="Pham Thanh" w:date="2018-07-18T10:13:00Z">
              <w:rPr>
                <w:rFonts w:asciiTheme="majorHAnsi" w:eastAsia="Times New Roman" w:hAnsiTheme="majorHAnsi" w:cstheme="majorHAnsi"/>
                <w:color w:val="313131"/>
                <w:sz w:val="24"/>
                <w:szCs w:val="24"/>
                <w:lang w:val="en-GB"/>
              </w:rPr>
            </w:rPrChange>
          </w:rPr>
          <w:t xml:space="preserve">Release branches </w:t>
        </w:r>
      </w:ins>
    </w:p>
    <w:p w:rsidR="00507A7E" w:rsidRDefault="00D448BD" w:rsidP="00EB0FB7">
      <w:pPr>
        <w:rPr>
          <w:ins w:id="343" w:author="Pham Thanh" w:date="2018-07-18T10:15:00Z"/>
          <w:rFonts w:asciiTheme="majorHAnsi" w:eastAsia="Times New Roman" w:hAnsiTheme="majorHAnsi" w:cstheme="majorHAnsi"/>
          <w:color w:val="313131"/>
          <w:sz w:val="24"/>
          <w:szCs w:val="24"/>
          <w:lang w:val="en-GB"/>
        </w:rPr>
      </w:pPr>
      <w:ins w:id="344" w:author="Pham Thanh" w:date="2018-07-18T10:14:00Z">
        <w:r>
          <w:rPr>
            <w:rFonts w:asciiTheme="majorHAnsi" w:eastAsia="Times New Roman" w:hAnsiTheme="majorHAnsi" w:cstheme="majorHAnsi"/>
            <w:color w:val="313131"/>
            <w:sz w:val="24"/>
            <w:szCs w:val="24"/>
            <w:lang w:val="en-GB"/>
          </w:rPr>
          <w:t xml:space="preserve">Tách ra từ: </w:t>
        </w:r>
      </w:ins>
      <w:ins w:id="345" w:author="Pham Thanh" w:date="2018-07-18T10:15:00Z">
        <w:r>
          <w:rPr>
            <w:rFonts w:asciiTheme="majorHAnsi" w:eastAsia="Times New Roman" w:hAnsiTheme="majorHAnsi" w:cstheme="majorHAnsi"/>
            <w:color w:val="313131"/>
            <w:sz w:val="24"/>
            <w:szCs w:val="24"/>
            <w:lang w:val="en-GB"/>
          </w:rPr>
          <w:t>Develop</w:t>
        </w:r>
      </w:ins>
      <w:ins w:id="346" w:author="Pham Thanh" w:date="2018-07-18T10:14:00Z">
        <w:r>
          <w:rPr>
            <w:rFonts w:asciiTheme="majorHAnsi" w:eastAsia="Times New Roman" w:hAnsiTheme="majorHAnsi" w:cstheme="majorHAnsi"/>
            <w:color w:val="313131"/>
            <w:sz w:val="24"/>
            <w:szCs w:val="24"/>
            <w:lang w:val="en-GB"/>
          </w:rPr>
          <w:t xml:space="preserve"> </w:t>
        </w:r>
      </w:ins>
      <w:ins w:id="347" w:author="Pham Thanh" w:date="2018-07-18T10:15:00Z">
        <w:r>
          <w:rPr>
            <w:rFonts w:asciiTheme="majorHAnsi" w:eastAsia="Times New Roman" w:hAnsiTheme="majorHAnsi" w:cstheme="majorHAnsi"/>
            <w:color w:val="313131"/>
            <w:sz w:val="24"/>
            <w:szCs w:val="24"/>
            <w:lang w:val="en-GB"/>
          </w:rPr>
          <w:t>branches</w:t>
        </w:r>
      </w:ins>
    </w:p>
    <w:p w:rsidR="00D448BD" w:rsidRDefault="00D448BD" w:rsidP="00D448BD">
      <w:pPr>
        <w:rPr>
          <w:ins w:id="348" w:author="Pham Thanh" w:date="2018-07-18T10:15:00Z"/>
          <w:rFonts w:asciiTheme="majorHAnsi" w:eastAsia="Times New Roman" w:hAnsiTheme="majorHAnsi" w:cstheme="majorHAnsi"/>
          <w:color w:val="313131"/>
          <w:sz w:val="24"/>
          <w:szCs w:val="24"/>
          <w:lang w:val="en-GB"/>
        </w:rPr>
      </w:pPr>
      <w:ins w:id="349" w:author="Pham Thanh" w:date="2018-07-18T10:15:00Z">
        <w:r>
          <w:rPr>
            <w:rFonts w:asciiTheme="majorHAnsi" w:eastAsia="Times New Roman" w:hAnsiTheme="majorHAnsi" w:cstheme="majorHAnsi"/>
            <w:color w:val="313131"/>
            <w:sz w:val="24"/>
            <w:szCs w:val="24"/>
            <w:lang w:val="en-GB"/>
          </w:rPr>
          <w:t>Merge vào: Develop branches và Master branches</w:t>
        </w:r>
      </w:ins>
    </w:p>
    <w:p w:rsidR="00D448BD" w:rsidRDefault="00D448BD" w:rsidP="00D448BD">
      <w:pPr>
        <w:rPr>
          <w:ins w:id="350" w:author="Pham Thanh" w:date="2018-07-18T10:19:00Z"/>
          <w:rFonts w:asciiTheme="majorHAnsi" w:eastAsia="Times New Roman" w:hAnsiTheme="majorHAnsi" w:cstheme="majorHAnsi"/>
          <w:color w:val="313131"/>
          <w:sz w:val="24"/>
          <w:szCs w:val="24"/>
          <w:lang w:val="en-GB"/>
        </w:rPr>
      </w:pPr>
      <w:ins w:id="351" w:author="Pham Thanh" w:date="2018-07-18T10:15:00Z">
        <w:r>
          <w:rPr>
            <w:rFonts w:asciiTheme="majorHAnsi" w:eastAsia="Times New Roman" w:hAnsiTheme="majorHAnsi" w:cstheme="majorHAnsi"/>
            <w:color w:val="313131"/>
            <w:sz w:val="24"/>
            <w:szCs w:val="24"/>
            <w:lang w:val="en-GB"/>
          </w:rPr>
          <w:t>Name: release</w:t>
        </w:r>
      </w:ins>
      <w:ins w:id="352" w:author="Pham Thanh" w:date="2018-07-18T10:16:00Z">
        <w:r>
          <w:rPr>
            <w:rFonts w:asciiTheme="majorHAnsi" w:eastAsia="Times New Roman" w:hAnsiTheme="majorHAnsi" w:cstheme="majorHAnsi"/>
            <w:color w:val="313131"/>
            <w:sz w:val="24"/>
            <w:szCs w:val="24"/>
            <w:lang w:val="en-GB"/>
          </w:rPr>
          <w:t>-*</w:t>
        </w:r>
      </w:ins>
      <w:ins w:id="353" w:author="Pham Thanh" w:date="2018-07-18T10:39:00Z">
        <w:r w:rsidR="007C0367">
          <w:rPr>
            <w:rFonts w:asciiTheme="majorHAnsi" w:eastAsia="Times New Roman" w:hAnsiTheme="majorHAnsi" w:cstheme="majorHAnsi"/>
            <w:color w:val="313131"/>
            <w:sz w:val="24"/>
            <w:szCs w:val="24"/>
            <w:lang w:val="en-GB"/>
          </w:rPr>
          <w:t xml:space="preserve"> </w:t>
        </w:r>
      </w:ins>
      <w:ins w:id="354" w:author="Pham Thanh" w:date="2018-07-18T10:18:00Z">
        <w:r>
          <w:rPr>
            <w:rFonts w:asciiTheme="majorHAnsi" w:eastAsia="Times New Roman" w:hAnsiTheme="majorHAnsi" w:cstheme="majorHAnsi"/>
            <w:color w:val="313131"/>
            <w:sz w:val="24"/>
            <w:szCs w:val="24"/>
            <w:lang w:val="en-GB"/>
          </w:rPr>
          <w:t>(ví dụ release-1.1)</w:t>
        </w:r>
      </w:ins>
    </w:p>
    <w:p w:rsidR="00D448BD" w:rsidRDefault="00D448BD" w:rsidP="00D448BD">
      <w:pPr>
        <w:rPr>
          <w:ins w:id="355" w:author="Pham Thanh" w:date="2018-07-18T10:22:00Z"/>
          <w:rFonts w:asciiTheme="majorHAnsi" w:eastAsia="Times New Roman" w:hAnsiTheme="majorHAnsi" w:cstheme="majorHAnsi"/>
          <w:color w:val="313131"/>
          <w:sz w:val="24"/>
          <w:szCs w:val="24"/>
          <w:lang w:val="en-GB"/>
        </w:rPr>
      </w:pPr>
      <w:ins w:id="356" w:author="Pham Thanh" w:date="2018-07-18T10:19:00Z">
        <w:r>
          <w:rPr>
            <w:rFonts w:asciiTheme="majorHAnsi" w:eastAsia="Times New Roman" w:hAnsiTheme="majorHAnsi" w:cstheme="majorHAnsi"/>
            <w:color w:val="313131"/>
            <w:sz w:val="24"/>
            <w:szCs w:val="24"/>
            <w:lang w:val="en-GB"/>
          </w:rPr>
          <w:t xml:space="preserve">Nhánh này được sử dụng để chuẩn bị cho release bản production mới. Tất cả các công việc cuối cùng trước khi release được thực hiện ở đây, ngoài ra còn để fix các bug lẻ tẻ, chuẩn bị </w:t>
        </w:r>
      </w:ins>
      <w:ins w:id="357" w:author="Pham Thanh" w:date="2018-07-18T10:21:00Z">
        <w:r>
          <w:rPr>
            <w:rFonts w:asciiTheme="majorHAnsi" w:eastAsia="Times New Roman" w:hAnsiTheme="majorHAnsi" w:cstheme="majorHAnsi"/>
            <w:color w:val="313131"/>
            <w:sz w:val="24"/>
            <w:szCs w:val="24"/>
            <w:lang w:val="en-GB"/>
          </w:rPr>
          <w:t xml:space="preserve">cho </w:t>
        </w:r>
      </w:ins>
      <w:ins w:id="358" w:author="Pham Thanh" w:date="2018-07-18T10:20:00Z">
        <w:r>
          <w:rPr>
            <w:rFonts w:asciiTheme="majorHAnsi" w:eastAsia="Times New Roman" w:hAnsiTheme="majorHAnsi" w:cstheme="majorHAnsi"/>
            <w:color w:val="313131"/>
            <w:sz w:val="24"/>
            <w:szCs w:val="24"/>
            <w:lang w:val="en-GB"/>
          </w:rPr>
          <w:t>meta-data</w:t>
        </w:r>
      </w:ins>
      <w:ins w:id="359" w:author="Pham Thanh" w:date="2018-07-18T10:21:00Z">
        <w:r>
          <w:rPr>
            <w:rFonts w:asciiTheme="majorHAnsi" w:eastAsia="Times New Roman" w:hAnsiTheme="majorHAnsi" w:cstheme="majorHAnsi"/>
            <w:color w:val="313131"/>
            <w:sz w:val="24"/>
            <w:szCs w:val="24"/>
            <w:lang w:val="en-GB"/>
          </w:rPr>
          <w:t xml:space="preserve">(version number, build date, …). Nhờ việc tách từ develop, chúng ta có thể </w:t>
        </w:r>
      </w:ins>
      <w:ins w:id="360" w:author="Pham Thanh" w:date="2018-07-18T10:22:00Z">
        <w:r>
          <w:rPr>
            <w:rFonts w:asciiTheme="majorHAnsi" w:eastAsia="Times New Roman" w:hAnsiTheme="majorHAnsi" w:cstheme="majorHAnsi"/>
            <w:color w:val="313131"/>
            <w:sz w:val="24"/>
            <w:szCs w:val="24"/>
            <w:lang w:val="en-GB"/>
          </w:rPr>
          <w:t>tiếp tục phát triển các feature cho đợt release khác một cách bình thường.</w:t>
        </w:r>
      </w:ins>
    </w:p>
    <w:p w:rsidR="00D448BD" w:rsidRDefault="00D448BD" w:rsidP="00D448BD">
      <w:pPr>
        <w:rPr>
          <w:ins w:id="361" w:author="Pham Thanh" w:date="2018-07-18T10:25:00Z"/>
          <w:rFonts w:asciiTheme="majorHAnsi" w:eastAsia="Times New Roman" w:hAnsiTheme="majorHAnsi" w:cstheme="majorHAnsi"/>
          <w:color w:val="313131"/>
          <w:sz w:val="24"/>
          <w:szCs w:val="24"/>
          <w:lang w:val="en-GB"/>
        </w:rPr>
      </w:pPr>
      <w:ins w:id="362" w:author="Pham Thanh" w:date="2018-07-18T10:22:00Z">
        <w:r>
          <w:rPr>
            <w:rFonts w:asciiTheme="majorHAnsi" w:eastAsia="Times New Roman" w:hAnsiTheme="majorHAnsi" w:cstheme="majorHAnsi"/>
            <w:color w:val="313131"/>
            <w:sz w:val="24"/>
            <w:szCs w:val="24"/>
            <w:lang w:val="en-GB"/>
          </w:rPr>
          <w:t xml:space="preserve">Thời điểm được lựa chọn để tách ra từ nhánh develop là khi </w:t>
        </w:r>
      </w:ins>
      <w:ins w:id="363" w:author="Pham Thanh" w:date="2018-07-18T10:23:00Z">
        <w:r>
          <w:rPr>
            <w:rFonts w:asciiTheme="majorHAnsi" w:eastAsia="Times New Roman" w:hAnsiTheme="majorHAnsi" w:cstheme="majorHAnsi"/>
            <w:color w:val="313131"/>
            <w:sz w:val="24"/>
            <w:szCs w:val="24"/>
            <w:lang w:val="en-GB"/>
          </w:rPr>
          <w:t xml:space="preserve">nhánh </w:t>
        </w:r>
      </w:ins>
      <w:ins w:id="364" w:author="Pham Thanh" w:date="2018-07-18T10:22:00Z">
        <w:r>
          <w:rPr>
            <w:rFonts w:asciiTheme="majorHAnsi" w:eastAsia="Times New Roman" w:hAnsiTheme="majorHAnsi" w:cstheme="majorHAnsi"/>
            <w:color w:val="313131"/>
            <w:sz w:val="24"/>
            <w:szCs w:val="24"/>
            <w:lang w:val="en-GB"/>
          </w:rPr>
          <w:t xml:space="preserve">develop phản ánh </w:t>
        </w:r>
      </w:ins>
      <w:ins w:id="365" w:author="Pham Thanh" w:date="2018-07-18T10:23:00Z">
        <w:r>
          <w:rPr>
            <w:rFonts w:asciiTheme="majorHAnsi" w:eastAsia="Times New Roman" w:hAnsiTheme="majorHAnsi" w:cstheme="majorHAnsi"/>
            <w:color w:val="313131"/>
            <w:sz w:val="24"/>
            <w:szCs w:val="24"/>
            <w:lang w:val="en-GB"/>
          </w:rPr>
          <w:t xml:space="preserve">trạng thái sẵn sàng cho việc release mới, ít nhất là lúc </w:t>
        </w:r>
      </w:ins>
      <w:ins w:id="366" w:author="Pham Thanh" w:date="2018-07-18T10:24:00Z">
        <w:r>
          <w:rPr>
            <w:rFonts w:asciiTheme="majorHAnsi" w:eastAsia="Times New Roman" w:hAnsiTheme="majorHAnsi" w:cstheme="majorHAnsi"/>
            <w:color w:val="313131"/>
            <w:sz w:val="24"/>
            <w:szCs w:val="24"/>
            <w:lang w:val="en-GB"/>
          </w:rPr>
          <w:t>đó các features dành cho đợt release phải được merge vào nhánh develop rồi. Những feature được nhắm đến các lần release sau thì chưa được merge vào</w:t>
        </w:r>
      </w:ins>
      <w:ins w:id="367" w:author="Pham Thanh" w:date="2018-07-18T10:25:00Z">
        <w:r w:rsidR="00332894">
          <w:rPr>
            <w:rFonts w:asciiTheme="majorHAnsi" w:eastAsia="Times New Roman" w:hAnsiTheme="majorHAnsi" w:cstheme="majorHAnsi"/>
            <w:color w:val="313131"/>
            <w:sz w:val="24"/>
            <w:szCs w:val="24"/>
            <w:lang w:val="en-GB"/>
          </w:rPr>
          <w:t>.</w:t>
        </w:r>
      </w:ins>
    </w:p>
    <w:p w:rsidR="00332894" w:rsidRDefault="00332894" w:rsidP="00D448BD">
      <w:pPr>
        <w:rPr>
          <w:ins w:id="368" w:author="Pham Thanh" w:date="2018-07-18T10:28:00Z"/>
          <w:rFonts w:asciiTheme="majorHAnsi" w:eastAsia="Times New Roman" w:hAnsiTheme="majorHAnsi" w:cstheme="majorHAnsi"/>
          <w:color w:val="313131"/>
          <w:sz w:val="24"/>
          <w:szCs w:val="24"/>
          <w:lang w:val="en-GB"/>
        </w:rPr>
      </w:pPr>
      <w:ins w:id="369" w:author="Pham Thanh" w:date="2018-07-18T10:25:00Z">
        <w:r>
          <w:rPr>
            <w:rFonts w:asciiTheme="majorHAnsi" w:eastAsia="Times New Roman" w:hAnsiTheme="majorHAnsi" w:cstheme="majorHAnsi"/>
            <w:color w:val="313131"/>
            <w:sz w:val="24"/>
            <w:szCs w:val="24"/>
            <w:lang w:val="en-GB"/>
          </w:rPr>
          <w:t xml:space="preserve">Chúng ta sẽ tiến hành đánh version theo </w:t>
        </w:r>
      </w:ins>
      <w:ins w:id="370" w:author="Pham Thanh" w:date="2018-07-18T10:26:00Z">
        <w:r>
          <w:rPr>
            <w:rFonts w:asciiTheme="majorHAnsi" w:eastAsia="Times New Roman" w:hAnsiTheme="majorHAnsi" w:cstheme="majorHAnsi"/>
            <w:color w:val="313131"/>
            <w:sz w:val="24"/>
            <w:szCs w:val="24"/>
            <w:lang w:val="en-GB"/>
          </w:rPr>
          <w:t>quy định của dự án ngay sau khi tạo release branches.</w:t>
        </w:r>
      </w:ins>
    </w:p>
    <w:p w:rsidR="00332894" w:rsidRDefault="00332894" w:rsidP="00D448BD">
      <w:pPr>
        <w:rPr>
          <w:ins w:id="371" w:author="Pham Thanh" w:date="2018-07-18T10:30:00Z"/>
          <w:rFonts w:asciiTheme="majorHAnsi" w:eastAsia="Times New Roman" w:hAnsiTheme="majorHAnsi" w:cstheme="majorHAnsi"/>
          <w:color w:val="313131"/>
          <w:sz w:val="24"/>
          <w:szCs w:val="24"/>
          <w:lang w:val="en-GB"/>
        </w:rPr>
      </w:pPr>
      <w:ins w:id="372" w:author="Pham Thanh" w:date="2018-07-18T10:28:00Z">
        <w:r>
          <w:rPr>
            <w:rFonts w:asciiTheme="majorHAnsi" w:eastAsia="Times New Roman" w:hAnsiTheme="majorHAnsi" w:cstheme="majorHAnsi"/>
            <w:color w:val="313131"/>
            <w:sz w:val="24"/>
            <w:szCs w:val="24"/>
            <w:lang w:val="en-GB"/>
          </w:rPr>
          <w:t>Nhánh này sẽ tồn tại cho đến khi việc release được thực hiện xong.</w:t>
        </w:r>
      </w:ins>
      <w:ins w:id="373" w:author="Pham Thanh" w:date="2018-07-18T10:29:00Z">
        <w:r>
          <w:rPr>
            <w:rFonts w:asciiTheme="majorHAnsi" w:eastAsia="Times New Roman" w:hAnsiTheme="majorHAnsi" w:cstheme="majorHAnsi"/>
            <w:color w:val="313131"/>
            <w:sz w:val="24"/>
            <w:szCs w:val="24"/>
            <w:lang w:val="en-GB"/>
          </w:rPr>
          <w:t xml:space="preserve"> Trong khoảng thời gian đó, có thể thực hiện fix bug ở nhánh này , tuy nhiên sẽ cấm việc bổ sung feature mới lên đó. Nếu có feature mới </w:t>
        </w:r>
      </w:ins>
      <w:ins w:id="374" w:author="Pham Thanh" w:date="2018-07-18T10:30:00Z">
        <w:r>
          <w:rPr>
            <w:rFonts w:asciiTheme="majorHAnsi" w:eastAsia="Times New Roman" w:hAnsiTheme="majorHAnsi" w:cstheme="majorHAnsi"/>
            <w:color w:val="313131"/>
            <w:sz w:val="24"/>
            <w:szCs w:val="24"/>
            <w:lang w:val="en-GB"/>
          </w:rPr>
          <w:t>thì hãy merge vào nhánh develop và đợi đợt release sau.</w:t>
        </w:r>
      </w:ins>
    </w:p>
    <w:p w:rsidR="00332894" w:rsidRDefault="00332894" w:rsidP="00D448BD">
      <w:pPr>
        <w:rPr>
          <w:ins w:id="375" w:author="Pham Thanh" w:date="2018-07-18T10:16:00Z"/>
          <w:rFonts w:asciiTheme="majorHAnsi" w:eastAsia="Times New Roman" w:hAnsiTheme="majorHAnsi" w:cstheme="majorHAnsi"/>
          <w:color w:val="313131"/>
          <w:sz w:val="24"/>
          <w:szCs w:val="24"/>
          <w:lang w:val="en-GB"/>
        </w:rPr>
      </w:pPr>
      <w:ins w:id="376" w:author="Pham Thanh" w:date="2018-07-18T10:32:00Z">
        <w:r>
          <w:rPr>
            <w:rFonts w:asciiTheme="majorHAnsi" w:eastAsia="Times New Roman" w:hAnsiTheme="majorHAnsi" w:cstheme="majorHAnsi"/>
            <w:color w:val="313131"/>
            <w:sz w:val="24"/>
            <w:szCs w:val="24"/>
            <w:lang w:val="en-GB"/>
          </w:rPr>
          <w:t xml:space="preserve">Khi source trên release branches </w:t>
        </w:r>
      </w:ins>
      <w:ins w:id="377" w:author="Pham Thanh" w:date="2018-07-18T10:33:00Z">
        <w:r>
          <w:rPr>
            <w:rFonts w:asciiTheme="majorHAnsi" w:eastAsia="Times New Roman" w:hAnsiTheme="majorHAnsi" w:cstheme="majorHAnsi"/>
            <w:color w:val="313131"/>
            <w:sz w:val="24"/>
            <w:szCs w:val="24"/>
            <w:lang w:val="en-GB"/>
          </w:rPr>
          <w:t xml:space="preserve">sẵn sàng để release, đầu tiên ta merge vào master, sau đó merge vào develop để những lần release sau cũng chứa những thay đổi ở lần </w:t>
        </w:r>
      </w:ins>
      <w:ins w:id="378" w:author="Pham Thanh" w:date="2018-07-18T10:34:00Z">
        <w:r>
          <w:rPr>
            <w:rFonts w:asciiTheme="majorHAnsi" w:eastAsia="Times New Roman" w:hAnsiTheme="majorHAnsi" w:cstheme="majorHAnsi"/>
            <w:color w:val="313131"/>
            <w:sz w:val="24"/>
            <w:szCs w:val="24"/>
            <w:lang w:val="en-GB"/>
          </w:rPr>
          <w:t>lần này.</w:t>
        </w:r>
      </w:ins>
    </w:p>
    <w:p w:rsidR="00D448BD" w:rsidRPr="004E416A" w:rsidRDefault="00AD7359" w:rsidP="007C0367">
      <w:pPr>
        <w:rPr>
          <w:ins w:id="379" w:author="Pham Thanh" w:date="2018-07-18T10:15:00Z"/>
          <w:rFonts w:asciiTheme="majorHAnsi" w:eastAsia="Times New Roman" w:hAnsiTheme="majorHAnsi" w:cstheme="majorHAnsi"/>
          <w:color w:val="313131"/>
          <w:sz w:val="24"/>
          <w:szCs w:val="24"/>
          <w:lang w:val="en-GB"/>
        </w:rPr>
      </w:pPr>
      <w:ins w:id="380" w:author="Pham Thanh" w:date="2018-07-18T10:55:00Z">
        <w:r>
          <w:rPr>
            <w:rFonts w:asciiTheme="majorHAnsi" w:eastAsia="Times New Roman" w:hAnsiTheme="majorHAnsi" w:cstheme="majorHAnsi"/>
            <w:b/>
            <w:color w:val="313131"/>
            <w:sz w:val="24"/>
            <w:szCs w:val="24"/>
            <w:lang w:val="en-GB"/>
          </w:rPr>
          <w:t xml:space="preserve">+ </w:t>
        </w:r>
      </w:ins>
      <w:ins w:id="381" w:author="Pham Thanh" w:date="2018-07-18T10:37:00Z">
        <w:r w:rsidR="007C0367">
          <w:rPr>
            <w:rFonts w:asciiTheme="majorHAnsi" w:eastAsia="Times New Roman" w:hAnsiTheme="majorHAnsi" w:cstheme="majorHAnsi"/>
            <w:b/>
            <w:color w:val="313131"/>
            <w:sz w:val="24"/>
            <w:szCs w:val="24"/>
            <w:lang w:val="en-GB"/>
          </w:rPr>
          <w:t>Hotfix</w:t>
        </w:r>
        <w:r w:rsidR="007C0367" w:rsidRPr="004E416A">
          <w:rPr>
            <w:rFonts w:asciiTheme="majorHAnsi" w:eastAsia="Times New Roman" w:hAnsiTheme="majorHAnsi" w:cstheme="majorHAnsi"/>
            <w:b/>
            <w:color w:val="313131"/>
            <w:sz w:val="24"/>
            <w:szCs w:val="24"/>
            <w:lang w:val="en-GB"/>
          </w:rPr>
          <w:t xml:space="preserve"> branches</w:t>
        </w:r>
      </w:ins>
    </w:p>
    <w:p w:rsidR="007C0367" w:rsidRDefault="007C0367" w:rsidP="007C0367">
      <w:pPr>
        <w:rPr>
          <w:ins w:id="382" w:author="Pham Thanh" w:date="2018-07-18T10:38:00Z"/>
          <w:rFonts w:asciiTheme="majorHAnsi" w:eastAsia="Times New Roman" w:hAnsiTheme="majorHAnsi" w:cstheme="majorHAnsi"/>
          <w:color w:val="313131"/>
          <w:sz w:val="24"/>
          <w:szCs w:val="24"/>
          <w:lang w:val="en-GB"/>
        </w:rPr>
      </w:pPr>
      <w:ins w:id="383" w:author="Pham Thanh" w:date="2018-07-18T10:38:00Z">
        <w:r>
          <w:rPr>
            <w:rFonts w:asciiTheme="majorHAnsi" w:eastAsia="Times New Roman" w:hAnsiTheme="majorHAnsi" w:cstheme="majorHAnsi"/>
            <w:color w:val="313131"/>
            <w:sz w:val="24"/>
            <w:szCs w:val="24"/>
            <w:lang w:val="en-GB"/>
          </w:rPr>
          <w:t>Tách ra từ: Master branches</w:t>
        </w:r>
      </w:ins>
    </w:p>
    <w:p w:rsidR="007C0367" w:rsidRDefault="007C0367" w:rsidP="007C0367">
      <w:pPr>
        <w:rPr>
          <w:ins w:id="384" w:author="Pham Thanh" w:date="2018-07-18T10:38:00Z"/>
          <w:rFonts w:asciiTheme="majorHAnsi" w:eastAsia="Times New Roman" w:hAnsiTheme="majorHAnsi" w:cstheme="majorHAnsi"/>
          <w:color w:val="313131"/>
          <w:sz w:val="24"/>
          <w:szCs w:val="24"/>
          <w:lang w:val="en-GB"/>
        </w:rPr>
      </w:pPr>
      <w:ins w:id="385" w:author="Pham Thanh" w:date="2018-07-18T10:38:00Z">
        <w:r>
          <w:rPr>
            <w:rFonts w:asciiTheme="majorHAnsi" w:eastAsia="Times New Roman" w:hAnsiTheme="majorHAnsi" w:cstheme="majorHAnsi"/>
            <w:color w:val="313131"/>
            <w:sz w:val="24"/>
            <w:szCs w:val="24"/>
            <w:lang w:val="en-GB"/>
          </w:rPr>
          <w:t>Merge vào: Develop branches và Master branches</w:t>
        </w:r>
      </w:ins>
    </w:p>
    <w:p w:rsidR="007C0367" w:rsidRDefault="007C0367" w:rsidP="007C0367">
      <w:pPr>
        <w:rPr>
          <w:ins w:id="386" w:author="Pham Thanh" w:date="2018-07-18T10:38:00Z"/>
          <w:rFonts w:asciiTheme="majorHAnsi" w:eastAsia="Times New Roman" w:hAnsiTheme="majorHAnsi" w:cstheme="majorHAnsi"/>
          <w:color w:val="313131"/>
          <w:sz w:val="24"/>
          <w:szCs w:val="24"/>
          <w:lang w:val="en-GB"/>
        </w:rPr>
      </w:pPr>
      <w:ins w:id="387" w:author="Pham Thanh" w:date="2018-07-18T10:38:00Z">
        <w:r>
          <w:rPr>
            <w:rFonts w:asciiTheme="majorHAnsi" w:eastAsia="Times New Roman" w:hAnsiTheme="majorHAnsi" w:cstheme="majorHAnsi"/>
            <w:color w:val="313131"/>
            <w:sz w:val="24"/>
            <w:szCs w:val="24"/>
            <w:lang w:val="en-GB"/>
          </w:rPr>
          <w:t>Name: hotfix-*</w:t>
        </w:r>
      </w:ins>
      <w:ins w:id="388" w:author="Pham Thanh" w:date="2018-07-18T10:39:00Z">
        <w:r>
          <w:rPr>
            <w:rFonts w:asciiTheme="majorHAnsi" w:eastAsia="Times New Roman" w:hAnsiTheme="majorHAnsi" w:cstheme="majorHAnsi"/>
            <w:color w:val="313131"/>
            <w:sz w:val="24"/>
            <w:szCs w:val="24"/>
            <w:lang w:val="en-GB"/>
          </w:rPr>
          <w:t xml:space="preserve"> </w:t>
        </w:r>
      </w:ins>
      <w:ins w:id="389" w:author="Pham Thanh" w:date="2018-07-18T10:38:00Z">
        <w:r>
          <w:rPr>
            <w:rFonts w:asciiTheme="majorHAnsi" w:eastAsia="Times New Roman" w:hAnsiTheme="majorHAnsi" w:cstheme="majorHAnsi"/>
            <w:color w:val="313131"/>
            <w:sz w:val="24"/>
            <w:szCs w:val="24"/>
            <w:lang w:val="en-GB"/>
          </w:rPr>
          <w:t>(ví dụ hotfix-1.1)</w:t>
        </w:r>
      </w:ins>
    </w:p>
    <w:p w:rsidR="007C0367" w:rsidRDefault="007C0367" w:rsidP="007C0367">
      <w:pPr>
        <w:rPr>
          <w:ins w:id="390" w:author="Pham Thanh" w:date="2018-07-18T10:38:00Z"/>
          <w:rFonts w:asciiTheme="majorHAnsi" w:eastAsia="Times New Roman" w:hAnsiTheme="majorHAnsi" w:cstheme="majorHAnsi"/>
          <w:color w:val="313131"/>
          <w:sz w:val="24"/>
          <w:szCs w:val="24"/>
          <w:lang w:val="en-GB"/>
        </w:rPr>
      </w:pPr>
      <w:ins w:id="391" w:author="Pham Thanh" w:date="2018-07-18T10:42:00Z">
        <w:r>
          <w:rPr>
            <w:rFonts w:asciiTheme="majorHAnsi" w:eastAsia="Times New Roman" w:hAnsiTheme="majorHAnsi" w:cstheme="majorHAnsi"/>
            <w:color w:val="313131"/>
            <w:sz w:val="24"/>
            <w:szCs w:val="24"/>
            <w:lang w:val="en-GB"/>
          </w:rPr>
          <w:t xml:space="preserve">Nhánh này được tạo ra từ nhánh master . Ví dụ hiện tại version 1.1 là phiên bản product đang chạy và bỗng xuất hiện </w:t>
        </w:r>
      </w:ins>
      <w:ins w:id="392" w:author="Pham Thanh" w:date="2018-07-18T10:43:00Z">
        <w:r>
          <w:rPr>
            <w:rFonts w:asciiTheme="majorHAnsi" w:eastAsia="Times New Roman" w:hAnsiTheme="majorHAnsi" w:cstheme="majorHAnsi"/>
            <w:color w:val="313131"/>
            <w:sz w:val="24"/>
            <w:szCs w:val="24"/>
            <w:lang w:val="en-GB"/>
          </w:rPr>
          <w:t xml:space="preserve">lỗi nghiêm trọng. Tuy nhiên soure code trên develop vẫn chưa ổn định, vì thế chúng ta phải tách nhánh hotfix và tiến hành sửa lỗi. </w:t>
        </w:r>
      </w:ins>
    </w:p>
    <w:p w:rsidR="00D448BD" w:rsidRPr="00D448BD" w:rsidRDefault="007C0367" w:rsidP="00EB0FB7">
      <w:pPr>
        <w:rPr>
          <w:rFonts w:asciiTheme="majorHAnsi" w:eastAsia="Times New Roman" w:hAnsiTheme="majorHAnsi" w:cstheme="majorHAnsi"/>
          <w:color w:val="313131"/>
          <w:sz w:val="24"/>
          <w:szCs w:val="24"/>
          <w:lang w:val="en-GB"/>
          <w:rPrChange w:id="393" w:author="Pham Thanh" w:date="2018-07-18T10:14:00Z">
            <w:rPr/>
          </w:rPrChange>
        </w:rPr>
      </w:pPr>
      <w:ins w:id="394" w:author="Pham Thanh" w:date="2018-07-18T10:45:00Z">
        <w:r>
          <w:rPr>
            <w:rFonts w:asciiTheme="majorHAnsi" w:eastAsia="Times New Roman" w:hAnsiTheme="majorHAnsi" w:cstheme="majorHAnsi"/>
            <w:color w:val="313131"/>
            <w:sz w:val="24"/>
            <w:szCs w:val="24"/>
            <w:lang w:val="en-GB"/>
          </w:rPr>
          <w:t xml:space="preserve">Sau khi tách nhánh tiến hành </w:t>
        </w:r>
      </w:ins>
      <w:ins w:id="395" w:author="Pham Thanh" w:date="2018-07-18T10:46:00Z">
        <w:r>
          <w:rPr>
            <w:rFonts w:asciiTheme="majorHAnsi" w:eastAsia="Times New Roman" w:hAnsiTheme="majorHAnsi" w:cstheme="majorHAnsi"/>
            <w:color w:val="313131"/>
            <w:sz w:val="24"/>
            <w:szCs w:val="24"/>
            <w:lang w:val="en-GB"/>
          </w:rPr>
          <w:t xml:space="preserve">up version </w:t>
        </w:r>
        <w:r w:rsidR="00AD7359">
          <w:rPr>
            <w:rFonts w:asciiTheme="majorHAnsi" w:eastAsia="Times New Roman" w:hAnsiTheme="majorHAnsi" w:cstheme="majorHAnsi"/>
            <w:color w:val="313131"/>
            <w:sz w:val="24"/>
            <w:szCs w:val="24"/>
            <w:lang w:val="en-GB"/>
          </w:rPr>
          <w:t>và tiến hành commit</w:t>
        </w:r>
      </w:ins>
      <w:ins w:id="396" w:author="Pham Thanh" w:date="2018-07-18T10:52:00Z">
        <w:r w:rsidR="00AD7359">
          <w:rPr>
            <w:rFonts w:asciiTheme="majorHAnsi" w:eastAsia="Times New Roman" w:hAnsiTheme="majorHAnsi" w:cstheme="majorHAnsi"/>
            <w:color w:val="313131"/>
            <w:sz w:val="24"/>
            <w:szCs w:val="24"/>
            <w:lang w:val="en-GB"/>
          </w:rPr>
          <w:t xml:space="preserve"> khi sửa xong</w:t>
        </w:r>
      </w:ins>
      <w:ins w:id="397" w:author="Pham Thanh" w:date="2018-07-18T10:46:00Z">
        <w:r w:rsidR="00AD7359">
          <w:rPr>
            <w:rFonts w:asciiTheme="majorHAnsi" w:eastAsia="Times New Roman" w:hAnsiTheme="majorHAnsi" w:cstheme="majorHAnsi"/>
            <w:color w:val="313131"/>
            <w:sz w:val="24"/>
            <w:szCs w:val="24"/>
            <w:lang w:val="en-GB"/>
          </w:rPr>
          <w:t xml:space="preserve"> </w:t>
        </w:r>
      </w:ins>
    </w:p>
    <w:p w:rsidR="00C77AE6" w:rsidRDefault="00AD7359" w:rsidP="00EB0FB7">
      <w:pPr>
        <w:rPr>
          <w:ins w:id="398" w:author="Pham Thanh" w:date="2018-07-18T10:56:00Z"/>
          <w:rFonts w:asciiTheme="majorHAnsi" w:eastAsia="Times New Roman" w:hAnsiTheme="majorHAnsi" w:cstheme="majorHAnsi"/>
          <w:color w:val="313131"/>
          <w:sz w:val="24"/>
          <w:szCs w:val="24"/>
          <w:lang w:val="en-GB"/>
        </w:rPr>
      </w:pPr>
      <w:ins w:id="399" w:author="Pham Thanh" w:date="2018-07-18T10:52:00Z">
        <w:r>
          <w:rPr>
            <w:rFonts w:asciiTheme="majorHAnsi" w:eastAsia="Times New Roman" w:hAnsiTheme="majorHAnsi" w:cstheme="majorHAnsi"/>
            <w:color w:val="313131"/>
            <w:sz w:val="24"/>
            <w:szCs w:val="24"/>
            <w:lang w:val="en-GB"/>
          </w:rPr>
          <w:lastRenderedPageBreak/>
          <w:t>K</w:t>
        </w:r>
      </w:ins>
      <w:ins w:id="400" w:author="Pham Thanh" w:date="2018-07-18T10:51:00Z">
        <w:r w:rsidRPr="00AD7359">
          <w:rPr>
            <w:rFonts w:asciiTheme="majorHAnsi" w:eastAsia="Times New Roman" w:hAnsiTheme="majorHAnsi" w:cstheme="majorHAnsi"/>
            <w:color w:val="313131"/>
            <w:sz w:val="24"/>
            <w:szCs w:val="24"/>
            <w:lang w:val="en-GB"/>
            <w:rPrChange w:id="401" w:author="Pham Thanh" w:date="2018-07-18T10:51:00Z">
              <w:rPr>
                <w:rFonts w:ascii="Segoe UI" w:hAnsi="Segoe UI" w:cs="Segoe UI"/>
                <w:color w:val="1B1B1B"/>
                <w:spacing w:val="-1"/>
                <w:sz w:val="27"/>
                <w:szCs w:val="27"/>
                <w:shd w:val="clear" w:color="auto" w:fill="FFFFFF"/>
              </w:rPr>
            </w:rPrChange>
          </w:rPr>
          <w:t>ếkhi sửa xongcommit</w:t>
        </w:r>
        <w:r>
          <w:rPr>
            <w:rFonts w:asciiTheme="majorHAnsi" w:eastAsia="Times New Roman" w:hAnsiTheme="majorHAnsi" w:cstheme="majorHAnsi"/>
            <w:color w:val="313131"/>
            <w:sz w:val="24"/>
            <w:szCs w:val="24"/>
            <w:lang w:val="en-GB"/>
            <w:rPrChange w:id="402" w:author="Pham Thanh" w:date="2018-07-18T10:51:00Z">
              <w:rPr>
                <w:rFonts w:asciiTheme="majorHAnsi" w:eastAsia="Times New Roman" w:hAnsiTheme="majorHAnsi" w:cstheme="majorHAnsi"/>
                <w:color w:val="313131"/>
                <w:sz w:val="24"/>
                <w:szCs w:val="24"/>
                <w:lang w:val="en-GB"/>
              </w:rPr>
            </w:rPrChange>
          </w:rPr>
          <w:t>ững thay đổi phải được merge lại vào master , đồng thời cũng phải merge vào develop</w:t>
        </w:r>
        <w:r w:rsidRPr="00AD7359">
          <w:rPr>
            <w:rFonts w:asciiTheme="majorHAnsi" w:eastAsia="Times New Roman" w:hAnsiTheme="majorHAnsi" w:cstheme="majorHAnsi"/>
            <w:color w:val="313131"/>
            <w:sz w:val="24"/>
            <w:szCs w:val="24"/>
            <w:lang w:val="en-GB"/>
            <w:rPrChange w:id="403" w:author="Pham Thanh" w:date="2018-07-18T10:51:00Z">
              <w:rPr>
                <w:rFonts w:ascii="Segoe UI" w:hAnsi="Segoe UI" w:cs="Segoe UI"/>
                <w:color w:val="1B1B1B"/>
                <w:spacing w:val="-1"/>
                <w:sz w:val="27"/>
                <w:szCs w:val="27"/>
                <w:shd w:val="clear" w:color="auto" w:fill="FFFFFF"/>
              </w:rPr>
            </w:rPrChange>
          </w:rPr>
          <w:t> đg thay đổi phải được merge lại vào master , đồng thời cũng phải mer trên release branch phải không.</w:t>
        </w:r>
      </w:ins>
      <w:ins w:id="404" w:author="Pham Thanh" w:date="2018-07-18T10:53:00Z">
        <w:r>
          <w:rPr>
            <w:rFonts w:asciiTheme="majorHAnsi" w:eastAsia="Times New Roman" w:hAnsiTheme="majorHAnsi" w:cstheme="majorHAnsi"/>
            <w:color w:val="313131"/>
            <w:sz w:val="24"/>
            <w:szCs w:val="24"/>
            <w:lang w:val="en-GB"/>
          </w:rPr>
          <w:t xml:space="preserve"> T</w:t>
        </w:r>
        <w:r w:rsidRPr="00AD7359">
          <w:rPr>
            <w:rFonts w:asciiTheme="majorHAnsi" w:eastAsia="Times New Roman" w:hAnsiTheme="majorHAnsi" w:cstheme="majorHAnsi"/>
            <w:color w:val="313131"/>
            <w:sz w:val="24"/>
            <w:szCs w:val="24"/>
            <w:lang w:val="en-GB"/>
            <w:rPrChange w:id="405" w:author="Pham Thanh" w:date="2018-07-18T10:53:00Z">
              <w:rPr>
                <w:rFonts w:ascii="Segoe UI" w:hAnsi="Segoe UI" w:cs="Segoe UI"/>
                <w:color w:val="1B1B1B"/>
                <w:spacing w:val="-1"/>
                <w:sz w:val="27"/>
                <w:szCs w:val="27"/>
                <w:shd w:val="clear" w:color="auto" w:fill="FFFFFF"/>
              </w:rPr>
            </w:rPrChange>
          </w:rPr>
          <w:t>uy nhiên, có mhải được merge lại vào m</w:t>
        </w:r>
        <w:r w:rsidRPr="00AD7359">
          <w:rPr>
            <w:rFonts w:asciiTheme="majorHAnsi" w:eastAsia="Times New Roman" w:hAnsiTheme="majorHAnsi" w:cstheme="majorHAnsi"/>
            <w:b/>
            <w:bCs/>
            <w:color w:val="313131"/>
            <w:sz w:val="24"/>
            <w:szCs w:val="24"/>
            <w:lang w:val="en-GB"/>
            <w:rPrChange w:id="406" w:author="Pham Thanh" w:date="2018-07-18T10:53:00Z">
              <w:rPr>
                <w:rStyle w:val="Strong"/>
                <w:rFonts w:ascii="Segoe UI" w:hAnsi="Segoe UI" w:cs="Segoe UI"/>
                <w:color w:val="1B1B1B"/>
                <w:spacing w:val="-1"/>
                <w:sz w:val="27"/>
                <w:szCs w:val="27"/>
                <w:shd w:val="clear" w:color="auto" w:fill="FFFFFF"/>
              </w:rPr>
            </w:rPrChange>
          </w:rPr>
          <w:t>khi đang tcó mhải được merge lại vào master , đồng thời cũng phải mer trên release branch phải không.</w:t>
        </w:r>
        <w:r w:rsidRPr="00AD7359">
          <w:rPr>
            <w:rFonts w:asciiTheme="majorHAnsi" w:eastAsia="Times New Roman" w:hAnsiTheme="majorHAnsi" w:cstheme="majorHAnsi"/>
            <w:color w:val="313131"/>
            <w:sz w:val="24"/>
            <w:szCs w:val="24"/>
            <w:lang w:val="en-GB"/>
            <w:rPrChange w:id="407" w:author="Pham Thanh" w:date="2018-07-18T10:53:00Z">
              <w:rPr>
                <w:rFonts w:ascii="Segoe UI" w:hAnsi="Segoe UI" w:cs="Segoe UI"/>
                <w:color w:val="1B1B1B"/>
                <w:spacing w:val="-1"/>
                <w:sz w:val="27"/>
                <w:szCs w:val="27"/>
                <w:shd w:val="clear" w:color="auto" w:fill="FFFFFF"/>
              </w:rPr>
            </w:rPrChange>
          </w:rPr>
          <w:t>. Khi release branch đưmerge lại vào master , đồng thời cũng phải mer trên release ix cũng được merge vào develop, nên không có vấn đề gì cả. Trừ khi thực sự công việc ở </w:t>
        </w:r>
        <w:r w:rsidRPr="00AD7359">
          <w:rPr>
            <w:rFonts w:asciiTheme="majorHAnsi" w:eastAsia="Times New Roman" w:hAnsiTheme="majorHAnsi" w:cstheme="majorHAnsi"/>
            <w:color w:val="313131"/>
            <w:lang w:val="en-GB"/>
            <w:rPrChange w:id="408" w:author="Pham Thanh" w:date="2018-07-18T10:53:00Z">
              <w:rPr>
                <w:rStyle w:val="HTMLCode"/>
                <w:rFonts w:ascii="Consolas" w:eastAsiaTheme="majorEastAsia" w:hAnsi="Consolas"/>
                <w:color w:val="1B1B1B"/>
                <w:spacing w:val="-1"/>
                <w:sz w:val="24"/>
                <w:szCs w:val="24"/>
                <w:shd w:val="clear" w:color="auto" w:fill="EEEEEE"/>
              </w:rPr>
            </w:rPrChange>
          </w:rPr>
          <w:t>develop</w:t>
        </w:r>
        <w:r w:rsidRPr="00AD7359">
          <w:rPr>
            <w:rFonts w:asciiTheme="majorHAnsi" w:eastAsia="Times New Roman" w:hAnsiTheme="majorHAnsi" w:cstheme="majorHAnsi"/>
            <w:color w:val="313131"/>
            <w:sz w:val="24"/>
            <w:szCs w:val="24"/>
            <w:lang w:val="en-GB"/>
            <w:rPrChange w:id="409" w:author="Pham Thanh" w:date="2018-07-18T10:53:00Z">
              <w:rPr>
                <w:rFonts w:ascii="Segoe UI" w:hAnsi="Segoe UI" w:cs="Segoe UI"/>
                <w:color w:val="1B1B1B"/>
                <w:spacing w:val="-1"/>
                <w:sz w:val="27"/>
                <w:szCs w:val="27"/>
                <w:shd w:val="clear" w:color="auto" w:fill="FFFFFF"/>
              </w:rPr>
            </w:rPrChange>
          </w:rPr>
          <w:t> cvelopelease branch đưmerge lại vào master , đồng thời cũng phải mer trên release ix cũng được merge v</w:t>
        </w:r>
      </w:ins>
      <w:ins w:id="410" w:author="Pham Thanh" w:date="2018-07-18T10:55:00Z">
        <w:r>
          <w:rPr>
            <w:rFonts w:asciiTheme="majorHAnsi" w:eastAsia="Times New Roman" w:hAnsiTheme="majorHAnsi" w:cstheme="majorHAnsi"/>
            <w:color w:val="313131"/>
            <w:sz w:val="24"/>
            <w:szCs w:val="24"/>
            <w:lang w:val="en-GB"/>
          </w:rPr>
          <w:t>o develop.</w:t>
        </w:r>
      </w:ins>
    </w:p>
    <w:p w:rsidR="00DC5ABD" w:rsidRDefault="00DC5ABD" w:rsidP="00DC5ABD">
      <w:pPr>
        <w:pStyle w:val="Heading2"/>
        <w:rPr>
          <w:ins w:id="411" w:author="Pham Thanh" w:date="2018-07-18T16:47:00Z"/>
          <w:b/>
          <w:sz w:val="28"/>
          <w:szCs w:val="28"/>
          <w:lang w:val="en-GB"/>
        </w:rPr>
      </w:pPr>
      <w:ins w:id="412" w:author="Pham Thanh" w:date="2018-07-18T14:20:00Z">
        <w:r>
          <w:rPr>
            <w:b/>
            <w:sz w:val="28"/>
            <w:szCs w:val="28"/>
            <w:lang w:val="en-GB"/>
          </w:rPr>
          <w:t>5</w:t>
        </w:r>
        <w:r w:rsidRPr="007004E0">
          <w:rPr>
            <w:b/>
            <w:sz w:val="28"/>
            <w:szCs w:val="28"/>
            <w:lang w:val="en-GB"/>
          </w:rPr>
          <w:t xml:space="preserve"> </w:t>
        </w:r>
        <w:r>
          <w:rPr>
            <w:b/>
            <w:sz w:val="28"/>
            <w:szCs w:val="28"/>
            <w:lang w:val="en-GB"/>
          </w:rPr>
          <w:t>Các câu lệnh cơ bản trong git</w:t>
        </w:r>
      </w:ins>
      <w:ins w:id="413" w:author="Pham Thanh" w:date="2018-07-18T16:55:00Z">
        <w:r w:rsidR="000937F0">
          <w:rPr>
            <w:b/>
            <w:sz w:val="28"/>
            <w:szCs w:val="28"/>
            <w:lang w:val="en-GB"/>
          </w:rPr>
          <w:t>-scm</w:t>
        </w:r>
      </w:ins>
    </w:p>
    <w:p w:rsidR="00000263" w:rsidRPr="00000263" w:rsidRDefault="00000263" w:rsidP="00000263">
      <w:pPr>
        <w:rPr>
          <w:ins w:id="414" w:author="Pham Thanh" w:date="2018-07-18T14:20:00Z"/>
          <w:lang w:val="en-GB"/>
          <w:rPrChange w:id="415" w:author="Pham Thanh" w:date="2018-07-18T16:47:00Z">
            <w:rPr>
              <w:ins w:id="416" w:author="Pham Thanh" w:date="2018-07-18T14:20:00Z"/>
              <w:b/>
              <w:sz w:val="28"/>
              <w:szCs w:val="28"/>
              <w:lang w:val="en-GB"/>
            </w:rPr>
          </w:rPrChange>
        </w:rPr>
        <w:pPrChange w:id="417" w:author="Pham Thanh" w:date="2018-07-18T16:47:00Z">
          <w:pPr>
            <w:pStyle w:val="Heading2"/>
          </w:pPr>
        </w:pPrChange>
      </w:pPr>
      <w:ins w:id="418" w:author="Pham Thanh" w:date="2018-07-18T16:47:00Z">
        <w:r w:rsidRPr="000937F0">
          <w:rPr>
            <w:rFonts w:asciiTheme="majorHAnsi" w:eastAsia="Times New Roman" w:hAnsiTheme="majorHAnsi" w:cstheme="majorHAnsi"/>
            <w:color w:val="313131"/>
            <w:sz w:val="24"/>
            <w:szCs w:val="24"/>
            <w:lang w:val="en-GB"/>
            <w:rPrChange w:id="419" w:author="Pham Thanh" w:date="2018-07-18T16:52:00Z">
              <w:rPr>
                <w:lang w:val="en-GB"/>
              </w:rPr>
            </w:rPrChange>
          </w:rPr>
          <w:t xml:space="preserve">Bên câu  github desktop bạn có thể sử dụng git bằng những câu lệnh và cần phải có một phần mềm để </w:t>
        </w:r>
      </w:ins>
      <w:ins w:id="420" w:author="Pham Thanh" w:date="2018-07-18T16:49:00Z">
        <w:r w:rsidRPr="000937F0">
          <w:rPr>
            <w:rFonts w:asciiTheme="majorHAnsi" w:eastAsia="Times New Roman" w:hAnsiTheme="majorHAnsi" w:cstheme="majorHAnsi"/>
            <w:color w:val="313131"/>
            <w:sz w:val="24"/>
            <w:szCs w:val="24"/>
            <w:lang w:val="en-GB"/>
            <w:rPrChange w:id="421" w:author="Pham Thanh" w:date="2018-07-18T16:52:00Z">
              <w:rPr>
                <w:lang w:val="en-GB"/>
              </w:rPr>
            </w:rPrChange>
          </w:rPr>
          <w:t>thn câu  github desktop bạn có thể sử dụng</w:t>
        </w:r>
        <w:r>
          <w:rPr>
            <w:lang w:val="en-GB"/>
          </w:rPr>
          <w:t xml:space="preserve"> </w:t>
        </w:r>
        <w:r w:rsidRPr="000937F0">
          <w:rPr>
            <w:sz w:val="24"/>
            <w:szCs w:val="24"/>
            <w:lang w:val="en-GB"/>
            <w:rPrChange w:id="422" w:author="Pham Thanh" w:date="2018-07-18T16:58:00Z">
              <w:rPr>
                <w:lang w:val="en-GB"/>
              </w:rPr>
            </w:rPrChange>
          </w:rPr>
          <w:fldChar w:fldCharType="begin"/>
        </w:r>
        <w:r w:rsidRPr="000937F0">
          <w:rPr>
            <w:sz w:val="24"/>
            <w:szCs w:val="24"/>
            <w:lang w:val="en-GB"/>
            <w:rPrChange w:id="423" w:author="Pham Thanh" w:date="2018-07-18T16:58:00Z">
              <w:rPr>
                <w:lang w:val="en-GB"/>
              </w:rPr>
            </w:rPrChange>
          </w:rPr>
          <w:instrText xml:space="preserve"> HYPERLINK "https://git-scm.com/download/win" </w:instrText>
        </w:r>
        <w:r w:rsidRPr="000937F0">
          <w:rPr>
            <w:sz w:val="24"/>
            <w:szCs w:val="24"/>
            <w:lang w:val="en-GB"/>
            <w:rPrChange w:id="424" w:author="Pham Thanh" w:date="2018-07-18T16:58:00Z">
              <w:rPr>
                <w:lang w:val="en-GB"/>
              </w:rPr>
            </w:rPrChange>
          </w:rPr>
        </w:r>
        <w:r w:rsidRPr="000937F0">
          <w:rPr>
            <w:sz w:val="24"/>
            <w:szCs w:val="24"/>
            <w:lang w:val="en-GB"/>
            <w:rPrChange w:id="425" w:author="Pham Thanh" w:date="2018-07-18T16:58:00Z">
              <w:rPr>
                <w:lang w:val="en-GB"/>
              </w:rPr>
            </w:rPrChange>
          </w:rPr>
          <w:fldChar w:fldCharType="separate"/>
        </w:r>
        <w:r w:rsidRPr="000937F0">
          <w:rPr>
            <w:rStyle w:val="Hyperlink"/>
            <w:sz w:val="24"/>
            <w:szCs w:val="24"/>
            <w:lang w:val="en-GB"/>
            <w:rPrChange w:id="426" w:author="Pham Thanh" w:date="2018-07-18T16:58:00Z">
              <w:rPr>
                <w:rStyle w:val="Hyperlink"/>
                <w:lang w:val="en-GB"/>
              </w:rPr>
            </w:rPrChange>
          </w:rPr>
          <w:t>https://git-scm.com/download/win</w:t>
        </w:r>
        <w:r w:rsidRPr="000937F0">
          <w:rPr>
            <w:sz w:val="24"/>
            <w:szCs w:val="24"/>
            <w:lang w:val="en-GB"/>
            <w:rPrChange w:id="427" w:author="Pham Thanh" w:date="2018-07-18T16:58:00Z">
              <w:rPr>
                <w:lang w:val="en-GB"/>
              </w:rPr>
            </w:rPrChange>
          </w:rPr>
          <w:fldChar w:fldCharType="end"/>
        </w:r>
      </w:ins>
    </w:p>
    <w:p w:rsidR="00C54D8C" w:rsidRDefault="00C54D8C" w:rsidP="00C54D8C">
      <w:pPr>
        <w:pStyle w:val="Heading3"/>
        <w:rPr>
          <w:ins w:id="428" w:author="Pham Thanh" w:date="2018-07-18T16:46:00Z"/>
          <w:b/>
          <w:lang w:val="en-GB"/>
        </w:rPr>
      </w:pPr>
      <w:ins w:id="429" w:author="Pham Thanh" w:date="2018-07-18T16:13:00Z">
        <w:r>
          <w:rPr>
            <w:b/>
            <w:lang w:val="en-GB"/>
          </w:rPr>
          <w:t>5.1</w:t>
        </w:r>
        <w:r w:rsidRPr="00344B87">
          <w:rPr>
            <w:b/>
            <w:lang w:val="en-GB"/>
          </w:rPr>
          <w:t xml:space="preserve"> </w:t>
        </w:r>
      </w:ins>
      <w:ins w:id="430" w:author="Pham Thanh" w:date="2018-07-18T16:16:00Z">
        <w:r>
          <w:rPr>
            <w:b/>
            <w:lang w:val="en-GB"/>
          </w:rPr>
          <w:t xml:space="preserve">Cấu hình git lần đầu </w:t>
        </w:r>
      </w:ins>
    </w:p>
    <w:p w:rsidR="00C54D8C" w:rsidRPr="00000263" w:rsidRDefault="00000263" w:rsidP="00C54D8C">
      <w:pPr>
        <w:rPr>
          <w:ins w:id="431" w:author="Pham Thanh" w:date="2018-07-18T16:19:00Z"/>
          <w:rFonts w:asciiTheme="majorHAnsi" w:eastAsia="Times New Roman" w:hAnsiTheme="majorHAnsi" w:cstheme="majorHAnsi"/>
          <w:b/>
          <w:color w:val="313131"/>
          <w:lang w:val="en-GB"/>
          <w:rPrChange w:id="432" w:author="Pham Thanh" w:date="2018-07-18T16:46:00Z">
            <w:rPr>
              <w:ins w:id="433" w:author="Pham Thanh" w:date="2018-07-18T16:19:00Z"/>
              <w:lang w:val="en-GB"/>
            </w:rPr>
          </w:rPrChange>
        </w:rPr>
        <w:pPrChange w:id="434" w:author="Pham Thanh" w:date="2018-07-18T16:23:00Z">
          <w:pPr>
            <w:pStyle w:val="NormalWeb"/>
            <w:shd w:val="clear" w:color="auto" w:fill="FCFCFA"/>
            <w:spacing w:before="0" w:beforeAutospacing="0" w:after="165" w:afterAutospacing="0" w:line="330" w:lineRule="atLeast"/>
          </w:pPr>
        </w:pPrChange>
      </w:pPr>
      <w:ins w:id="435" w:author="Pham Thanh" w:date="2018-07-18T16:16:00Z">
        <w:r>
          <w:rPr>
            <w:lang w:val="en-GB"/>
            <w:rPrChange w:id="436" w:author="Pham Thanh" w:date="2018-07-18T16:46:00Z">
              <w:rPr>
                <w:lang w:val="en-GB"/>
              </w:rPr>
            </w:rPrChange>
          </w:rPr>
          <w:br/>
        </w:r>
      </w:ins>
      <w:ins w:id="437" w:author="Pham Thanh" w:date="2018-07-18T16:19:00Z">
        <w:r w:rsidR="00C54D8C" w:rsidRPr="00000263">
          <w:rPr>
            <w:rFonts w:asciiTheme="majorHAnsi" w:eastAsia="Times New Roman" w:hAnsiTheme="majorHAnsi" w:cstheme="majorHAnsi"/>
            <w:b/>
            <w:color w:val="313131"/>
            <w:lang w:val="en-GB"/>
            <w:rPrChange w:id="438" w:author="Pham Thanh" w:date="2018-07-18T16:46:00Z">
              <w:rPr>
                <w:rStyle w:val="Hyperlink"/>
                <w:rFonts w:ascii="Georgia" w:eastAsiaTheme="majorEastAsia" w:hAnsi="Georgia"/>
                <w:color w:val="0388A6"/>
              </w:rPr>
            </w:rPrChange>
          </w:rPr>
          <w:t>Danh Tính C</w:t>
        </w:r>
        <w:r w:rsidR="00C54D8C" w:rsidRPr="00000263">
          <w:rPr>
            <w:rFonts w:asciiTheme="majorHAnsi" w:eastAsia="Times New Roman" w:hAnsiTheme="majorHAnsi" w:cstheme="majorHAnsi"/>
            <w:b/>
            <w:color w:val="313131"/>
            <w:lang w:val="en-GB"/>
            <w:rPrChange w:id="439" w:author="Pham Thanh" w:date="2018-07-18T16:46:00Z">
              <w:rPr>
                <w:rStyle w:val="Hyperlink"/>
                <w:rFonts w:ascii="Cambria" w:eastAsiaTheme="majorEastAsia" w:hAnsi="Cambria" w:cs="Cambria"/>
                <w:color w:val="0388A6"/>
              </w:rPr>
            </w:rPrChange>
          </w:rPr>
          <w:t>ủ</w:t>
        </w:r>
        <w:r w:rsidR="00C54D8C" w:rsidRPr="00000263">
          <w:rPr>
            <w:rFonts w:asciiTheme="majorHAnsi" w:eastAsia="Times New Roman" w:hAnsiTheme="majorHAnsi" w:cstheme="majorHAnsi"/>
            <w:b/>
            <w:color w:val="313131"/>
            <w:lang w:val="en-GB"/>
            <w:rPrChange w:id="440" w:author="Pham Thanh" w:date="2018-07-18T16:46:00Z">
              <w:rPr>
                <w:rStyle w:val="Hyperlink"/>
                <w:rFonts w:ascii="Georgia" w:eastAsiaTheme="majorEastAsia" w:hAnsi="Georgia"/>
                <w:color w:val="0388A6"/>
              </w:rPr>
            </w:rPrChange>
          </w:rPr>
          <w:t>a B</w:t>
        </w:r>
        <w:r w:rsidR="00C54D8C" w:rsidRPr="00000263">
          <w:rPr>
            <w:rFonts w:asciiTheme="majorHAnsi" w:eastAsia="Times New Roman" w:hAnsiTheme="majorHAnsi" w:cstheme="majorHAnsi"/>
            <w:b/>
            <w:color w:val="313131"/>
            <w:lang w:val="en-GB"/>
            <w:rPrChange w:id="441" w:author="Pham Thanh" w:date="2018-07-18T16:46:00Z">
              <w:rPr>
                <w:rStyle w:val="Hyperlink"/>
                <w:rFonts w:ascii="Cambria" w:eastAsiaTheme="majorEastAsia" w:hAnsi="Cambria" w:cs="Cambria"/>
                <w:color w:val="0388A6"/>
              </w:rPr>
            </w:rPrChange>
          </w:rPr>
          <w:t>ạ</w:t>
        </w:r>
        <w:r w:rsidR="00C54D8C" w:rsidRPr="00000263">
          <w:rPr>
            <w:rFonts w:asciiTheme="majorHAnsi" w:eastAsia="Times New Roman" w:hAnsiTheme="majorHAnsi" w:cstheme="majorHAnsi"/>
            <w:b/>
            <w:color w:val="313131"/>
            <w:lang w:val="en-GB"/>
            <w:rPrChange w:id="442" w:author="Pham Thanh" w:date="2018-07-18T16:46:00Z">
              <w:rPr>
                <w:rStyle w:val="Hyperlink"/>
                <w:rFonts w:ascii="Georgia" w:eastAsiaTheme="majorEastAsia" w:hAnsi="Georgia"/>
                <w:color w:val="0388A6"/>
              </w:rPr>
            </w:rPrChange>
          </w:rPr>
          <w:t>n</w:t>
        </w:r>
      </w:ins>
    </w:p>
    <w:p w:rsidR="00C54D8C" w:rsidRPr="00C54D8C" w:rsidRDefault="00C54D8C" w:rsidP="00C54D8C">
      <w:pPr>
        <w:rPr>
          <w:ins w:id="443" w:author="Pham Thanh" w:date="2018-07-18T16:17:00Z"/>
          <w:rFonts w:asciiTheme="majorHAnsi" w:eastAsia="Times New Roman" w:hAnsiTheme="majorHAnsi" w:cstheme="majorHAnsi"/>
          <w:b/>
          <w:color w:val="313131"/>
          <w:sz w:val="24"/>
          <w:szCs w:val="24"/>
          <w:lang w:val="en-GB"/>
          <w:rPrChange w:id="444" w:author="Pham Thanh" w:date="2018-07-18T16:19:00Z">
            <w:rPr>
              <w:ins w:id="445" w:author="Pham Thanh" w:date="2018-07-18T16:17:00Z"/>
              <w:rFonts w:ascii="Georgia" w:hAnsi="Georgia"/>
              <w:color w:val="4E443C"/>
              <w:sz w:val="21"/>
              <w:szCs w:val="21"/>
            </w:rPr>
          </w:rPrChange>
        </w:rPr>
        <w:pPrChange w:id="446" w:author="Pham Thanh" w:date="2018-07-18T16:23:00Z">
          <w:pPr>
            <w:pStyle w:val="NormalWeb"/>
            <w:shd w:val="clear" w:color="auto" w:fill="FCFCFA"/>
            <w:spacing w:before="0" w:beforeAutospacing="0" w:after="165" w:afterAutospacing="0" w:line="330" w:lineRule="atLeast"/>
          </w:pPr>
        </w:pPrChange>
      </w:pPr>
      <w:ins w:id="447" w:author="Pham Thanh" w:date="2018-07-18T16:17:00Z">
        <w:r w:rsidRPr="00C54D8C">
          <w:rPr>
            <w:rFonts w:asciiTheme="majorHAnsi" w:hAnsiTheme="majorHAnsi" w:cstheme="majorHAnsi"/>
            <w:color w:val="313131"/>
            <w:sz w:val="24"/>
            <w:szCs w:val="24"/>
            <w:lang w:val="en-GB"/>
            <w:rPrChange w:id="448" w:author="Pham Thanh" w:date="2018-07-18T16:17:00Z">
              <w:rPr>
                <w:rFonts w:ascii="Georgia" w:hAnsi="Georgia"/>
                <w:color w:val="4E443C"/>
                <w:sz w:val="21"/>
                <w:szCs w:val="21"/>
              </w:rPr>
            </w:rPrChange>
          </w:rPr>
          <w:t>Vi</w:t>
        </w:r>
        <w:r w:rsidRPr="00C54D8C">
          <w:rPr>
            <w:rFonts w:asciiTheme="majorHAnsi" w:hAnsiTheme="majorHAnsi" w:cstheme="majorHAnsi"/>
            <w:color w:val="313131"/>
            <w:sz w:val="24"/>
            <w:szCs w:val="24"/>
            <w:lang w:val="en-GB"/>
            <w:rPrChange w:id="449"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450" w:author="Pham Thanh" w:date="2018-07-18T16:17:00Z">
              <w:rPr>
                <w:rFonts w:ascii="Georgia" w:hAnsi="Georgia"/>
                <w:color w:val="4E443C"/>
                <w:sz w:val="21"/>
                <w:szCs w:val="21"/>
              </w:rPr>
            </w:rPrChange>
          </w:rPr>
          <w:t xml:space="preserve">c </w:t>
        </w:r>
        <w:r w:rsidRPr="00C54D8C">
          <w:rPr>
            <w:rFonts w:asciiTheme="majorHAnsi" w:hAnsiTheme="majorHAnsi" w:cstheme="majorHAnsi"/>
            <w:color w:val="313131"/>
            <w:sz w:val="24"/>
            <w:szCs w:val="24"/>
            <w:lang w:val="en-GB"/>
            <w:rPrChange w:id="451"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452" w:author="Pham Thanh" w:date="2018-07-18T16:17:00Z">
              <w:rPr>
                <w:rFonts w:ascii="Cambria" w:hAnsi="Cambria" w:cs="Cambria"/>
                <w:color w:val="4E443C"/>
                <w:sz w:val="21"/>
                <w:szCs w:val="21"/>
              </w:rPr>
            </w:rPrChange>
          </w:rPr>
          <w:t>ầ</w:t>
        </w:r>
        <w:r w:rsidRPr="00C54D8C">
          <w:rPr>
            <w:rFonts w:asciiTheme="majorHAnsi" w:hAnsiTheme="majorHAnsi" w:cstheme="majorHAnsi"/>
            <w:color w:val="313131"/>
            <w:sz w:val="24"/>
            <w:szCs w:val="24"/>
            <w:lang w:val="en-GB"/>
            <w:rPrChange w:id="453" w:author="Pham Thanh" w:date="2018-07-18T16:17:00Z">
              <w:rPr>
                <w:rFonts w:ascii="Georgia" w:hAnsi="Georgia"/>
                <w:color w:val="4E443C"/>
                <w:sz w:val="21"/>
                <w:szCs w:val="21"/>
              </w:rPr>
            </w:rPrChange>
          </w:rPr>
          <w:t>u ti</w:t>
        </w:r>
        <w:r w:rsidRPr="00C54D8C">
          <w:rPr>
            <w:rFonts w:asciiTheme="majorHAnsi" w:hAnsiTheme="majorHAnsi" w:cstheme="majorHAnsi"/>
            <w:color w:val="313131"/>
            <w:sz w:val="24"/>
            <w:szCs w:val="24"/>
            <w:lang w:val="en-GB"/>
            <w:rPrChange w:id="454"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455" w:author="Pham Thanh" w:date="2018-07-18T16:17:00Z">
              <w:rPr>
                <w:rFonts w:ascii="Georgia" w:hAnsi="Georgia"/>
                <w:color w:val="4E443C"/>
                <w:sz w:val="21"/>
                <w:szCs w:val="21"/>
              </w:rPr>
            </w:rPrChange>
          </w:rPr>
          <w:t>n b</w:t>
        </w:r>
        <w:r w:rsidRPr="00C54D8C">
          <w:rPr>
            <w:rFonts w:asciiTheme="majorHAnsi" w:hAnsiTheme="majorHAnsi" w:cstheme="majorHAnsi"/>
            <w:color w:val="313131"/>
            <w:sz w:val="24"/>
            <w:szCs w:val="24"/>
            <w:lang w:val="en-GB"/>
            <w:rPrChange w:id="456"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457" w:author="Pham Thanh" w:date="2018-07-18T16:17:00Z">
              <w:rPr>
                <w:rFonts w:ascii="Georgia" w:hAnsi="Georgia"/>
                <w:color w:val="4E443C"/>
                <w:sz w:val="21"/>
                <w:szCs w:val="21"/>
              </w:rPr>
            </w:rPrChange>
          </w:rPr>
          <w:t>n n</w:t>
        </w:r>
        <w:r w:rsidRPr="00C54D8C">
          <w:rPr>
            <w:rFonts w:asciiTheme="majorHAnsi" w:hAnsiTheme="majorHAnsi" w:cstheme="majorHAnsi"/>
            <w:color w:val="313131"/>
            <w:sz w:val="24"/>
            <w:szCs w:val="24"/>
            <w:lang w:val="en-GB"/>
            <w:rPrChange w:id="458"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459" w:author="Pham Thanh" w:date="2018-07-18T16:17:00Z">
              <w:rPr>
                <w:rFonts w:ascii="Georgia" w:hAnsi="Georgia"/>
                <w:color w:val="4E443C"/>
                <w:sz w:val="21"/>
                <w:szCs w:val="21"/>
              </w:rPr>
            </w:rPrChange>
          </w:rPr>
          <w:t>n l</w:t>
        </w:r>
        <w:r w:rsidRPr="00C54D8C">
          <w:rPr>
            <w:rFonts w:asciiTheme="majorHAnsi" w:hAnsiTheme="majorHAnsi" w:cstheme="majorHAnsi"/>
            <w:color w:val="313131"/>
            <w:sz w:val="24"/>
            <w:szCs w:val="24"/>
            <w:lang w:val="en-GB"/>
            <w:rPrChange w:id="460"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461" w:author="Pham Thanh" w:date="2018-07-18T16:17:00Z">
              <w:rPr>
                <w:rFonts w:ascii="Georgia" w:hAnsi="Georgia"/>
                <w:color w:val="4E443C"/>
                <w:sz w:val="21"/>
                <w:szCs w:val="21"/>
              </w:rPr>
            </w:rPrChange>
          </w:rPr>
          <w:t>m khi c</w:t>
        </w:r>
        <w:r w:rsidRPr="00C54D8C">
          <w:rPr>
            <w:rFonts w:asciiTheme="majorHAnsi" w:hAnsiTheme="majorHAnsi" w:cstheme="majorHAnsi"/>
            <w:color w:val="313131"/>
            <w:sz w:val="24"/>
            <w:szCs w:val="24"/>
            <w:lang w:val="en-GB"/>
            <w:rPrChange w:id="462"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463" w:author="Pham Thanh" w:date="2018-07-18T16:17:00Z">
              <w:rPr>
                <w:rFonts w:ascii="Georgia" w:hAnsi="Georgia"/>
                <w:color w:val="4E443C"/>
                <w:sz w:val="21"/>
                <w:szCs w:val="21"/>
              </w:rPr>
            </w:rPrChange>
          </w:rPr>
          <w:t>u h</w:t>
        </w:r>
        <w:r w:rsidRPr="00C54D8C">
          <w:rPr>
            <w:rFonts w:asciiTheme="majorHAnsi" w:hAnsiTheme="majorHAnsi" w:cstheme="majorHAnsi"/>
            <w:color w:val="313131"/>
            <w:sz w:val="24"/>
            <w:szCs w:val="24"/>
            <w:lang w:val="en-GB"/>
            <w:rPrChange w:id="464"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465" w:author="Pham Thanh" w:date="2018-07-18T16:17:00Z">
              <w:rPr>
                <w:rFonts w:ascii="Georgia" w:hAnsi="Georgia"/>
                <w:color w:val="4E443C"/>
                <w:sz w:val="21"/>
                <w:szCs w:val="21"/>
              </w:rPr>
            </w:rPrChange>
          </w:rPr>
          <w:t>nh Git l</w:t>
        </w:r>
        <w:r w:rsidRPr="00C54D8C">
          <w:rPr>
            <w:rFonts w:asciiTheme="majorHAnsi" w:hAnsiTheme="majorHAnsi" w:cstheme="majorHAnsi"/>
            <w:color w:val="313131"/>
            <w:sz w:val="24"/>
            <w:szCs w:val="24"/>
            <w:lang w:val="en-GB"/>
            <w:rPrChange w:id="466"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467" w:author="Pham Thanh" w:date="2018-07-18T16:17:00Z">
              <w:rPr>
                <w:rFonts w:ascii="Georgia" w:hAnsi="Georgia"/>
                <w:color w:val="4E443C"/>
                <w:sz w:val="21"/>
                <w:szCs w:val="21"/>
              </w:rPr>
            </w:rPrChange>
          </w:rPr>
          <w:t xml:space="preserve"> ch</w:t>
        </w:r>
        <w:r w:rsidRPr="00C54D8C">
          <w:rPr>
            <w:rFonts w:asciiTheme="majorHAnsi" w:hAnsiTheme="majorHAnsi" w:cstheme="majorHAnsi"/>
            <w:color w:val="313131"/>
            <w:sz w:val="24"/>
            <w:szCs w:val="24"/>
            <w:lang w:val="en-GB"/>
            <w:rPrChange w:id="468" w:author="Pham Thanh" w:date="2018-07-18T16:17:00Z">
              <w:rPr>
                <w:rFonts w:ascii="Cambria" w:hAnsi="Cambria" w:cs="Cambria"/>
                <w:color w:val="4E443C"/>
                <w:sz w:val="21"/>
                <w:szCs w:val="21"/>
              </w:rPr>
            </w:rPrChange>
          </w:rPr>
          <w:t>ỉ</w:t>
        </w:r>
        <w:r w:rsidRPr="00C54D8C">
          <w:rPr>
            <w:rFonts w:asciiTheme="majorHAnsi" w:hAnsiTheme="majorHAnsi" w:cstheme="majorHAnsi"/>
            <w:color w:val="313131"/>
            <w:sz w:val="24"/>
            <w:szCs w:val="24"/>
            <w:lang w:val="en-GB"/>
            <w:rPrChange w:id="469"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470"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471"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472" w:author="Pham Thanh" w:date="2018-07-18T16:17:00Z">
              <w:rPr>
                <w:rFonts w:ascii="Georgia" w:hAnsi="Georgia"/>
                <w:color w:val="4E443C"/>
                <w:sz w:val="21"/>
                <w:szCs w:val="21"/>
              </w:rPr>
            </w:rPrChange>
          </w:rPr>
          <w:t>nh t</w:t>
        </w:r>
        <w:r w:rsidRPr="00C54D8C">
          <w:rPr>
            <w:rFonts w:asciiTheme="majorHAnsi" w:hAnsiTheme="majorHAnsi" w:cstheme="majorHAnsi"/>
            <w:color w:val="313131"/>
            <w:sz w:val="24"/>
            <w:szCs w:val="24"/>
            <w:lang w:val="en-GB"/>
            <w:rPrChange w:id="473"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474" w:author="Pham Thanh" w:date="2018-07-18T16:17:00Z">
              <w:rPr>
                <w:rFonts w:ascii="Georgia" w:hAnsi="Georgia"/>
                <w:color w:val="4E443C"/>
                <w:sz w:val="21"/>
                <w:szCs w:val="21"/>
              </w:rPr>
            </w:rPrChange>
          </w:rPr>
          <w:t>n t</w:t>
        </w:r>
        <w:r w:rsidRPr="00C54D8C">
          <w:rPr>
            <w:rFonts w:asciiTheme="majorHAnsi" w:hAnsiTheme="majorHAnsi" w:cstheme="majorHAnsi"/>
            <w:color w:val="313131"/>
            <w:sz w:val="24"/>
            <w:szCs w:val="24"/>
            <w:lang w:val="en-GB"/>
            <w:rPrChange w:id="475"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476" w:author="Pham Thanh" w:date="2018-07-18T16:17:00Z">
              <w:rPr>
                <w:rFonts w:ascii="Georgia" w:hAnsi="Georgia"/>
                <w:color w:val="4E443C"/>
                <w:sz w:val="21"/>
                <w:szCs w:val="21"/>
              </w:rPr>
            </w:rPrChange>
          </w:rPr>
          <w:t>i kho</w:t>
        </w:r>
        <w:r w:rsidRPr="00C54D8C">
          <w:rPr>
            <w:rFonts w:asciiTheme="majorHAnsi" w:hAnsiTheme="majorHAnsi" w:cstheme="majorHAnsi"/>
            <w:color w:val="313131"/>
            <w:sz w:val="24"/>
            <w:szCs w:val="24"/>
            <w:lang w:val="en-GB"/>
            <w:rPrChange w:id="477"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478" w:author="Pham Thanh" w:date="2018-07-18T16:17:00Z">
              <w:rPr>
                <w:rFonts w:ascii="Georgia" w:hAnsi="Georgia"/>
                <w:color w:val="4E443C"/>
                <w:sz w:val="21"/>
                <w:szCs w:val="21"/>
              </w:rPr>
            </w:rPrChange>
          </w:rPr>
          <w:t>n v</w:t>
        </w:r>
        <w:r w:rsidRPr="00C54D8C">
          <w:rPr>
            <w:rFonts w:asciiTheme="majorHAnsi" w:hAnsiTheme="majorHAnsi" w:cstheme="majorHAnsi"/>
            <w:color w:val="313131"/>
            <w:sz w:val="24"/>
            <w:szCs w:val="24"/>
            <w:lang w:val="en-GB"/>
            <w:rPrChange w:id="479"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480"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481"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482"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483" w:author="Pham Thanh" w:date="2018-07-18T16:17:00Z">
              <w:rPr>
                <w:rFonts w:ascii="Georgia" w:hAnsi="Georgia"/>
                <w:color w:val="4E443C"/>
                <w:sz w:val="21"/>
                <w:szCs w:val="21"/>
              </w:rPr>
            </w:rPrChange>
          </w:rPr>
          <w:t>a ch</w:t>
        </w:r>
        <w:r w:rsidRPr="00C54D8C">
          <w:rPr>
            <w:rFonts w:asciiTheme="majorHAnsi" w:hAnsiTheme="majorHAnsi" w:cstheme="majorHAnsi"/>
            <w:color w:val="313131"/>
            <w:sz w:val="24"/>
            <w:szCs w:val="24"/>
            <w:lang w:val="en-GB"/>
            <w:rPrChange w:id="484" w:author="Pham Thanh" w:date="2018-07-18T16:17:00Z">
              <w:rPr>
                <w:rFonts w:ascii="Cambria" w:hAnsi="Cambria" w:cs="Cambria"/>
                <w:color w:val="4E443C"/>
                <w:sz w:val="21"/>
                <w:szCs w:val="21"/>
              </w:rPr>
            </w:rPrChange>
          </w:rPr>
          <w:t>ỉ</w:t>
        </w:r>
        <w:r w:rsidRPr="00C54D8C">
          <w:rPr>
            <w:rFonts w:asciiTheme="majorHAnsi" w:hAnsiTheme="majorHAnsi" w:cstheme="majorHAnsi"/>
            <w:color w:val="313131"/>
            <w:sz w:val="24"/>
            <w:szCs w:val="24"/>
            <w:lang w:val="en-GB"/>
            <w:rPrChange w:id="485" w:author="Pham Thanh" w:date="2018-07-18T16:17:00Z">
              <w:rPr>
                <w:rFonts w:ascii="Georgia" w:hAnsi="Georgia"/>
                <w:color w:val="4E443C"/>
                <w:sz w:val="21"/>
                <w:szCs w:val="21"/>
              </w:rPr>
            </w:rPrChange>
          </w:rPr>
          <w:t xml:space="preserve"> e-mail. </w:t>
        </w:r>
        <w:r w:rsidRPr="00C54D8C">
          <w:rPr>
            <w:rFonts w:asciiTheme="majorHAnsi" w:hAnsiTheme="majorHAnsi" w:cstheme="majorHAnsi"/>
            <w:color w:val="313131"/>
            <w:sz w:val="24"/>
            <w:szCs w:val="24"/>
            <w:lang w:val="en-GB"/>
            <w:rPrChange w:id="486"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487" w:author="Pham Thanh" w:date="2018-07-18T16:17:00Z">
              <w:rPr>
                <w:rFonts w:ascii="Georgia" w:hAnsi="Georgia"/>
                <w:color w:val="4E443C"/>
                <w:sz w:val="21"/>
                <w:szCs w:val="21"/>
              </w:rPr>
            </w:rPrChange>
          </w:rPr>
          <w:t>i</w:t>
        </w:r>
        <w:r w:rsidRPr="00C54D8C">
          <w:rPr>
            <w:rFonts w:asciiTheme="majorHAnsi" w:hAnsiTheme="majorHAnsi" w:cstheme="majorHAnsi"/>
            <w:color w:val="313131"/>
            <w:sz w:val="24"/>
            <w:szCs w:val="24"/>
            <w:lang w:val="en-GB"/>
            <w:rPrChange w:id="488" w:author="Pham Thanh" w:date="2018-07-18T16:17:00Z">
              <w:rPr>
                <w:rFonts w:ascii="Cambria" w:hAnsi="Cambria" w:cs="Cambria"/>
                <w:color w:val="4E443C"/>
                <w:sz w:val="21"/>
                <w:szCs w:val="21"/>
              </w:rPr>
            </w:rPrChange>
          </w:rPr>
          <w:t>ề</w:t>
        </w:r>
        <w:r w:rsidRPr="00C54D8C">
          <w:rPr>
            <w:rFonts w:asciiTheme="majorHAnsi" w:hAnsiTheme="majorHAnsi" w:cstheme="majorHAnsi"/>
            <w:color w:val="313131"/>
            <w:sz w:val="24"/>
            <w:szCs w:val="24"/>
            <w:lang w:val="en-GB"/>
            <w:rPrChange w:id="489" w:author="Pham Thanh" w:date="2018-07-18T16:17:00Z">
              <w:rPr>
                <w:rFonts w:ascii="Georgia" w:hAnsi="Georgia"/>
                <w:color w:val="4E443C"/>
                <w:sz w:val="21"/>
                <w:szCs w:val="21"/>
              </w:rPr>
            </w:rPrChange>
          </w:rPr>
          <w:t>u n</w:t>
        </w:r>
        <w:r w:rsidRPr="00C54D8C">
          <w:rPr>
            <w:rFonts w:asciiTheme="majorHAnsi" w:hAnsiTheme="majorHAnsi" w:cstheme="majorHAnsi"/>
            <w:color w:val="313131"/>
            <w:sz w:val="24"/>
            <w:szCs w:val="24"/>
            <w:lang w:val="en-GB"/>
            <w:rPrChange w:id="490"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491" w:author="Pham Thanh" w:date="2018-07-18T16:17:00Z">
              <w:rPr>
                <w:rFonts w:ascii="Georgia" w:hAnsi="Georgia"/>
                <w:color w:val="4E443C"/>
                <w:sz w:val="21"/>
                <w:szCs w:val="21"/>
              </w:rPr>
            </w:rPrChange>
          </w:rPr>
          <w:t>y r</w:t>
        </w:r>
        <w:r w:rsidRPr="00C54D8C">
          <w:rPr>
            <w:rFonts w:asciiTheme="majorHAnsi" w:hAnsiTheme="majorHAnsi" w:cstheme="majorHAnsi"/>
            <w:color w:val="313131"/>
            <w:sz w:val="24"/>
            <w:szCs w:val="24"/>
            <w:lang w:val="en-GB"/>
            <w:rPrChange w:id="492"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493" w:author="Pham Thanh" w:date="2018-07-18T16:17:00Z">
              <w:rPr>
                <w:rFonts w:ascii="Georgia" w:hAnsi="Georgia"/>
                <w:color w:val="4E443C"/>
                <w:sz w:val="21"/>
                <w:szCs w:val="21"/>
              </w:rPr>
            </w:rPrChange>
          </w:rPr>
          <w:t>t quan tr</w:t>
        </w:r>
        <w:r w:rsidRPr="00C54D8C">
          <w:rPr>
            <w:rFonts w:asciiTheme="majorHAnsi" w:hAnsiTheme="majorHAnsi" w:cstheme="majorHAnsi"/>
            <w:color w:val="313131"/>
            <w:sz w:val="24"/>
            <w:szCs w:val="24"/>
            <w:lang w:val="en-GB"/>
            <w:rPrChange w:id="494" w:author="Pham Thanh" w:date="2018-07-18T16:17:00Z">
              <w:rPr>
                <w:rFonts w:ascii="Cambria" w:hAnsi="Cambria" w:cs="Cambria"/>
                <w:color w:val="4E443C"/>
                <w:sz w:val="21"/>
                <w:szCs w:val="21"/>
              </w:rPr>
            </w:rPrChange>
          </w:rPr>
          <w:t>ọ</w:t>
        </w:r>
        <w:r w:rsidRPr="00C54D8C">
          <w:rPr>
            <w:rFonts w:asciiTheme="majorHAnsi" w:hAnsiTheme="majorHAnsi" w:cstheme="majorHAnsi"/>
            <w:color w:val="313131"/>
            <w:sz w:val="24"/>
            <w:szCs w:val="24"/>
            <w:lang w:val="en-GB"/>
            <w:rPrChange w:id="495" w:author="Pham Thanh" w:date="2018-07-18T16:17:00Z">
              <w:rPr>
                <w:rFonts w:ascii="Georgia" w:hAnsi="Georgia"/>
                <w:color w:val="4E443C"/>
                <w:sz w:val="21"/>
                <w:szCs w:val="21"/>
              </w:rPr>
            </w:rPrChange>
          </w:rPr>
          <w:t>ng v</w:t>
        </w:r>
        <w:r w:rsidRPr="00C54D8C">
          <w:rPr>
            <w:rFonts w:asciiTheme="majorHAnsi" w:hAnsiTheme="majorHAnsi" w:cstheme="majorHAnsi"/>
            <w:color w:val="313131"/>
            <w:sz w:val="24"/>
            <w:szCs w:val="24"/>
            <w:lang w:val="en-GB"/>
            <w:rPrChange w:id="496"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497" w:author="Pham Thanh" w:date="2018-07-18T16:17:00Z">
              <w:rPr>
                <w:rFonts w:ascii="Georgia" w:hAnsi="Georgia"/>
                <w:color w:val="4E443C"/>
                <w:sz w:val="21"/>
                <w:szCs w:val="21"/>
              </w:rPr>
            </w:rPrChange>
          </w:rPr>
          <w:t xml:space="preserve"> m</w:t>
        </w:r>
        <w:r w:rsidRPr="00C54D8C">
          <w:rPr>
            <w:rFonts w:asciiTheme="majorHAnsi" w:hAnsiTheme="majorHAnsi" w:cstheme="majorHAnsi"/>
            <w:color w:val="313131"/>
            <w:sz w:val="24"/>
            <w:szCs w:val="24"/>
            <w:lang w:val="en-GB"/>
            <w:rPrChange w:id="498" w:author="Pham Thanh" w:date="2018-07-18T16:17:00Z">
              <w:rPr>
                <w:rFonts w:ascii="Cambria" w:hAnsi="Cambria" w:cs="Cambria"/>
                <w:color w:val="4E443C"/>
                <w:sz w:val="21"/>
                <w:szCs w:val="21"/>
              </w:rPr>
            </w:rPrChange>
          </w:rPr>
          <w:t>ỗ</w:t>
        </w:r>
        <w:r w:rsidRPr="00C54D8C">
          <w:rPr>
            <w:rFonts w:asciiTheme="majorHAnsi" w:hAnsiTheme="majorHAnsi" w:cstheme="majorHAnsi"/>
            <w:color w:val="313131"/>
            <w:sz w:val="24"/>
            <w:szCs w:val="24"/>
            <w:lang w:val="en-GB"/>
            <w:rPrChange w:id="499" w:author="Pham Thanh" w:date="2018-07-18T16:17:00Z">
              <w:rPr>
                <w:rFonts w:ascii="Georgia" w:hAnsi="Georgia"/>
                <w:color w:val="4E443C"/>
                <w:sz w:val="21"/>
                <w:szCs w:val="21"/>
              </w:rPr>
            </w:rPrChange>
          </w:rPr>
          <w:t>i Git s</w:t>
        </w:r>
        <w:r w:rsidRPr="00C54D8C">
          <w:rPr>
            <w:rFonts w:asciiTheme="majorHAnsi" w:hAnsiTheme="majorHAnsi" w:cstheme="majorHAnsi"/>
            <w:color w:val="313131"/>
            <w:sz w:val="24"/>
            <w:szCs w:val="24"/>
            <w:lang w:val="en-GB"/>
            <w:rPrChange w:id="500" w:author="Pham Thanh" w:date="2018-07-18T16:17:00Z">
              <w:rPr>
                <w:rFonts w:ascii="Cambria" w:hAnsi="Cambria" w:cs="Cambria"/>
                <w:color w:val="4E443C"/>
                <w:sz w:val="21"/>
                <w:szCs w:val="21"/>
              </w:rPr>
            </w:rPrChange>
          </w:rPr>
          <w:t>ẽ</w:t>
        </w:r>
        <w:r w:rsidRPr="00C54D8C">
          <w:rPr>
            <w:rFonts w:asciiTheme="majorHAnsi" w:hAnsiTheme="majorHAnsi" w:cstheme="majorHAnsi"/>
            <w:color w:val="313131"/>
            <w:sz w:val="24"/>
            <w:szCs w:val="24"/>
            <w:lang w:val="en-GB"/>
            <w:rPrChange w:id="501" w:author="Pham Thanh" w:date="2018-07-18T16:17:00Z">
              <w:rPr>
                <w:rFonts w:ascii="Georgia" w:hAnsi="Georgia"/>
                <w:color w:val="4E443C"/>
                <w:sz w:val="21"/>
                <w:szCs w:val="21"/>
              </w:rPr>
            </w:rPrChange>
          </w:rPr>
          <w:t xml:space="preserve"> s</w:t>
        </w:r>
        <w:r w:rsidRPr="00C54D8C">
          <w:rPr>
            <w:rFonts w:asciiTheme="majorHAnsi" w:hAnsiTheme="majorHAnsi" w:cstheme="majorHAnsi"/>
            <w:color w:val="313131"/>
            <w:sz w:val="24"/>
            <w:szCs w:val="24"/>
            <w:lang w:val="en-GB"/>
            <w:rPrChange w:id="502"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503"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504"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505" w:author="Pham Thanh" w:date="2018-07-18T16:17:00Z">
              <w:rPr>
                <w:rFonts w:ascii="Georgia" w:hAnsi="Georgia"/>
                <w:color w:val="4E443C"/>
                <w:sz w:val="21"/>
                <w:szCs w:val="21"/>
              </w:rPr>
            </w:rPrChange>
          </w:rPr>
          <w:t>ng ch</w:t>
        </w:r>
        <w:r w:rsidRPr="00C54D8C">
          <w:rPr>
            <w:rFonts w:asciiTheme="majorHAnsi" w:hAnsiTheme="majorHAnsi" w:cstheme="majorHAnsi"/>
            <w:color w:val="313131"/>
            <w:sz w:val="24"/>
            <w:szCs w:val="24"/>
            <w:lang w:val="en-GB"/>
            <w:rPrChange w:id="506" w:author="Pham Thanh" w:date="2018-07-18T16:17:00Z">
              <w:rPr>
                <w:rFonts w:ascii="Georgia" w:hAnsi="Georgia" w:cs="Georgia"/>
                <w:color w:val="4E443C"/>
                <w:sz w:val="21"/>
                <w:szCs w:val="21"/>
              </w:rPr>
            </w:rPrChange>
          </w:rPr>
          <w:t>ú</w:t>
        </w:r>
        <w:r w:rsidRPr="00C54D8C">
          <w:rPr>
            <w:rFonts w:asciiTheme="majorHAnsi" w:hAnsiTheme="majorHAnsi" w:cstheme="majorHAnsi"/>
            <w:color w:val="313131"/>
            <w:sz w:val="24"/>
            <w:szCs w:val="24"/>
            <w:lang w:val="en-GB"/>
            <w:rPrChange w:id="507" w:author="Pham Thanh" w:date="2018-07-18T16:17:00Z">
              <w:rPr>
                <w:rFonts w:ascii="Georgia" w:hAnsi="Georgia"/>
                <w:color w:val="4E443C"/>
                <w:sz w:val="21"/>
                <w:szCs w:val="21"/>
              </w:rPr>
            </w:rPrChange>
          </w:rPr>
          <w:t>ng cho m</w:t>
        </w:r>
        <w:r w:rsidRPr="00C54D8C">
          <w:rPr>
            <w:rFonts w:asciiTheme="majorHAnsi" w:hAnsiTheme="majorHAnsi" w:cstheme="majorHAnsi"/>
            <w:color w:val="313131"/>
            <w:sz w:val="24"/>
            <w:szCs w:val="24"/>
            <w:lang w:val="en-GB"/>
            <w:rPrChange w:id="508" w:author="Pham Thanh" w:date="2018-07-18T16:17:00Z">
              <w:rPr>
                <w:rFonts w:ascii="Cambria" w:hAnsi="Cambria" w:cs="Cambria"/>
                <w:color w:val="4E443C"/>
                <w:sz w:val="21"/>
                <w:szCs w:val="21"/>
              </w:rPr>
            </w:rPrChange>
          </w:rPr>
          <w:t>ỗ</w:t>
        </w:r>
        <w:r w:rsidRPr="00C54D8C">
          <w:rPr>
            <w:rFonts w:asciiTheme="majorHAnsi" w:hAnsiTheme="majorHAnsi" w:cstheme="majorHAnsi"/>
            <w:color w:val="313131"/>
            <w:sz w:val="24"/>
            <w:szCs w:val="24"/>
            <w:lang w:val="en-GB"/>
            <w:rPrChange w:id="509" w:author="Pham Thanh" w:date="2018-07-18T16:17:00Z">
              <w:rPr>
                <w:rFonts w:ascii="Georgia" w:hAnsi="Georgia"/>
                <w:color w:val="4E443C"/>
                <w:sz w:val="21"/>
                <w:szCs w:val="21"/>
              </w:rPr>
            </w:rPrChange>
          </w:rPr>
          <w:t>i l</w:t>
        </w:r>
        <w:r w:rsidRPr="00C54D8C">
          <w:rPr>
            <w:rFonts w:asciiTheme="majorHAnsi" w:hAnsiTheme="majorHAnsi" w:cstheme="majorHAnsi"/>
            <w:color w:val="313131"/>
            <w:sz w:val="24"/>
            <w:szCs w:val="24"/>
            <w:lang w:val="en-GB"/>
            <w:rPrChange w:id="510" w:author="Pham Thanh" w:date="2018-07-18T16:17:00Z">
              <w:rPr>
                <w:rFonts w:ascii="Cambria" w:hAnsi="Cambria" w:cs="Cambria"/>
                <w:color w:val="4E443C"/>
                <w:sz w:val="21"/>
                <w:szCs w:val="21"/>
              </w:rPr>
            </w:rPrChange>
          </w:rPr>
          <w:t>ầ</w:t>
        </w:r>
        <w:r w:rsidRPr="00C54D8C">
          <w:rPr>
            <w:rFonts w:asciiTheme="majorHAnsi" w:hAnsiTheme="majorHAnsi" w:cstheme="majorHAnsi"/>
            <w:color w:val="313131"/>
            <w:sz w:val="24"/>
            <w:szCs w:val="24"/>
            <w:lang w:val="en-GB"/>
            <w:rPrChange w:id="511" w:author="Pham Thanh" w:date="2018-07-18T16:17:00Z">
              <w:rPr>
                <w:rFonts w:ascii="Georgia" w:hAnsi="Georgia"/>
                <w:color w:val="4E443C"/>
                <w:sz w:val="21"/>
                <w:szCs w:val="21"/>
              </w:rPr>
            </w:rPrChange>
          </w:rPr>
          <w:t>n commit, nh</w:t>
        </w:r>
        <w:r w:rsidRPr="00C54D8C">
          <w:rPr>
            <w:rFonts w:asciiTheme="majorHAnsi" w:hAnsiTheme="majorHAnsi" w:cstheme="majorHAnsi"/>
            <w:color w:val="313131"/>
            <w:sz w:val="24"/>
            <w:szCs w:val="24"/>
            <w:lang w:val="en-GB"/>
            <w:rPrChange w:id="512" w:author="Pham Thanh" w:date="2018-07-18T16:17:00Z">
              <w:rPr>
                <w:rFonts w:ascii="Cambria" w:hAnsi="Cambria" w:cs="Cambria"/>
                <w:color w:val="4E443C"/>
                <w:sz w:val="21"/>
                <w:szCs w:val="21"/>
              </w:rPr>
            </w:rPrChange>
          </w:rPr>
          <w:t>ữ</w:t>
        </w:r>
        <w:r w:rsidRPr="00C54D8C">
          <w:rPr>
            <w:rFonts w:asciiTheme="majorHAnsi" w:hAnsiTheme="majorHAnsi" w:cstheme="majorHAnsi"/>
            <w:color w:val="313131"/>
            <w:sz w:val="24"/>
            <w:szCs w:val="24"/>
            <w:lang w:val="en-GB"/>
            <w:rPrChange w:id="513" w:author="Pham Thanh" w:date="2018-07-18T16:17:00Z">
              <w:rPr>
                <w:rFonts w:ascii="Georgia" w:hAnsi="Georgia"/>
                <w:color w:val="4E443C"/>
                <w:sz w:val="21"/>
                <w:szCs w:val="21"/>
              </w:rPr>
            </w:rPrChange>
          </w:rPr>
          <w:t>ng th</w:t>
        </w:r>
        <w:r w:rsidRPr="00C54D8C">
          <w:rPr>
            <w:rFonts w:asciiTheme="majorHAnsi" w:hAnsiTheme="majorHAnsi" w:cstheme="majorHAnsi"/>
            <w:color w:val="313131"/>
            <w:sz w:val="24"/>
            <w:szCs w:val="24"/>
            <w:lang w:val="en-GB"/>
            <w:rPrChange w:id="514" w:author="Pham Thanh" w:date="2018-07-18T16:17:00Z">
              <w:rPr>
                <w:rFonts w:ascii="Georgia" w:hAnsi="Georgia" w:cs="Georgia"/>
                <w:color w:val="4E443C"/>
                <w:sz w:val="21"/>
                <w:szCs w:val="21"/>
              </w:rPr>
            </w:rPrChange>
          </w:rPr>
          <w:t>ô</w:t>
        </w:r>
        <w:r w:rsidRPr="00C54D8C">
          <w:rPr>
            <w:rFonts w:asciiTheme="majorHAnsi" w:hAnsiTheme="majorHAnsi" w:cstheme="majorHAnsi"/>
            <w:color w:val="313131"/>
            <w:sz w:val="24"/>
            <w:szCs w:val="24"/>
            <w:lang w:val="en-GB"/>
            <w:rPrChange w:id="515" w:author="Pham Thanh" w:date="2018-07-18T16:17:00Z">
              <w:rPr>
                <w:rFonts w:ascii="Georgia" w:hAnsi="Georgia"/>
                <w:color w:val="4E443C"/>
                <w:sz w:val="21"/>
                <w:szCs w:val="21"/>
              </w:rPr>
            </w:rPrChange>
          </w:rPr>
          <w:t>ng tin n</w:t>
        </w:r>
        <w:r w:rsidRPr="00C54D8C">
          <w:rPr>
            <w:rFonts w:asciiTheme="majorHAnsi" w:hAnsiTheme="majorHAnsi" w:cstheme="majorHAnsi"/>
            <w:color w:val="313131"/>
            <w:sz w:val="24"/>
            <w:szCs w:val="24"/>
            <w:lang w:val="en-GB"/>
            <w:rPrChange w:id="516"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17" w:author="Pham Thanh" w:date="2018-07-18T16:17:00Z">
              <w:rPr>
                <w:rFonts w:ascii="Georgia" w:hAnsi="Georgia"/>
                <w:color w:val="4E443C"/>
                <w:sz w:val="21"/>
                <w:szCs w:val="21"/>
              </w:rPr>
            </w:rPrChange>
          </w:rPr>
          <w:t xml:space="preserve">y </w:t>
        </w:r>
        <w:r w:rsidRPr="00C54D8C">
          <w:rPr>
            <w:rFonts w:asciiTheme="majorHAnsi" w:hAnsiTheme="majorHAnsi" w:cstheme="majorHAnsi"/>
            <w:color w:val="313131"/>
            <w:sz w:val="24"/>
            <w:szCs w:val="24"/>
            <w:lang w:val="en-GB"/>
            <w:rPrChange w:id="518"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519" w:author="Pham Thanh" w:date="2018-07-18T16:17:00Z">
              <w:rPr>
                <w:rFonts w:ascii="Cambria" w:hAnsi="Cambria" w:cs="Cambria"/>
                <w:color w:val="4E443C"/>
                <w:sz w:val="21"/>
                <w:szCs w:val="21"/>
              </w:rPr>
            </w:rPrChange>
          </w:rPr>
          <w:t>ượ</w:t>
        </w:r>
        <w:r w:rsidRPr="00C54D8C">
          <w:rPr>
            <w:rFonts w:asciiTheme="majorHAnsi" w:hAnsiTheme="majorHAnsi" w:cstheme="majorHAnsi"/>
            <w:color w:val="313131"/>
            <w:sz w:val="24"/>
            <w:szCs w:val="24"/>
            <w:lang w:val="en-GB"/>
            <w:rPrChange w:id="520" w:author="Pham Thanh" w:date="2018-07-18T16:17:00Z">
              <w:rPr>
                <w:rFonts w:ascii="Georgia" w:hAnsi="Georgia"/>
                <w:color w:val="4E443C"/>
                <w:sz w:val="21"/>
                <w:szCs w:val="21"/>
              </w:rPr>
            </w:rPrChange>
          </w:rPr>
          <w:t>c g</w:t>
        </w:r>
        <w:r w:rsidRPr="00C54D8C">
          <w:rPr>
            <w:rFonts w:asciiTheme="majorHAnsi" w:hAnsiTheme="majorHAnsi" w:cstheme="majorHAnsi"/>
            <w:color w:val="313131"/>
            <w:sz w:val="24"/>
            <w:szCs w:val="24"/>
            <w:lang w:val="en-GB"/>
            <w:rPrChange w:id="521" w:author="Pham Thanh" w:date="2018-07-18T16:17:00Z">
              <w:rPr>
                <w:rFonts w:ascii="Cambria" w:hAnsi="Cambria" w:cs="Cambria"/>
                <w:color w:val="4E443C"/>
                <w:sz w:val="21"/>
                <w:szCs w:val="21"/>
              </w:rPr>
            </w:rPrChange>
          </w:rPr>
          <w:t>ắ</w:t>
        </w:r>
        <w:r w:rsidRPr="00C54D8C">
          <w:rPr>
            <w:rFonts w:asciiTheme="majorHAnsi" w:hAnsiTheme="majorHAnsi" w:cstheme="majorHAnsi"/>
            <w:color w:val="313131"/>
            <w:sz w:val="24"/>
            <w:szCs w:val="24"/>
            <w:lang w:val="en-GB"/>
            <w:rPrChange w:id="522" w:author="Pham Thanh" w:date="2018-07-18T16:17:00Z">
              <w:rPr>
                <w:rFonts w:ascii="Georgia" w:hAnsi="Georgia"/>
                <w:color w:val="4E443C"/>
                <w:sz w:val="21"/>
                <w:szCs w:val="21"/>
              </w:rPr>
            </w:rPrChange>
          </w:rPr>
          <w:t>n b</w:t>
        </w:r>
        <w:r w:rsidRPr="00C54D8C">
          <w:rPr>
            <w:rFonts w:asciiTheme="majorHAnsi" w:hAnsiTheme="majorHAnsi" w:cstheme="majorHAnsi"/>
            <w:color w:val="313131"/>
            <w:sz w:val="24"/>
            <w:szCs w:val="24"/>
            <w:lang w:val="en-GB"/>
            <w:rPrChange w:id="523"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524" w:author="Pham Thanh" w:date="2018-07-18T16:17:00Z">
              <w:rPr>
                <w:rFonts w:ascii="Georgia" w:hAnsi="Georgia"/>
                <w:color w:val="4E443C"/>
                <w:sz w:val="21"/>
                <w:szCs w:val="21"/>
              </w:rPr>
            </w:rPrChange>
          </w:rPr>
          <w:t>t di b</w:t>
        </w:r>
        <w:r w:rsidRPr="00C54D8C">
          <w:rPr>
            <w:rFonts w:asciiTheme="majorHAnsi" w:hAnsiTheme="majorHAnsi" w:cstheme="majorHAnsi"/>
            <w:color w:val="313131"/>
            <w:sz w:val="24"/>
            <w:szCs w:val="24"/>
            <w:lang w:val="en-GB"/>
            <w:rPrChange w:id="525"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526" w:author="Pham Thanh" w:date="2018-07-18T16:17:00Z">
              <w:rPr>
                <w:rFonts w:ascii="Georgia" w:hAnsi="Georgia"/>
                <w:color w:val="4E443C"/>
                <w:sz w:val="21"/>
                <w:szCs w:val="21"/>
              </w:rPr>
            </w:rPrChange>
          </w:rPr>
          <w:t>t d</w:t>
        </w:r>
        <w:r w:rsidRPr="00C54D8C">
          <w:rPr>
            <w:rFonts w:asciiTheme="majorHAnsi" w:hAnsiTheme="majorHAnsi" w:cstheme="majorHAnsi"/>
            <w:color w:val="313131"/>
            <w:sz w:val="24"/>
            <w:szCs w:val="24"/>
            <w:lang w:val="en-GB"/>
            <w:rPrChange w:id="527"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528" w:author="Pham Thanh" w:date="2018-07-18T16:17:00Z">
              <w:rPr>
                <w:rFonts w:ascii="Georgia" w:hAnsi="Georgia"/>
                <w:color w:val="4E443C"/>
                <w:sz w:val="21"/>
                <w:szCs w:val="21"/>
              </w:rPr>
            </w:rPrChange>
          </w:rPr>
          <w:t>ch v</w:t>
        </w:r>
        <w:r w:rsidRPr="00C54D8C">
          <w:rPr>
            <w:rFonts w:asciiTheme="majorHAnsi" w:hAnsiTheme="majorHAnsi" w:cstheme="majorHAnsi"/>
            <w:color w:val="313131"/>
            <w:sz w:val="24"/>
            <w:szCs w:val="24"/>
            <w:lang w:val="en-GB"/>
            <w:rPrChange w:id="529"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30" w:author="Pham Thanh" w:date="2018-07-18T16:17:00Z">
              <w:rPr>
                <w:rFonts w:ascii="Georgia" w:hAnsi="Georgia"/>
                <w:color w:val="4E443C"/>
                <w:sz w:val="21"/>
                <w:szCs w:val="21"/>
              </w:rPr>
            </w:rPrChange>
          </w:rPr>
          <w:t>o c</w:t>
        </w:r>
        <w:r w:rsidRPr="00C54D8C">
          <w:rPr>
            <w:rFonts w:asciiTheme="majorHAnsi" w:hAnsiTheme="majorHAnsi" w:cstheme="majorHAnsi"/>
            <w:color w:val="313131"/>
            <w:sz w:val="24"/>
            <w:szCs w:val="24"/>
            <w:lang w:val="en-GB"/>
            <w:rPrChange w:id="531"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532" w:author="Pham Thanh" w:date="2018-07-18T16:17:00Z">
              <w:rPr>
                <w:rFonts w:ascii="Georgia" w:hAnsi="Georgia"/>
                <w:color w:val="4E443C"/>
                <w:sz w:val="21"/>
                <w:szCs w:val="21"/>
              </w:rPr>
            </w:rPrChange>
          </w:rPr>
          <w:t>c commit:</w:t>
        </w:r>
      </w:ins>
    </w:p>
    <w:p w:rsidR="00C54D8C" w:rsidRPr="00E749A5" w:rsidRDefault="00C54D8C" w:rsidP="00E749A5">
      <w:pPr>
        <w:pBdr>
          <w:top w:val="single" w:sz="4" w:space="1" w:color="auto"/>
          <w:left w:val="single" w:sz="4" w:space="4" w:color="auto"/>
          <w:bottom w:val="single" w:sz="4" w:space="1" w:color="auto"/>
          <w:right w:val="single" w:sz="4" w:space="4" w:color="auto"/>
        </w:pBdr>
        <w:rPr>
          <w:ins w:id="533" w:author="Pham Thanh" w:date="2018-07-18T16:17:00Z"/>
          <w:rFonts w:asciiTheme="majorHAnsi" w:hAnsiTheme="majorHAnsi" w:cstheme="majorHAnsi"/>
          <w:color w:val="313131"/>
          <w:sz w:val="24"/>
          <w:szCs w:val="24"/>
          <w:rPrChange w:id="534" w:author="Pham Thanh" w:date="2018-07-18T16:23:00Z">
            <w:rPr>
              <w:ins w:id="535" w:author="Pham Thanh" w:date="2018-07-18T16:17:00Z"/>
              <w:rStyle w:val="HTMLCode"/>
              <w:rFonts w:ascii="Courier" w:hAnsi="Courier"/>
              <w:color w:val="F14E32"/>
              <w:sz w:val="21"/>
              <w:szCs w:val="21"/>
              <w:bdr w:val="single" w:sz="6" w:space="1" w:color="EFEEE6" w:frame="1"/>
              <w:shd w:val="clear" w:color="auto" w:fill="FFFFFF"/>
            </w:rPr>
          </w:rPrChange>
        </w:rPr>
        <w:pPrChange w:id="536" w:author="Pham Thanh" w:date="2018-07-18T16:2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537" w:author="Pham Thanh" w:date="2018-07-18T16:17:00Z">
        <w:r w:rsidRPr="00E749A5">
          <w:rPr>
            <w:rFonts w:asciiTheme="majorHAnsi" w:hAnsiTheme="majorHAnsi" w:cstheme="majorHAnsi"/>
            <w:color w:val="313131"/>
            <w:sz w:val="24"/>
            <w:szCs w:val="24"/>
            <w:rPrChange w:id="538" w:author="Pham Thanh" w:date="2018-07-18T16:23:00Z">
              <w:rPr>
                <w:rStyle w:val="HTMLCode"/>
                <w:rFonts w:ascii="Courier" w:hAnsi="Courier"/>
                <w:color w:val="F14E32"/>
                <w:sz w:val="21"/>
                <w:szCs w:val="21"/>
                <w:bdr w:val="single" w:sz="6" w:space="1" w:color="EFEEE6" w:frame="1"/>
                <w:shd w:val="clear" w:color="auto" w:fill="FFFFFF"/>
              </w:rPr>
            </w:rPrChange>
          </w:rPr>
          <w:t>$ git config --global user.name "</w:t>
        </w:r>
        <w:r w:rsidRPr="00E749A5">
          <w:rPr>
            <w:rFonts w:asciiTheme="majorHAnsi" w:hAnsiTheme="majorHAnsi" w:cstheme="majorHAnsi"/>
            <w:color w:val="313131"/>
            <w:sz w:val="24"/>
            <w:szCs w:val="24"/>
            <w:rPrChange w:id="539" w:author="Pham Thanh" w:date="2018-07-18T16:23:00Z">
              <w:rPr>
                <w:rFonts w:asciiTheme="majorHAnsi" w:hAnsiTheme="majorHAnsi" w:cstheme="majorHAnsi"/>
                <w:color w:val="313131"/>
                <w:sz w:val="24"/>
                <w:szCs w:val="24"/>
              </w:rPr>
            </w:rPrChange>
          </w:rPr>
          <w:t>phamthanh</w:t>
        </w:r>
        <w:r w:rsidRPr="00E749A5">
          <w:rPr>
            <w:rFonts w:asciiTheme="majorHAnsi" w:hAnsiTheme="majorHAnsi" w:cstheme="majorHAnsi"/>
            <w:color w:val="313131"/>
            <w:sz w:val="24"/>
            <w:szCs w:val="24"/>
            <w:rPrChange w:id="540" w:author="Pham Thanh" w:date="2018-07-18T16:23:00Z">
              <w:rPr>
                <w:rStyle w:val="HTMLCode"/>
                <w:rFonts w:ascii="Courier" w:hAnsi="Courier"/>
                <w:color w:val="F14E32"/>
                <w:sz w:val="21"/>
                <w:szCs w:val="21"/>
                <w:bdr w:val="single" w:sz="6" w:space="1" w:color="EFEEE6" w:frame="1"/>
                <w:shd w:val="clear" w:color="auto" w:fill="FFFFFF"/>
              </w:rPr>
            </w:rPrChange>
          </w:rPr>
          <w:t>"</w:t>
        </w:r>
      </w:ins>
    </w:p>
    <w:p w:rsidR="00C54D8C" w:rsidRPr="00E749A5" w:rsidRDefault="00C54D8C" w:rsidP="00E749A5">
      <w:pPr>
        <w:pBdr>
          <w:top w:val="single" w:sz="4" w:space="1" w:color="auto"/>
          <w:left w:val="single" w:sz="4" w:space="4" w:color="auto"/>
          <w:bottom w:val="single" w:sz="4" w:space="1" w:color="auto"/>
          <w:right w:val="single" w:sz="4" w:space="4" w:color="auto"/>
        </w:pBdr>
        <w:rPr>
          <w:ins w:id="541" w:author="Pham Thanh" w:date="2018-07-18T16:17:00Z"/>
          <w:rFonts w:asciiTheme="majorHAnsi" w:hAnsiTheme="majorHAnsi" w:cstheme="majorHAnsi"/>
          <w:color w:val="313131"/>
          <w:sz w:val="24"/>
          <w:szCs w:val="24"/>
          <w:rPrChange w:id="542" w:author="Pham Thanh" w:date="2018-07-18T16:23:00Z">
            <w:rPr>
              <w:ins w:id="543" w:author="Pham Thanh" w:date="2018-07-18T16:17:00Z"/>
              <w:rStyle w:val="HTMLCode"/>
              <w:rFonts w:ascii="Courier" w:hAnsi="Courier"/>
              <w:color w:val="F14E32"/>
              <w:sz w:val="21"/>
              <w:szCs w:val="21"/>
              <w:bdr w:val="single" w:sz="6" w:space="1" w:color="EFEEE6" w:frame="1"/>
              <w:shd w:val="clear" w:color="auto" w:fill="FFFFFF"/>
            </w:rPr>
          </w:rPrChange>
        </w:rPr>
        <w:pPrChange w:id="544" w:author="Pham Thanh" w:date="2018-07-18T16:2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545" w:author="Pham Thanh" w:date="2018-07-18T16:17:00Z">
        <w:r w:rsidRPr="00E749A5">
          <w:rPr>
            <w:rFonts w:asciiTheme="majorHAnsi" w:hAnsiTheme="majorHAnsi" w:cstheme="majorHAnsi"/>
            <w:color w:val="313131"/>
            <w:sz w:val="24"/>
            <w:szCs w:val="24"/>
            <w:rPrChange w:id="546" w:author="Pham Thanh" w:date="2018-07-18T16:23:00Z">
              <w:rPr>
                <w:rStyle w:val="HTMLCode"/>
                <w:rFonts w:ascii="Courier" w:hAnsi="Courier"/>
                <w:color w:val="F14E32"/>
                <w:sz w:val="21"/>
                <w:szCs w:val="21"/>
                <w:bdr w:val="single" w:sz="6" w:space="1" w:color="EFEEE6" w:frame="1"/>
                <w:shd w:val="clear" w:color="auto" w:fill="FFFFFF"/>
              </w:rPr>
            </w:rPrChange>
          </w:rPr>
          <w:t xml:space="preserve">$ git config --global user.email </w:t>
        </w:r>
        <w:r w:rsidRPr="00E749A5">
          <w:rPr>
            <w:rFonts w:asciiTheme="majorHAnsi" w:hAnsiTheme="majorHAnsi" w:cstheme="majorHAnsi"/>
            <w:color w:val="313131"/>
            <w:sz w:val="24"/>
            <w:szCs w:val="24"/>
            <w:rPrChange w:id="547" w:author="Pham Thanh" w:date="2018-07-18T16:23:00Z">
              <w:rPr>
                <w:rFonts w:asciiTheme="majorHAnsi" w:hAnsiTheme="majorHAnsi" w:cstheme="majorHAnsi"/>
                <w:color w:val="313131"/>
                <w:sz w:val="24"/>
                <w:szCs w:val="24"/>
              </w:rPr>
            </w:rPrChange>
          </w:rPr>
          <w:t>phamthanh</w:t>
        </w:r>
        <w:r w:rsidR="00E749A5">
          <w:rPr>
            <w:rFonts w:asciiTheme="majorHAnsi" w:hAnsiTheme="majorHAnsi" w:cstheme="majorHAnsi"/>
            <w:color w:val="313131"/>
            <w:sz w:val="24"/>
            <w:szCs w:val="24"/>
            <w:rPrChange w:id="548" w:author="Pham Thanh" w:date="2018-07-18T16:23:00Z">
              <w:rPr>
                <w:rFonts w:asciiTheme="majorHAnsi" w:hAnsiTheme="majorHAnsi" w:cstheme="majorHAnsi"/>
                <w:color w:val="313131"/>
                <w:sz w:val="24"/>
                <w:szCs w:val="24"/>
              </w:rPr>
            </w:rPrChange>
          </w:rPr>
          <w:t>@gmail</w:t>
        </w:r>
        <w:r w:rsidRPr="00E749A5">
          <w:rPr>
            <w:rFonts w:asciiTheme="majorHAnsi" w:hAnsiTheme="majorHAnsi" w:cstheme="majorHAnsi"/>
            <w:color w:val="313131"/>
            <w:sz w:val="24"/>
            <w:szCs w:val="24"/>
            <w:rPrChange w:id="549" w:author="Pham Thanh" w:date="2018-07-18T16:23:00Z">
              <w:rPr>
                <w:rStyle w:val="HTMLCode"/>
                <w:rFonts w:ascii="Courier" w:hAnsi="Courier"/>
                <w:color w:val="F14E32"/>
                <w:sz w:val="21"/>
                <w:szCs w:val="21"/>
                <w:bdr w:val="single" w:sz="6" w:space="1" w:color="EFEEE6" w:frame="1"/>
                <w:shd w:val="clear" w:color="auto" w:fill="FFFFFF"/>
              </w:rPr>
            </w:rPrChange>
          </w:rPr>
          <w:t>.com</w:t>
        </w:r>
      </w:ins>
    </w:p>
    <w:p w:rsidR="00C54D8C" w:rsidRPr="00C54D8C" w:rsidRDefault="00C54D8C" w:rsidP="00C54D8C">
      <w:pPr>
        <w:rPr>
          <w:ins w:id="550" w:author="Pham Thanh" w:date="2018-07-18T16:17:00Z"/>
          <w:rFonts w:asciiTheme="majorHAnsi" w:hAnsiTheme="majorHAnsi" w:cstheme="majorHAnsi"/>
          <w:color w:val="313131"/>
          <w:sz w:val="24"/>
          <w:szCs w:val="24"/>
          <w:lang w:val="en-GB"/>
          <w:rPrChange w:id="551" w:author="Pham Thanh" w:date="2018-07-18T16:17:00Z">
            <w:rPr>
              <w:ins w:id="552" w:author="Pham Thanh" w:date="2018-07-18T16:17:00Z"/>
              <w:rFonts w:ascii="Georgia" w:hAnsi="Georgia"/>
              <w:color w:val="4E443C"/>
              <w:sz w:val="21"/>
              <w:szCs w:val="21"/>
            </w:rPr>
          </w:rPrChange>
        </w:rPr>
        <w:pPrChange w:id="553" w:author="Pham Thanh" w:date="2018-07-18T16:23:00Z">
          <w:pPr>
            <w:pStyle w:val="NormalWeb"/>
            <w:shd w:val="clear" w:color="auto" w:fill="FCFCFA"/>
            <w:spacing w:before="0" w:beforeAutospacing="0" w:after="0" w:afterAutospacing="0" w:line="330" w:lineRule="atLeast"/>
          </w:pPr>
        </w:pPrChange>
      </w:pPr>
      <w:ins w:id="554" w:author="Pham Thanh" w:date="2018-07-18T16:18:00Z">
        <w:r>
          <w:rPr>
            <w:rFonts w:asciiTheme="majorHAnsi" w:hAnsiTheme="majorHAnsi" w:cstheme="majorHAnsi"/>
            <w:color w:val="313131"/>
            <w:lang w:val="en-GB"/>
          </w:rPr>
          <w:t>B</w:t>
        </w:r>
      </w:ins>
      <w:ins w:id="555" w:author="Pham Thanh" w:date="2018-07-18T16:17:00Z">
        <w:r w:rsidRPr="00C54D8C">
          <w:rPr>
            <w:rFonts w:asciiTheme="majorHAnsi" w:hAnsiTheme="majorHAnsi" w:cstheme="majorHAnsi"/>
            <w:color w:val="313131"/>
            <w:sz w:val="24"/>
            <w:szCs w:val="24"/>
            <w:lang w:val="en-GB"/>
            <w:rPrChange w:id="556"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557" w:author="Pham Thanh" w:date="2018-07-18T16:17:00Z">
              <w:rPr>
                <w:rFonts w:ascii="Georgia" w:hAnsi="Georgia"/>
                <w:color w:val="4E443C"/>
                <w:sz w:val="21"/>
                <w:szCs w:val="21"/>
              </w:rPr>
            </w:rPrChange>
          </w:rPr>
          <w:t>n ch</w:t>
        </w:r>
        <w:r w:rsidRPr="00C54D8C">
          <w:rPr>
            <w:rFonts w:asciiTheme="majorHAnsi" w:hAnsiTheme="majorHAnsi" w:cstheme="majorHAnsi"/>
            <w:color w:val="313131"/>
            <w:sz w:val="24"/>
            <w:szCs w:val="24"/>
            <w:lang w:val="en-GB"/>
            <w:rPrChange w:id="558" w:author="Pham Thanh" w:date="2018-07-18T16:17:00Z">
              <w:rPr>
                <w:rFonts w:ascii="Cambria" w:hAnsi="Cambria" w:cs="Cambria"/>
                <w:color w:val="4E443C"/>
                <w:sz w:val="21"/>
                <w:szCs w:val="21"/>
              </w:rPr>
            </w:rPrChange>
          </w:rPr>
          <w:t>ỉ</w:t>
        </w:r>
        <w:r w:rsidRPr="00C54D8C">
          <w:rPr>
            <w:rFonts w:asciiTheme="majorHAnsi" w:hAnsiTheme="majorHAnsi" w:cstheme="majorHAnsi"/>
            <w:color w:val="313131"/>
            <w:sz w:val="24"/>
            <w:szCs w:val="24"/>
            <w:lang w:val="en-GB"/>
            <w:rPrChange w:id="559" w:author="Pham Thanh" w:date="2018-07-18T16:17:00Z">
              <w:rPr>
                <w:rFonts w:ascii="Georgia" w:hAnsi="Georgia"/>
                <w:color w:val="4E443C"/>
                <w:sz w:val="21"/>
                <w:szCs w:val="21"/>
              </w:rPr>
            </w:rPrChange>
          </w:rPr>
          <w:t xml:space="preserve"> ph</w:t>
        </w:r>
        <w:r w:rsidRPr="00C54D8C">
          <w:rPr>
            <w:rFonts w:asciiTheme="majorHAnsi" w:hAnsiTheme="majorHAnsi" w:cstheme="majorHAnsi"/>
            <w:color w:val="313131"/>
            <w:sz w:val="24"/>
            <w:szCs w:val="24"/>
            <w:lang w:val="en-GB"/>
            <w:rPrChange w:id="560"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561" w:author="Pham Thanh" w:date="2018-07-18T16:17:00Z">
              <w:rPr>
                <w:rFonts w:ascii="Georgia" w:hAnsi="Georgia"/>
                <w:color w:val="4E443C"/>
                <w:sz w:val="21"/>
                <w:szCs w:val="21"/>
              </w:rPr>
            </w:rPrChange>
          </w:rPr>
          <w:t>i l</w:t>
        </w:r>
        <w:r w:rsidRPr="00C54D8C">
          <w:rPr>
            <w:rFonts w:asciiTheme="majorHAnsi" w:hAnsiTheme="majorHAnsi" w:cstheme="majorHAnsi"/>
            <w:color w:val="313131"/>
            <w:sz w:val="24"/>
            <w:szCs w:val="24"/>
            <w:lang w:val="en-GB"/>
            <w:rPrChange w:id="562"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63" w:author="Pham Thanh" w:date="2018-07-18T16:17:00Z">
              <w:rPr>
                <w:rFonts w:ascii="Georgia" w:hAnsi="Georgia"/>
                <w:color w:val="4E443C"/>
                <w:sz w:val="21"/>
                <w:szCs w:val="21"/>
              </w:rPr>
            </w:rPrChange>
          </w:rPr>
          <w:t>m vi</w:t>
        </w:r>
        <w:r w:rsidRPr="00C54D8C">
          <w:rPr>
            <w:rFonts w:asciiTheme="majorHAnsi" w:hAnsiTheme="majorHAnsi" w:cstheme="majorHAnsi"/>
            <w:color w:val="313131"/>
            <w:sz w:val="24"/>
            <w:szCs w:val="24"/>
            <w:lang w:val="en-GB"/>
            <w:rPrChange w:id="564"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565" w:author="Pham Thanh" w:date="2018-07-18T16:17:00Z">
              <w:rPr>
                <w:rFonts w:ascii="Georgia" w:hAnsi="Georgia"/>
                <w:color w:val="4E443C"/>
                <w:sz w:val="21"/>
                <w:szCs w:val="21"/>
              </w:rPr>
            </w:rPrChange>
          </w:rPr>
          <w:t>c n</w:t>
        </w:r>
        <w:r w:rsidRPr="00C54D8C">
          <w:rPr>
            <w:rFonts w:asciiTheme="majorHAnsi" w:hAnsiTheme="majorHAnsi" w:cstheme="majorHAnsi"/>
            <w:color w:val="313131"/>
            <w:sz w:val="24"/>
            <w:szCs w:val="24"/>
            <w:lang w:val="en-GB"/>
            <w:rPrChange w:id="566"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67" w:author="Pham Thanh" w:date="2018-07-18T16:17:00Z">
              <w:rPr>
                <w:rFonts w:ascii="Georgia" w:hAnsi="Georgia"/>
                <w:color w:val="4E443C"/>
                <w:sz w:val="21"/>
                <w:szCs w:val="21"/>
              </w:rPr>
            </w:rPrChange>
          </w:rPr>
          <w:t>y m</w:t>
        </w:r>
        <w:r w:rsidRPr="00C54D8C">
          <w:rPr>
            <w:rFonts w:asciiTheme="majorHAnsi" w:hAnsiTheme="majorHAnsi" w:cstheme="majorHAnsi"/>
            <w:color w:val="313131"/>
            <w:sz w:val="24"/>
            <w:szCs w:val="24"/>
            <w:lang w:val="en-GB"/>
            <w:rPrChange w:id="568"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569" w:author="Pham Thanh" w:date="2018-07-18T16:17:00Z">
              <w:rPr>
                <w:rFonts w:ascii="Georgia" w:hAnsi="Georgia"/>
                <w:color w:val="4E443C"/>
                <w:sz w:val="21"/>
                <w:szCs w:val="21"/>
              </w:rPr>
            </w:rPrChange>
          </w:rPr>
          <w:t>t l</w:t>
        </w:r>
        <w:r w:rsidRPr="00C54D8C">
          <w:rPr>
            <w:rFonts w:asciiTheme="majorHAnsi" w:hAnsiTheme="majorHAnsi" w:cstheme="majorHAnsi"/>
            <w:color w:val="313131"/>
            <w:sz w:val="24"/>
            <w:szCs w:val="24"/>
            <w:lang w:val="en-GB"/>
            <w:rPrChange w:id="570" w:author="Pham Thanh" w:date="2018-07-18T16:17:00Z">
              <w:rPr>
                <w:rFonts w:ascii="Cambria" w:hAnsi="Cambria" w:cs="Cambria"/>
                <w:color w:val="4E443C"/>
                <w:sz w:val="21"/>
                <w:szCs w:val="21"/>
              </w:rPr>
            </w:rPrChange>
          </w:rPr>
          <w:t>ầ</w:t>
        </w:r>
        <w:r w:rsidRPr="00C54D8C">
          <w:rPr>
            <w:rFonts w:asciiTheme="majorHAnsi" w:hAnsiTheme="majorHAnsi" w:cstheme="majorHAnsi"/>
            <w:color w:val="313131"/>
            <w:sz w:val="24"/>
            <w:szCs w:val="24"/>
            <w:lang w:val="en-GB"/>
            <w:rPrChange w:id="571" w:author="Pham Thanh" w:date="2018-07-18T16:17:00Z">
              <w:rPr>
                <w:rFonts w:ascii="Georgia" w:hAnsi="Georgia"/>
                <w:color w:val="4E443C"/>
                <w:sz w:val="21"/>
                <w:szCs w:val="21"/>
              </w:rPr>
            </w:rPrChange>
          </w:rPr>
          <w:t>n duy nh</w:t>
        </w:r>
        <w:r w:rsidRPr="00C54D8C">
          <w:rPr>
            <w:rFonts w:asciiTheme="majorHAnsi" w:hAnsiTheme="majorHAnsi" w:cstheme="majorHAnsi"/>
            <w:color w:val="313131"/>
            <w:sz w:val="24"/>
            <w:szCs w:val="24"/>
            <w:lang w:val="en-GB"/>
            <w:rPrChange w:id="572"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573" w:author="Pham Thanh" w:date="2018-07-18T16:17:00Z">
              <w:rPr>
                <w:rFonts w:ascii="Georgia" w:hAnsi="Georgia"/>
                <w:color w:val="4E443C"/>
                <w:sz w:val="21"/>
                <w:szCs w:val="21"/>
              </w:rPr>
            </w:rPrChange>
          </w:rPr>
          <w:t>t n</w:t>
        </w:r>
        <w:r w:rsidRPr="00C54D8C">
          <w:rPr>
            <w:rFonts w:asciiTheme="majorHAnsi" w:hAnsiTheme="majorHAnsi" w:cstheme="majorHAnsi"/>
            <w:color w:val="313131"/>
            <w:sz w:val="24"/>
            <w:szCs w:val="24"/>
            <w:lang w:val="en-GB"/>
            <w:rPrChange w:id="574" w:author="Pham Thanh" w:date="2018-07-18T16:17:00Z">
              <w:rPr>
                <w:rFonts w:ascii="Cambria" w:hAnsi="Cambria" w:cs="Cambria"/>
                <w:color w:val="4E443C"/>
                <w:sz w:val="21"/>
                <w:szCs w:val="21"/>
              </w:rPr>
            </w:rPrChange>
          </w:rPr>
          <w:t>ế</w:t>
        </w:r>
        <w:r w:rsidRPr="00C54D8C">
          <w:rPr>
            <w:rFonts w:asciiTheme="majorHAnsi" w:hAnsiTheme="majorHAnsi" w:cstheme="majorHAnsi"/>
            <w:color w:val="313131"/>
            <w:sz w:val="24"/>
            <w:szCs w:val="24"/>
            <w:lang w:val="en-GB"/>
            <w:rPrChange w:id="575" w:author="Pham Thanh" w:date="2018-07-18T16:17:00Z">
              <w:rPr>
                <w:rFonts w:ascii="Georgia" w:hAnsi="Georgia"/>
                <w:color w:val="4E443C"/>
                <w:sz w:val="21"/>
                <w:szCs w:val="21"/>
              </w:rPr>
            </w:rPrChange>
          </w:rPr>
          <w:t>u nh</w:t>
        </w:r>
        <w:r w:rsidRPr="00C54D8C">
          <w:rPr>
            <w:rFonts w:asciiTheme="majorHAnsi" w:hAnsiTheme="majorHAnsi" w:cstheme="majorHAnsi"/>
            <w:color w:val="313131"/>
            <w:sz w:val="24"/>
            <w:szCs w:val="24"/>
            <w:lang w:val="en-GB"/>
            <w:rPrChange w:id="576" w:author="Pham Thanh" w:date="2018-07-18T16:17:00Z">
              <w:rPr>
                <w:rFonts w:ascii="Cambria" w:hAnsi="Cambria" w:cs="Cambria"/>
                <w:color w:val="4E443C"/>
                <w:sz w:val="21"/>
                <w:szCs w:val="21"/>
              </w:rPr>
            </w:rPrChange>
          </w:rPr>
          <w:t>ư</w:t>
        </w:r>
        <w:r w:rsidRPr="00C54D8C">
          <w:rPr>
            <w:rFonts w:asciiTheme="majorHAnsi" w:hAnsiTheme="majorHAnsi" w:cstheme="majorHAnsi"/>
            <w:color w:val="313131"/>
            <w:sz w:val="24"/>
            <w:szCs w:val="24"/>
            <w:lang w:val="en-GB"/>
            <w:rPrChange w:id="577" w:author="Pham Thanh" w:date="2018-07-18T16:17:00Z">
              <w:rPr>
                <w:rFonts w:ascii="Georgia" w:hAnsi="Georgia"/>
                <w:color w:val="4E443C"/>
                <w:sz w:val="21"/>
                <w:szCs w:val="21"/>
              </w:rPr>
            </w:rPrChange>
          </w:rPr>
          <w:t xml:space="preserve"> s</w:t>
        </w:r>
        <w:r w:rsidRPr="00C54D8C">
          <w:rPr>
            <w:rFonts w:asciiTheme="majorHAnsi" w:hAnsiTheme="majorHAnsi" w:cstheme="majorHAnsi"/>
            <w:color w:val="313131"/>
            <w:sz w:val="24"/>
            <w:szCs w:val="24"/>
            <w:lang w:val="en-GB"/>
            <w:rPrChange w:id="578"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579"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580"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581" w:author="Pham Thanh" w:date="2018-07-18T16:17:00Z">
              <w:rPr>
                <w:rFonts w:ascii="Georgia" w:hAnsi="Georgia"/>
                <w:color w:val="4E443C"/>
                <w:sz w:val="21"/>
                <w:szCs w:val="21"/>
              </w:rPr>
            </w:rPrChange>
          </w:rPr>
          <w:t>ng </w:t>
        </w:r>
        <w:r w:rsidRPr="00C54D8C">
          <w:rPr>
            <w:rFonts w:asciiTheme="majorHAnsi" w:hAnsiTheme="majorHAnsi" w:cstheme="majorHAnsi"/>
            <w:color w:val="313131"/>
            <w:sz w:val="24"/>
            <w:szCs w:val="24"/>
            <w:lang w:val="en-GB"/>
            <w:rPrChange w:id="582" w:author="Pham Thanh" w:date="2018-07-18T16:17:00Z">
              <w:rPr>
                <w:rStyle w:val="HTMLCode"/>
                <w:rFonts w:ascii="Courier" w:hAnsi="Courier"/>
                <w:color w:val="F14E32"/>
                <w:sz w:val="21"/>
                <w:szCs w:val="21"/>
                <w:bdr w:val="single" w:sz="6" w:space="1" w:color="EFEEE6" w:frame="1"/>
                <w:shd w:val="clear" w:color="auto" w:fill="FFFFFF"/>
              </w:rPr>
            </w:rPrChange>
          </w:rPr>
          <w:t>--global</w:t>
        </w:r>
        <w:r w:rsidRPr="00C54D8C">
          <w:rPr>
            <w:rFonts w:asciiTheme="majorHAnsi" w:hAnsiTheme="majorHAnsi" w:cstheme="majorHAnsi"/>
            <w:color w:val="313131"/>
            <w:sz w:val="24"/>
            <w:szCs w:val="24"/>
            <w:lang w:val="en-GB"/>
            <w:rPrChange w:id="583" w:author="Pham Thanh" w:date="2018-07-18T16:17:00Z">
              <w:rPr>
                <w:rFonts w:ascii="Georgia" w:hAnsi="Georgia"/>
                <w:color w:val="4E443C"/>
                <w:sz w:val="21"/>
                <w:szCs w:val="21"/>
              </w:rPr>
            </w:rPrChange>
          </w:rPr>
          <w:t>, vì Git s</w:t>
        </w:r>
        <w:r w:rsidRPr="00C54D8C">
          <w:rPr>
            <w:rFonts w:asciiTheme="majorHAnsi" w:hAnsiTheme="majorHAnsi" w:cstheme="majorHAnsi"/>
            <w:color w:val="313131"/>
            <w:sz w:val="24"/>
            <w:szCs w:val="24"/>
            <w:lang w:val="en-GB"/>
            <w:rPrChange w:id="584" w:author="Pham Thanh" w:date="2018-07-18T16:17:00Z">
              <w:rPr>
                <w:rFonts w:ascii="Cambria" w:hAnsi="Cambria" w:cs="Cambria"/>
                <w:color w:val="4E443C"/>
                <w:sz w:val="21"/>
                <w:szCs w:val="21"/>
              </w:rPr>
            </w:rPrChange>
          </w:rPr>
          <w:t>ẽ</w:t>
        </w:r>
        <w:r w:rsidRPr="00C54D8C">
          <w:rPr>
            <w:rFonts w:asciiTheme="majorHAnsi" w:hAnsiTheme="majorHAnsi" w:cstheme="majorHAnsi"/>
            <w:color w:val="313131"/>
            <w:sz w:val="24"/>
            <w:szCs w:val="24"/>
            <w:lang w:val="en-GB"/>
            <w:rPrChange w:id="585" w:author="Pham Thanh" w:date="2018-07-18T16:17:00Z">
              <w:rPr>
                <w:rFonts w:ascii="Georgia" w:hAnsi="Georgia"/>
                <w:color w:val="4E443C"/>
                <w:sz w:val="21"/>
                <w:szCs w:val="21"/>
              </w:rPr>
            </w:rPrChange>
          </w:rPr>
          <w:t xml:space="preserve"> s</w:t>
        </w:r>
        <w:r w:rsidRPr="00C54D8C">
          <w:rPr>
            <w:rFonts w:asciiTheme="majorHAnsi" w:hAnsiTheme="majorHAnsi" w:cstheme="majorHAnsi"/>
            <w:color w:val="313131"/>
            <w:sz w:val="24"/>
            <w:szCs w:val="24"/>
            <w:lang w:val="en-GB"/>
            <w:rPrChange w:id="586"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587"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588"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589" w:author="Pham Thanh" w:date="2018-07-18T16:17:00Z">
              <w:rPr>
                <w:rFonts w:ascii="Georgia" w:hAnsi="Georgia"/>
                <w:color w:val="4E443C"/>
                <w:sz w:val="21"/>
                <w:szCs w:val="21"/>
              </w:rPr>
            </w:rPrChange>
          </w:rPr>
          <w:t>ng c</w:t>
        </w:r>
        <w:r w:rsidRPr="00C54D8C">
          <w:rPr>
            <w:rFonts w:asciiTheme="majorHAnsi" w:hAnsiTheme="majorHAnsi" w:cstheme="majorHAnsi"/>
            <w:color w:val="313131"/>
            <w:sz w:val="24"/>
            <w:szCs w:val="24"/>
            <w:lang w:val="en-GB"/>
            <w:rPrChange w:id="590"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591" w:author="Pham Thanh" w:date="2018-07-18T16:17:00Z">
              <w:rPr>
                <w:rFonts w:ascii="Georgia" w:hAnsi="Georgia"/>
                <w:color w:val="4E443C"/>
                <w:sz w:val="21"/>
                <w:szCs w:val="21"/>
              </w:rPr>
            </w:rPrChange>
          </w:rPr>
          <w:t>c th</w:t>
        </w:r>
        <w:r w:rsidRPr="00C54D8C">
          <w:rPr>
            <w:rFonts w:asciiTheme="majorHAnsi" w:hAnsiTheme="majorHAnsi" w:cstheme="majorHAnsi"/>
            <w:color w:val="313131"/>
            <w:sz w:val="24"/>
            <w:szCs w:val="24"/>
            <w:lang w:val="en-GB"/>
            <w:rPrChange w:id="592" w:author="Pham Thanh" w:date="2018-07-18T16:17:00Z">
              <w:rPr>
                <w:rFonts w:ascii="Georgia" w:hAnsi="Georgia" w:cs="Georgia"/>
                <w:color w:val="4E443C"/>
                <w:sz w:val="21"/>
                <w:szCs w:val="21"/>
              </w:rPr>
            </w:rPrChange>
          </w:rPr>
          <w:t>ô</w:t>
        </w:r>
        <w:r w:rsidRPr="00C54D8C">
          <w:rPr>
            <w:rFonts w:asciiTheme="majorHAnsi" w:hAnsiTheme="majorHAnsi" w:cstheme="majorHAnsi"/>
            <w:color w:val="313131"/>
            <w:sz w:val="24"/>
            <w:szCs w:val="24"/>
            <w:lang w:val="en-GB"/>
            <w:rPrChange w:id="593" w:author="Pham Thanh" w:date="2018-07-18T16:17:00Z">
              <w:rPr>
                <w:rFonts w:ascii="Georgia" w:hAnsi="Georgia"/>
                <w:color w:val="4E443C"/>
                <w:sz w:val="21"/>
                <w:szCs w:val="21"/>
              </w:rPr>
            </w:rPrChange>
          </w:rPr>
          <w:t xml:space="preserve">ng tin </w:t>
        </w:r>
        <w:r w:rsidRPr="00C54D8C">
          <w:rPr>
            <w:rFonts w:asciiTheme="majorHAnsi" w:hAnsiTheme="majorHAnsi" w:cstheme="majorHAnsi"/>
            <w:color w:val="313131"/>
            <w:sz w:val="24"/>
            <w:szCs w:val="24"/>
            <w:lang w:val="en-GB"/>
            <w:rPrChange w:id="594" w:author="Pham Thanh" w:date="2018-07-18T16:17:00Z">
              <w:rPr>
                <w:rFonts w:ascii="Georgia" w:hAnsi="Georgia" w:cs="Georgia"/>
                <w:color w:val="4E443C"/>
                <w:sz w:val="21"/>
                <w:szCs w:val="21"/>
              </w:rPr>
            </w:rPrChange>
          </w:rPr>
          <w:t>đó</w:t>
        </w:r>
        <w:r w:rsidRPr="00C54D8C">
          <w:rPr>
            <w:rFonts w:asciiTheme="majorHAnsi" w:hAnsiTheme="majorHAnsi" w:cstheme="majorHAnsi"/>
            <w:color w:val="313131"/>
            <w:sz w:val="24"/>
            <w:szCs w:val="24"/>
            <w:lang w:val="en-GB"/>
            <w:rPrChange w:id="595" w:author="Pham Thanh" w:date="2018-07-18T16:17:00Z">
              <w:rPr>
                <w:rFonts w:ascii="Georgia" w:hAnsi="Georgia"/>
                <w:color w:val="4E443C"/>
                <w:sz w:val="21"/>
                <w:szCs w:val="21"/>
              </w:rPr>
            </w:rPrChange>
          </w:rPr>
          <w:t xml:space="preserve"> cho t</w:t>
        </w:r>
        <w:r w:rsidRPr="00C54D8C">
          <w:rPr>
            <w:rFonts w:asciiTheme="majorHAnsi" w:hAnsiTheme="majorHAnsi" w:cstheme="majorHAnsi"/>
            <w:color w:val="313131"/>
            <w:sz w:val="24"/>
            <w:szCs w:val="24"/>
            <w:lang w:val="en-GB"/>
            <w:rPrChange w:id="596"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597" w:author="Pham Thanh" w:date="2018-07-18T16:17:00Z">
              <w:rPr>
                <w:rFonts w:ascii="Georgia" w:hAnsi="Georgia"/>
                <w:color w:val="4E443C"/>
                <w:sz w:val="21"/>
                <w:szCs w:val="21"/>
              </w:rPr>
            </w:rPrChange>
          </w:rPr>
          <w:t>t c</w:t>
        </w:r>
        <w:r w:rsidRPr="00C54D8C">
          <w:rPr>
            <w:rFonts w:asciiTheme="majorHAnsi" w:hAnsiTheme="majorHAnsi" w:cstheme="majorHAnsi"/>
            <w:color w:val="313131"/>
            <w:sz w:val="24"/>
            <w:szCs w:val="24"/>
            <w:lang w:val="en-GB"/>
            <w:rPrChange w:id="598"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599" w:author="Pham Thanh" w:date="2018-07-18T16:17:00Z">
              <w:rPr>
                <w:rFonts w:ascii="Georgia" w:hAnsi="Georgia"/>
                <w:color w:val="4E443C"/>
                <w:sz w:val="21"/>
                <w:szCs w:val="21"/>
              </w:rPr>
            </w:rPrChange>
          </w:rPr>
          <w:t xml:space="preserve"> nh</w:t>
        </w:r>
        <w:r w:rsidRPr="00C54D8C">
          <w:rPr>
            <w:rFonts w:asciiTheme="majorHAnsi" w:hAnsiTheme="majorHAnsi" w:cstheme="majorHAnsi"/>
            <w:color w:val="313131"/>
            <w:sz w:val="24"/>
            <w:szCs w:val="24"/>
            <w:lang w:val="en-GB"/>
            <w:rPrChange w:id="600" w:author="Pham Thanh" w:date="2018-07-18T16:17:00Z">
              <w:rPr>
                <w:rFonts w:ascii="Cambria" w:hAnsi="Cambria" w:cs="Cambria"/>
                <w:color w:val="4E443C"/>
                <w:sz w:val="21"/>
                <w:szCs w:val="21"/>
              </w:rPr>
            </w:rPrChange>
          </w:rPr>
          <w:t>ữ</w:t>
        </w:r>
        <w:r w:rsidRPr="00C54D8C">
          <w:rPr>
            <w:rFonts w:asciiTheme="majorHAnsi" w:hAnsiTheme="majorHAnsi" w:cstheme="majorHAnsi"/>
            <w:color w:val="313131"/>
            <w:sz w:val="24"/>
            <w:szCs w:val="24"/>
            <w:lang w:val="en-GB"/>
            <w:rPrChange w:id="601" w:author="Pham Thanh" w:date="2018-07-18T16:17:00Z">
              <w:rPr>
                <w:rFonts w:ascii="Georgia" w:hAnsi="Georgia"/>
                <w:color w:val="4E443C"/>
                <w:sz w:val="21"/>
                <w:szCs w:val="21"/>
              </w:rPr>
            </w:rPrChange>
          </w:rPr>
          <w:t>ng g</w:t>
        </w:r>
        <w:r w:rsidRPr="00C54D8C">
          <w:rPr>
            <w:rFonts w:asciiTheme="majorHAnsi" w:hAnsiTheme="majorHAnsi" w:cstheme="majorHAnsi"/>
            <w:color w:val="313131"/>
            <w:sz w:val="24"/>
            <w:szCs w:val="24"/>
            <w:lang w:val="en-GB"/>
            <w:rPrChange w:id="602"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603" w:author="Pham Thanh" w:date="2018-07-18T16:17:00Z">
              <w:rPr>
                <w:rFonts w:ascii="Georgia" w:hAnsi="Georgia"/>
                <w:color w:val="4E443C"/>
                <w:sz w:val="21"/>
                <w:szCs w:val="21"/>
              </w:rPr>
            </w:rPrChange>
          </w:rPr>
          <w:t xml:space="preserve"> b</w:t>
        </w:r>
        <w:r w:rsidRPr="00C54D8C">
          <w:rPr>
            <w:rFonts w:asciiTheme="majorHAnsi" w:hAnsiTheme="majorHAnsi" w:cstheme="majorHAnsi"/>
            <w:color w:val="313131"/>
            <w:sz w:val="24"/>
            <w:szCs w:val="24"/>
            <w:lang w:val="en-GB"/>
            <w:rPrChange w:id="604"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605" w:author="Pham Thanh" w:date="2018-07-18T16:17:00Z">
              <w:rPr>
                <w:rFonts w:ascii="Georgia" w:hAnsi="Georgia"/>
                <w:color w:val="4E443C"/>
                <w:sz w:val="21"/>
                <w:szCs w:val="21"/>
              </w:rPr>
            </w:rPrChange>
          </w:rPr>
          <w:t>n l</w:t>
        </w:r>
        <w:r w:rsidRPr="00C54D8C">
          <w:rPr>
            <w:rFonts w:asciiTheme="majorHAnsi" w:hAnsiTheme="majorHAnsi" w:cstheme="majorHAnsi"/>
            <w:color w:val="313131"/>
            <w:sz w:val="24"/>
            <w:szCs w:val="24"/>
            <w:lang w:val="en-GB"/>
            <w:rPrChange w:id="606"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607" w:author="Pham Thanh" w:date="2018-07-18T16:17:00Z">
              <w:rPr>
                <w:rFonts w:ascii="Georgia" w:hAnsi="Georgia"/>
                <w:color w:val="4E443C"/>
                <w:sz w:val="21"/>
                <w:szCs w:val="21"/>
              </w:rPr>
            </w:rPrChange>
          </w:rPr>
          <w:t>m tr</w:t>
        </w:r>
        <w:r w:rsidRPr="00C54D8C">
          <w:rPr>
            <w:rFonts w:asciiTheme="majorHAnsi" w:hAnsiTheme="majorHAnsi" w:cstheme="majorHAnsi"/>
            <w:color w:val="313131"/>
            <w:sz w:val="24"/>
            <w:szCs w:val="24"/>
            <w:lang w:val="en-GB"/>
            <w:rPrChange w:id="608"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609" w:author="Pham Thanh" w:date="2018-07-18T16:17:00Z">
              <w:rPr>
                <w:rFonts w:ascii="Georgia" w:hAnsi="Georgia"/>
                <w:color w:val="4E443C"/>
                <w:sz w:val="21"/>
                <w:szCs w:val="21"/>
              </w:rPr>
            </w:rPrChange>
          </w:rPr>
          <w:t>n h</w:t>
        </w:r>
        <w:r w:rsidRPr="00C54D8C">
          <w:rPr>
            <w:rFonts w:asciiTheme="majorHAnsi" w:hAnsiTheme="majorHAnsi" w:cstheme="majorHAnsi"/>
            <w:color w:val="313131"/>
            <w:sz w:val="24"/>
            <w:szCs w:val="24"/>
            <w:lang w:val="en-GB"/>
            <w:rPrChange w:id="610"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611"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612"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613" w:author="Pham Thanh" w:date="2018-07-18T16:17:00Z">
              <w:rPr>
                <w:rFonts w:ascii="Georgia" w:hAnsi="Georgia"/>
                <w:color w:val="4E443C"/>
                <w:sz w:val="21"/>
                <w:szCs w:val="21"/>
              </w:rPr>
            </w:rPrChange>
          </w:rPr>
          <w:t>ng. N</w:t>
        </w:r>
        <w:r w:rsidRPr="00C54D8C">
          <w:rPr>
            <w:rFonts w:asciiTheme="majorHAnsi" w:hAnsiTheme="majorHAnsi" w:cstheme="majorHAnsi"/>
            <w:color w:val="313131"/>
            <w:sz w:val="24"/>
            <w:szCs w:val="24"/>
            <w:lang w:val="en-GB"/>
            <w:rPrChange w:id="614" w:author="Pham Thanh" w:date="2018-07-18T16:17:00Z">
              <w:rPr>
                <w:rFonts w:ascii="Cambria" w:hAnsi="Cambria" w:cs="Cambria"/>
                <w:color w:val="4E443C"/>
                <w:sz w:val="21"/>
                <w:szCs w:val="21"/>
              </w:rPr>
            </w:rPrChange>
          </w:rPr>
          <w:t>ế</w:t>
        </w:r>
        <w:r w:rsidRPr="00C54D8C">
          <w:rPr>
            <w:rFonts w:asciiTheme="majorHAnsi" w:hAnsiTheme="majorHAnsi" w:cstheme="majorHAnsi"/>
            <w:color w:val="313131"/>
            <w:sz w:val="24"/>
            <w:szCs w:val="24"/>
            <w:lang w:val="en-GB"/>
            <w:rPrChange w:id="615" w:author="Pham Thanh" w:date="2018-07-18T16:17:00Z">
              <w:rPr>
                <w:rFonts w:ascii="Georgia" w:hAnsi="Georgia"/>
                <w:color w:val="4E443C"/>
                <w:sz w:val="21"/>
                <w:szCs w:val="21"/>
              </w:rPr>
            </w:rPrChange>
          </w:rPr>
          <w:t>u b</w:t>
        </w:r>
        <w:r w:rsidRPr="00C54D8C">
          <w:rPr>
            <w:rFonts w:asciiTheme="majorHAnsi" w:hAnsiTheme="majorHAnsi" w:cstheme="majorHAnsi"/>
            <w:color w:val="313131"/>
            <w:sz w:val="24"/>
            <w:szCs w:val="24"/>
            <w:lang w:val="en-GB"/>
            <w:rPrChange w:id="616"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617" w:author="Pham Thanh" w:date="2018-07-18T16:17:00Z">
              <w:rPr>
                <w:rFonts w:ascii="Georgia" w:hAnsi="Georgia"/>
                <w:color w:val="4E443C"/>
                <w:sz w:val="21"/>
                <w:szCs w:val="21"/>
              </w:rPr>
            </w:rPrChange>
          </w:rPr>
          <w:t>n mu</w:t>
        </w:r>
        <w:r w:rsidRPr="00C54D8C">
          <w:rPr>
            <w:rFonts w:asciiTheme="majorHAnsi" w:hAnsiTheme="majorHAnsi" w:cstheme="majorHAnsi"/>
            <w:color w:val="313131"/>
            <w:sz w:val="24"/>
            <w:szCs w:val="24"/>
            <w:lang w:val="en-GB"/>
            <w:rPrChange w:id="618"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619" w:author="Pham Thanh" w:date="2018-07-18T16:17:00Z">
              <w:rPr>
                <w:rFonts w:ascii="Georgia" w:hAnsi="Georgia"/>
                <w:color w:val="4E443C"/>
                <w:sz w:val="21"/>
                <w:szCs w:val="21"/>
              </w:rPr>
            </w:rPrChange>
          </w:rPr>
          <w:t>n s</w:t>
        </w:r>
        <w:r w:rsidRPr="00C54D8C">
          <w:rPr>
            <w:rFonts w:asciiTheme="majorHAnsi" w:hAnsiTheme="majorHAnsi" w:cstheme="majorHAnsi"/>
            <w:color w:val="313131"/>
            <w:sz w:val="24"/>
            <w:szCs w:val="24"/>
            <w:lang w:val="en-GB"/>
            <w:rPrChange w:id="620"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621"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622"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623" w:author="Pham Thanh" w:date="2018-07-18T16:17:00Z">
              <w:rPr>
                <w:rFonts w:ascii="Georgia" w:hAnsi="Georgia"/>
                <w:color w:val="4E443C"/>
                <w:sz w:val="21"/>
                <w:szCs w:val="21"/>
              </w:rPr>
            </w:rPrChange>
          </w:rPr>
          <w:t>ng t</w:t>
        </w:r>
        <w:r w:rsidRPr="00C54D8C">
          <w:rPr>
            <w:rFonts w:asciiTheme="majorHAnsi" w:hAnsiTheme="majorHAnsi" w:cstheme="majorHAnsi"/>
            <w:color w:val="313131"/>
            <w:sz w:val="24"/>
            <w:szCs w:val="24"/>
            <w:lang w:val="en-GB"/>
            <w:rPrChange w:id="624"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625" w:author="Pham Thanh" w:date="2018-07-18T16:17:00Z">
              <w:rPr>
                <w:rFonts w:ascii="Georgia" w:hAnsi="Georgia"/>
                <w:color w:val="4E443C"/>
                <w:sz w:val="21"/>
                <w:szCs w:val="21"/>
              </w:rPr>
            </w:rPrChange>
          </w:rPr>
          <w:t>n v</w:t>
        </w:r>
        <w:r w:rsidRPr="00C54D8C">
          <w:rPr>
            <w:rFonts w:asciiTheme="majorHAnsi" w:hAnsiTheme="majorHAnsi" w:cstheme="majorHAnsi"/>
            <w:color w:val="313131"/>
            <w:sz w:val="24"/>
            <w:szCs w:val="24"/>
            <w:lang w:val="en-GB"/>
            <w:rPrChange w:id="626"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627" w:author="Pham Thanh" w:date="2018-07-18T16:17:00Z">
              <w:rPr>
                <w:rFonts w:ascii="Georgia" w:hAnsi="Georgia"/>
                <w:color w:val="4E443C"/>
                <w:sz w:val="21"/>
                <w:szCs w:val="21"/>
              </w:rPr>
            </w:rPrChange>
          </w:rPr>
          <w:t xml:space="preserve"> đ</w:t>
        </w:r>
        <w:r w:rsidRPr="00C54D8C">
          <w:rPr>
            <w:rFonts w:asciiTheme="majorHAnsi" w:hAnsiTheme="majorHAnsi" w:cstheme="majorHAnsi"/>
            <w:color w:val="313131"/>
            <w:sz w:val="24"/>
            <w:szCs w:val="24"/>
            <w:lang w:val="en-GB"/>
            <w:rPrChange w:id="628"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629" w:author="Pham Thanh" w:date="2018-07-18T16:17:00Z">
              <w:rPr>
                <w:rFonts w:ascii="Georgia" w:hAnsi="Georgia"/>
                <w:color w:val="4E443C"/>
                <w:sz w:val="21"/>
                <w:szCs w:val="21"/>
              </w:rPr>
            </w:rPrChange>
          </w:rPr>
          <w:t>a ch</w:t>
        </w:r>
        <w:r w:rsidRPr="00C54D8C">
          <w:rPr>
            <w:rFonts w:asciiTheme="majorHAnsi" w:hAnsiTheme="majorHAnsi" w:cstheme="majorHAnsi"/>
            <w:color w:val="313131"/>
            <w:sz w:val="24"/>
            <w:szCs w:val="24"/>
            <w:lang w:val="en-GB"/>
            <w:rPrChange w:id="630" w:author="Pham Thanh" w:date="2018-07-18T16:17:00Z">
              <w:rPr>
                <w:rFonts w:ascii="Cambria" w:hAnsi="Cambria" w:cs="Cambria"/>
                <w:color w:val="4E443C"/>
                <w:sz w:val="21"/>
                <w:szCs w:val="21"/>
              </w:rPr>
            </w:rPrChange>
          </w:rPr>
          <w:t>ỉ</w:t>
        </w:r>
        <w:r w:rsidRPr="00C54D8C">
          <w:rPr>
            <w:rFonts w:asciiTheme="majorHAnsi" w:hAnsiTheme="majorHAnsi" w:cstheme="majorHAnsi"/>
            <w:color w:val="313131"/>
            <w:sz w:val="24"/>
            <w:szCs w:val="24"/>
            <w:lang w:val="en-GB"/>
            <w:rPrChange w:id="631" w:author="Pham Thanh" w:date="2018-07-18T16:17:00Z">
              <w:rPr>
                <w:rFonts w:ascii="Georgia" w:hAnsi="Georgia"/>
                <w:color w:val="4E443C"/>
                <w:sz w:val="21"/>
                <w:szCs w:val="21"/>
              </w:rPr>
            </w:rPrChange>
          </w:rPr>
          <w:t xml:space="preserve"> e-mail kh</w:t>
        </w:r>
        <w:r w:rsidRPr="00C54D8C">
          <w:rPr>
            <w:rFonts w:asciiTheme="majorHAnsi" w:hAnsiTheme="majorHAnsi" w:cstheme="majorHAnsi"/>
            <w:color w:val="313131"/>
            <w:sz w:val="24"/>
            <w:szCs w:val="24"/>
            <w:lang w:val="en-GB"/>
            <w:rPrChange w:id="632"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633" w:author="Pham Thanh" w:date="2018-07-18T16:17:00Z">
              <w:rPr>
                <w:rFonts w:ascii="Georgia" w:hAnsi="Georgia"/>
                <w:color w:val="4E443C"/>
                <w:sz w:val="21"/>
                <w:szCs w:val="21"/>
              </w:rPr>
            </w:rPrChange>
          </w:rPr>
          <w:t>c cho m</w:t>
        </w:r>
        <w:r w:rsidRPr="00C54D8C">
          <w:rPr>
            <w:rFonts w:asciiTheme="majorHAnsi" w:hAnsiTheme="majorHAnsi" w:cstheme="majorHAnsi"/>
            <w:color w:val="313131"/>
            <w:sz w:val="24"/>
            <w:szCs w:val="24"/>
            <w:lang w:val="en-GB"/>
            <w:rPrChange w:id="634"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635" w:author="Pham Thanh" w:date="2018-07-18T16:17:00Z">
              <w:rPr>
                <w:rFonts w:ascii="Georgia" w:hAnsi="Georgia"/>
                <w:color w:val="4E443C"/>
                <w:sz w:val="21"/>
                <w:szCs w:val="21"/>
              </w:rPr>
            </w:rPrChange>
          </w:rPr>
          <w:t>t d</w:t>
        </w:r>
        <w:r w:rsidRPr="00C54D8C">
          <w:rPr>
            <w:rFonts w:asciiTheme="majorHAnsi" w:hAnsiTheme="majorHAnsi" w:cstheme="majorHAnsi"/>
            <w:color w:val="313131"/>
            <w:sz w:val="24"/>
            <w:szCs w:val="24"/>
            <w:lang w:val="en-GB"/>
            <w:rPrChange w:id="636" w:author="Pham Thanh" w:date="2018-07-18T16:17:00Z">
              <w:rPr>
                <w:rFonts w:ascii="Cambria" w:hAnsi="Cambria" w:cs="Cambria"/>
                <w:color w:val="4E443C"/>
                <w:sz w:val="21"/>
                <w:szCs w:val="21"/>
              </w:rPr>
            </w:rPrChange>
          </w:rPr>
          <w:t>ự</w:t>
        </w:r>
        <w:r w:rsidRPr="00C54D8C">
          <w:rPr>
            <w:rFonts w:asciiTheme="majorHAnsi" w:hAnsiTheme="majorHAnsi" w:cstheme="majorHAnsi"/>
            <w:color w:val="313131"/>
            <w:sz w:val="24"/>
            <w:szCs w:val="24"/>
            <w:lang w:val="en-GB"/>
            <w:rPrChange w:id="637"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63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639" w:author="Pham Thanh" w:date="2018-07-18T16:17:00Z">
              <w:rPr>
                <w:rFonts w:ascii="Georgia" w:hAnsi="Georgia"/>
                <w:color w:val="4E443C"/>
                <w:sz w:val="21"/>
                <w:szCs w:val="21"/>
              </w:rPr>
            </w:rPrChange>
          </w:rPr>
          <w:t>n ri</w:t>
        </w:r>
        <w:r w:rsidRPr="00C54D8C">
          <w:rPr>
            <w:rFonts w:asciiTheme="majorHAnsi" w:hAnsiTheme="majorHAnsi" w:cstheme="majorHAnsi"/>
            <w:color w:val="313131"/>
            <w:sz w:val="24"/>
            <w:szCs w:val="24"/>
            <w:lang w:val="en-GB"/>
            <w:rPrChange w:id="640"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641" w:author="Pham Thanh" w:date="2018-07-18T16:17:00Z">
              <w:rPr>
                <w:rFonts w:ascii="Georgia" w:hAnsi="Georgia"/>
                <w:color w:val="4E443C"/>
                <w:sz w:val="21"/>
                <w:szCs w:val="21"/>
              </w:rPr>
            </w:rPrChange>
          </w:rPr>
          <w:t>ng bi</w:t>
        </w:r>
        <w:r w:rsidRPr="00C54D8C">
          <w:rPr>
            <w:rFonts w:asciiTheme="majorHAnsi" w:hAnsiTheme="majorHAnsi" w:cstheme="majorHAnsi"/>
            <w:color w:val="313131"/>
            <w:sz w:val="24"/>
            <w:szCs w:val="24"/>
            <w:lang w:val="en-GB"/>
            <w:rPrChange w:id="642"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643" w:author="Pham Thanh" w:date="2018-07-18T16:17:00Z">
              <w:rPr>
                <w:rFonts w:ascii="Georgia" w:hAnsi="Georgia"/>
                <w:color w:val="4E443C"/>
                <w:sz w:val="21"/>
                <w:szCs w:val="21"/>
              </w:rPr>
            </w:rPrChange>
          </w:rPr>
          <w:t>t n</w:t>
        </w:r>
        <w:r w:rsidRPr="00C54D8C">
          <w:rPr>
            <w:rFonts w:asciiTheme="majorHAnsi" w:hAnsiTheme="majorHAnsi" w:cstheme="majorHAnsi"/>
            <w:color w:val="313131"/>
            <w:sz w:val="24"/>
            <w:szCs w:val="24"/>
            <w:lang w:val="en-GB"/>
            <w:rPrChange w:id="644"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645" w:author="Pham Thanh" w:date="2018-07-18T16:17:00Z">
              <w:rPr>
                <w:rFonts w:ascii="Georgia" w:hAnsi="Georgia"/>
                <w:color w:val="4E443C"/>
                <w:sz w:val="21"/>
                <w:szCs w:val="21"/>
              </w:rPr>
            </w:rPrChange>
          </w:rPr>
          <w:t xml:space="preserve">o </w:t>
        </w:r>
        <w:r w:rsidRPr="00C54D8C">
          <w:rPr>
            <w:rFonts w:asciiTheme="majorHAnsi" w:hAnsiTheme="majorHAnsi" w:cstheme="majorHAnsi"/>
            <w:color w:val="313131"/>
            <w:sz w:val="24"/>
            <w:szCs w:val="24"/>
            <w:lang w:val="en-GB"/>
            <w:rPrChange w:id="646" w:author="Pham Thanh" w:date="2018-07-18T16:17:00Z">
              <w:rPr>
                <w:rFonts w:ascii="Georgia" w:hAnsi="Georgia" w:cs="Georgia"/>
                <w:color w:val="4E443C"/>
                <w:sz w:val="21"/>
                <w:szCs w:val="21"/>
              </w:rPr>
            </w:rPrChange>
          </w:rPr>
          <w:t>đó</w:t>
        </w:r>
        <w:r w:rsidRPr="00C54D8C">
          <w:rPr>
            <w:rFonts w:asciiTheme="majorHAnsi" w:hAnsiTheme="majorHAnsi" w:cstheme="majorHAnsi"/>
            <w:color w:val="313131"/>
            <w:sz w:val="24"/>
            <w:szCs w:val="24"/>
            <w:lang w:val="en-GB"/>
            <w:rPrChange w:id="647" w:author="Pham Thanh" w:date="2018-07-18T16:17:00Z">
              <w:rPr>
                <w:rFonts w:ascii="Georgia" w:hAnsi="Georgia"/>
                <w:color w:val="4E443C"/>
                <w:sz w:val="21"/>
                <w:szCs w:val="21"/>
              </w:rPr>
            </w:rPrChange>
          </w:rPr>
          <w:t>, b</w:t>
        </w:r>
        <w:r w:rsidRPr="00C54D8C">
          <w:rPr>
            <w:rFonts w:asciiTheme="majorHAnsi" w:hAnsiTheme="majorHAnsi" w:cstheme="majorHAnsi"/>
            <w:color w:val="313131"/>
            <w:sz w:val="24"/>
            <w:szCs w:val="24"/>
            <w:lang w:val="en-GB"/>
            <w:rPrChange w:id="648"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649"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650"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651"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652"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653" w:author="Pham Thanh" w:date="2018-07-18T16:17:00Z">
              <w:rPr>
                <w:rFonts w:ascii="Georgia" w:hAnsi="Georgia"/>
                <w:color w:val="4E443C"/>
                <w:sz w:val="21"/>
                <w:szCs w:val="21"/>
              </w:rPr>
            </w:rPrChange>
          </w:rPr>
          <w:t xml:space="preserve"> ch</w:t>
        </w:r>
        <w:r w:rsidRPr="00C54D8C">
          <w:rPr>
            <w:rFonts w:asciiTheme="majorHAnsi" w:hAnsiTheme="majorHAnsi" w:cstheme="majorHAnsi"/>
            <w:color w:val="313131"/>
            <w:sz w:val="24"/>
            <w:szCs w:val="24"/>
            <w:lang w:val="en-GB"/>
            <w:rPrChange w:id="654"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655" w:author="Pham Thanh" w:date="2018-07-18T16:17:00Z">
              <w:rPr>
                <w:rFonts w:ascii="Georgia" w:hAnsi="Georgia"/>
                <w:color w:val="4E443C"/>
                <w:sz w:val="21"/>
                <w:szCs w:val="21"/>
              </w:rPr>
            </w:rPrChange>
          </w:rPr>
          <w:t>y l</w:t>
        </w:r>
        <w:r w:rsidRPr="00C54D8C">
          <w:rPr>
            <w:rFonts w:asciiTheme="majorHAnsi" w:hAnsiTheme="majorHAnsi" w:cstheme="majorHAnsi"/>
            <w:color w:val="313131"/>
            <w:sz w:val="24"/>
            <w:szCs w:val="24"/>
            <w:lang w:val="en-GB"/>
            <w:rPrChange w:id="656"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657" w:author="Pham Thanh" w:date="2018-07-18T16:17:00Z">
              <w:rPr>
                <w:rFonts w:ascii="Georgia" w:hAnsi="Georgia"/>
                <w:color w:val="4E443C"/>
                <w:sz w:val="21"/>
                <w:szCs w:val="21"/>
              </w:rPr>
            </w:rPrChange>
          </w:rPr>
          <w:t>i l</w:t>
        </w:r>
        <w:r w:rsidRPr="00C54D8C">
          <w:rPr>
            <w:rFonts w:asciiTheme="majorHAnsi" w:hAnsiTheme="majorHAnsi" w:cstheme="majorHAnsi"/>
            <w:color w:val="313131"/>
            <w:sz w:val="24"/>
            <w:szCs w:val="24"/>
            <w:lang w:val="en-GB"/>
            <w:rPrChange w:id="658"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659" w:author="Pham Thanh" w:date="2018-07-18T16:17:00Z">
              <w:rPr>
                <w:rFonts w:ascii="Georgia" w:hAnsi="Georgia"/>
                <w:color w:val="4E443C"/>
                <w:sz w:val="21"/>
                <w:szCs w:val="21"/>
              </w:rPr>
            </w:rPrChange>
          </w:rPr>
          <w:t>nh tr</w:t>
        </w:r>
        <w:r w:rsidRPr="00C54D8C">
          <w:rPr>
            <w:rFonts w:asciiTheme="majorHAnsi" w:hAnsiTheme="majorHAnsi" w:cstheme="majorHAnsi"/>
            <w:color w:val="313131"/>
            <w:sz w:val="24"/>
            <w:szCs w:val="24"/>
            <w:lang w:val="en-GB"/>
            <w:rPrChange w:id="660"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661" w:author="Pham Thanh" w:date="2018-07-18T16:17:00Z">
              <w:rPr>
                <w:rFonts w:ascii="Georgia" w:hAnsi="Georgia"/>
                <w:color w:val="4E443C"/>
                <w:sz w:val="21"/>
                <w:szCs w:val="21"/>
              </w:rPr>
            </w:rPrChange>
          </w:rPr>
          <w:t>n kh</w:t>
        </w:r>
        <w:r w:rsidRPr="00C54D8C">
          <w:rPr>
            <w:rFonts w:asciiTheme="majorHAnsi" w:hAnsiTheme="majorHAnsi" w:cstheme="majorHAnsi"/>
            <w:color w:val="313131"/>
            <w:sz w:val="24"/>
            <w:szCs w:val="24"/>
            <w:lang w:val="en-GB"/>
            <w:rPrChange w:id="662" w:author="Pham Thanh" w:date="2018-07-18T16:17:00Z">
              <w:rPr>
                <w:rFonts w:ascii="Georgia" w:hAnsi="Georgia" w:cs="Georgia"/>
                <w:color w:val="4E443C"/>
                <w:sz w:val="21"/>
                <w:szCs w:val="21"/>
              </w:rPr>
            </w:rPrChange>
          </w:rPr>
          <w:t>ô</w:t>
        </w:r>
        <w:r w:rsidRPr="00C54D8C">
          <w:rPr>
            <w:rFonts w:asciiTheme="majorHAnsi" w:hAnsiTheme="majorHAnsi" w:cstheme="majorHAnsi"/>
            <w:color w:val="313131"/>
            <w:sz w:val="24"/>
            <w:szCs w:val="24"/>
            <w:lang w:val="en-GB"/>
            <w:rPrChange w:id="663" w:author="Pham Thanh" w:date="2018-07-18T16:17:00Z">
              <w:rPr>
                <w:rFonts w:ascii="Georgia" w:hAnsi="Georgia"/>
                <w:color w:val="4E443C"/>
                <w:sz w:val="21"/>
                <w:szCs w:val="21"/>
              </w:rPr>
            </w:rPrChange>
          </w:rPr>
          <w:t>ng s</w:t>
        </w:r>
        <w:r w:rsidRPr="00C54D8C">
          <w:rPr>
            <w:rFonts w:asciiTheme="majorHAnsi" w:hAnsiTheme="majorHAnsi" w:cstheme="majorHAnsi"/>
            <w:color w:val="313131"/>
            <w:sz w:val="24"/>
            <w:szCs w:val="24"/>
            <w:lang w:val="en-GB"/>
            <w:rPrChange w:id="664"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665"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666"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667" w:author="Pham Thanh" w:date="2018-07-18T16:17:00Z">
              <w:rPr>
                <w:rFonts w:ascii="Georgia" w:hAnsi="Georgia"/>
                <w:color w:val="4E443C"/>
                <w:sz w:val="21"/>
                <w:szCs w:val="21"/>
              </w:rPr>
            </w:rPrChange>
          </w:rPr>
          <w:t>ng </w:t>
        </w:r>
        <w:r w:rsidRPr="00C54D8C">
          <w:rPr>
            <w:rFonts w:asciiTheme="majorHAnsi" w:hAnsiTheme="majorHAnsi" w:cstheme="majorHAnsi"/>
            <w:color w:val="313131"/>
            <w:sz w:val="24"/>
            <w:szCs w:val="24"/>
            <w:lang w:val="en-GB"/>
            <w:rPrChange w:id="668" w:author="Pham Thanh" w:date="2018-07-18T16:17:00Z">
              <w:rPr>
                <w:rStyle w:val="HTMLCode"/>
                <w:rFonts w:ascii="Courier" w:hAnsi="Courier"/>
                <w:color w:val="F14E32"/>
                <w:sz w:val="21"/>
                <w:szCs w:val="21"/>
                <w:bdr w:val="single" w:sz="6" w:space="1" w:color="EFEEE6" w:frame="1"/>
                <w:shd w:val="clear" w:color="auto" w:fill="FFFFFF"/>
              </w:rPr>
            </w:rPrChange>
          </w:rPr>
          <w:t>--global</w:t>
        </w:r>
        <w:r w:rsidRPr="00C54D8C">
          <w:rPr>
            <w:rFonts w:asciiTheme="majorHAnsi" w:hAnsiTheme="majorHAnsi" w:cstheme="majorHAnsi"/>
            <w:color w:val="313131"/>
            <w:sz w:val="24"/>
            <w:szCs w:val="24"/>
            <w:lang w:val="en-GB"/>
            <w:rPrChange w:id="669" w:author="Pham Thanh" w:date="2018-07-18T16:17:00Z">
              <w:rPr>
                <w:rFonts w:ascii="Georgia" w:hAnsi="Georgia"/>
                <w:color w:val="4E443C"/>
                <w:sz w:val="21"/>
                <w:szCs w:val="21"/>
              </w:rPr>
            </w:rPrChange>
          </w:rPr>
          <w:t> trên d</w:t>
        </w:r>
        <w:r w:rsidRPr="00C54D8C">
          <w:rPr>
            <w:rFonts w:asciiTheme="majorHAnsi" w:hAnsiTheme="majorHAnsi" w:cstheme="majorHAnsi"/>
            <w:color w:val="313131"/>
            <w:sz w:val="24"/>
            <w:szCs w:val="24"/>
            <w:lang w:val="en-GB"/>
            <w:rPrChange w:id="670" w:author="Pham Thanh" w:date="2018-07-18T16:17:00Z">
              <w:rPr>
                <w:rFonts w:ascii="Cambria" w:hAnsi="Cambria" w:cs="Cambria"/>
                <w:color w:val="4E443C"/>
                <w:sz w:val="21"/>
                <w:szCs w:val="21"/>
              </w:rPr>
            </w:rPrChange>
          </w:rPr>
          <w:t>ự</w:t>
        </w:r>
        <w:r w:rsidRPr="00C54D8C">
          <w:rPr>
            <w:rFonts w:asciiTheme="majorHAnsi" w:hAnsiTheme="majorHAnsi" w:cstheme="majorHAnsi"/>
            <w:color w:val="313131"/>
            <w:sz w:val="24"/>
            <w:szCs w:val="24"/>
            <w:lang w:val="en-GB"/>
            <w:rPrChange w:id="671"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672"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673" w:author="Pham Thanh" w:date="2018-07-18T16:17:00Z">
              <w:rPr>
                <w:rFonts w:ascii="Georgia" w:hAnsi="Georgia"/>
                <w:color w:val="4E443C"/>
                <w:sz w:val="21"/>
                <w:szCs w:val="21"/>
              </w:rPr>
            </w:rPrChange>
          </w:rPr>
          <w:t xml:space="preserve">n </w:t>
        </w:r>
        <w:r w:rsidRPr="00C54D8C">
          <w:rPr>
            <w:rFonts w:asciiTheme="majorHAnsi" w:hAnsiTheme="majorHAnsi" w:cstheme="majorHAnsi"/>
            <w:color w:val="313131"/>
            <w:sz w:val="24"/>
            <w:szCs w:val="24"/>
            <w:lang w:val="en-GB"/>
            <w:rPrChange w:id="674" w:author="Pham Thanh" w:date="2018-07-18T16:17:00Z">
              <w:rPr>
                <w:rFonts w:ascii="Georgia" w:hAnsi="Georgia" w:cs="Georgia"/>
                <w:color w:val="4E443C"/>
                <w:sz w:val="21"/>
                <w:szCs w:val="21"/>
              </w:rPr>
            </w:rPrChange>
          </w:rPr>
          <w:t>đó</w:t>
        </w:r>
      </w:ins>
    </w:p>
    <w:p w:rsidR="00C54D8C" w:rsidRPr="00000263" w:rsidRDefault="00C54D8C" w:rsidP="00C54D8C">
      <w:pPr>
        <w:rPr>
          <w:ins w:id="675" w:author="Pham Thanh" w:date="2018-07-18T16:18:00Z"/>
          <w:rFonts w:asciiTheme="majorHAnsi" w:eastAsia="Times New Roman" w:hAnsiTheme="majorHAnsi" w:cstheme="majorHAnsi"/>
          <w:b/>
          <w:color w:val="313131"/>
          <w:lang w:val="en-GB"/>
          <w:rPrChange w:id="676" w:author="Pham Thanh" w:date="2018-07-18T16:46:00Z">
            <w:rPr>
              <w:ins w:id="677" w:author="Pham Thanh" w:date="2018-07-18T16:18:00Z"/>
              <w:lang w:val="en-GB"/>
            </w:rPr>
          </w:rPrChange>
        </w:rPr>
        <w:pPrChange w:id="678" w:author="Pham Thanh" w:date="2018-07-18T16:23:00Z">
          <w:pPr>
            <w:pStyle w:val="NormalWeb"/>
            <w:shd w:val="clear" w:color="auto" w:fill="FCFCFA"/>
            <w:spacing w:before="0" w:beforeAutospacing="0" w:after="165" w:afterAutospacing="0" w:line="330" w:lineRule="atLeast"/>
          </w:pPr>
        </w:pPrChange>
      </w:pPr>
      <w:ins w:id="679" w:author="Pham Thanh" w:date="2018-07-18T16:19:00Z">
        <w:r w:rsidRPr="00000263">
          <w:rPr>
            <w:rFonts w:asciiTheme="majorHAnsi" w:eastAsia="Times New Roman" w:hAnsiTheme="majorHAnsi" w:cstheme="majorHAnsi"/>
            <w:b/>
            <w:color w:val="313131"/>
            <w:lang w:val="en-GB"/>
            <w:rPrChange w:id="680" w:author="Pham Thanh" w:date="2018-07-18T16:46:00Z">
              <w:rPr>
                <w:rStyle w:val="Hyperlink"/>
                <w:rFonts w:ascii="Georgia" w:eastAsiaTheme="majorEastAsia" w:hAnsi="Georgia"/>
                <w:color w:val="0388A6"/>
              </w:rPr>
            </w:rPrChange>
          </w:rPr>
          <w:t>Trình So</w:t>
        </w:r>
        <w:r w:rsidRPr="00000263">
          <w:rPr>
            <w:rFonts w:asciiTheme="majorHAnsi" w:eastAsia="Times New Roman" w:hAnsiTheme="majorHAnsi" w:cstheme="majorHAnsi"/>
            <w:b/>
            <w:color w:val="313131"/>
            <w:lang w:val="en-GB"/>
            <w:rPrChange w:id="681" w:author="Pham Thanh" w:date="2018-07-18T16:46:00Z">
              <w:rPr>
                <w:rStyle w:val="Hyperlink"/>
                <w:rFonts w:ascii="Cambria" w:eastAsiaTheme="majorEastAsia" w:hAnsi="Cambria" w:cs="Cambria"/>
                <w:color w:val="0388A6"/>
              </w:rPr>
            </w:rPrChange>
          </w:rPr>
          <w:t>ạ</w:t>
        </w:r>
        <w:r w:rsidRPr="00000263">
          <w:rPr>
            <w:rFonts w:asciiTheme="majorHAnsi" w:eastAsia="Times New Roman" w:hAnsiTheme="majorHAnsi" w:cstheme="majorHAnsi"/>
            <w:b/>
            <w:color w:val="313131"/>
            <w:lang w:val="en-GB"/>
            <w:rPrChange w:id="682" w:author="Pham Thanh" w:date="2018-07-18T16:46:00Z">
              <w:rPr>
                <w:rStyle w:val="Hyperlink"/>
                <w:rFonts w:ascii="Georgia" w:eastAsiaTheme="majorEastAsia" w:hAnsi="Georgia"/>
                <w:color w:val="0388A6"/>
              </w:rPr>
            </w:rPrChange>
          </w:rPr>
          <w:t>n Th</w:t>
        </w:r>
        <w:r w:rsidRPr="00000263">
          <w:rPr>
            <w:rFonts w:asciiTheme="majorHAnsi" w:eastAsia="Times New Roman" w:hAnsiTheme="majorHAnsi" w:cstheme="majorHAnsi"/>
            <w:b/>
            <w:color w:val="313131"/>
            <w:lang w:val="en-GB"/>
            <w:rPrChange w:id="683" w:author="Pham Thanh" w:date="2018-07-18T16:46:00Z">
              <w:rPr>
                <w:rStyle w:val="Hyperlink"/>
                <w:rFonts w:ascii="Cambria" w:eastAsiaTheme="majorEastAsia" w:hAnsi="Cambria" w:cs="Cambria"/>
                <w:color w:val="0388A6"/>
              </w:rPr>
            </w:rPrChange>
          </w:rPr>
          <w:t>ả</w:t>
        </w:r>
        <w:r w:rsidRPr="00000263">
          <w:rPr>
            <w:rFonts w:asciiTheme="majorHAnsi" w:eastAsia="Times New Roman" w:hAnsiTheme="majorHAnsi" w:cstheme="majorHAnsi"/>
            <w:b/>
            <w:color w:val="313131"/>
            <w:lang w:val="en-GB"/>
            <w:rPrChange w:id="684" w:author="Pham Thanh" w:date="2018-07-18T16:46:00Z">
              <w:rPr>
                <w:rStyle w:val="Hyperlink"/>
                <w:rFonts w:ascii="Georgia" w:eastAsiaTheme="majorEastAsia" w:hAnsi="Georgia"/>
                <w:color w:val="0388A6"/>
              </w:rPr>
            </w:rPrChange>
          </w:rPr>
          <w:t>o</w:t>
        </w:r>
      </w:ins>
    </w:p>
    <w:p w:rsidR="00C54D8C" w:rsidRPr="00C54D8C" w:rsidRDefault="00C54D8C" w:rsidP="00C54D8C">
      <w:pPr>
        <w:rPr>
          <w:ins w:id="685" w:author="Pham Thanh" w:date="2018-07-18T16:17:00Z"/>
          <w:rFonts w:asciiTheme="majorHAnsi" w:eastAsia="Times New Roman" w:hAnsiTheme="majorHAnsi" w:cstheme="majorHAnsi"/>
          <w:b/>
          <w:color w:val="313131"/>
          <w:sz w:val="24"/>
          <w:szCs w:val="24"/>
          <w:lang w:val="en-GB"/>
          <w:rPrChange w:id="686" w:author="Pham Thanh" w:date="2018-07-18T16:18:00Z">
            <w:rPr>
              <w:ins w:id="687" w:author="Pham Thanh" w:date="2018-07-18T16:17:00Z"/>
              <w:rFonts w:ascii="Georgia" w:hAnsi="Georgia"/>
              <w:color w:val="4E443C"/>
              <w:sz w:val="21"/>
              <w:szCs w:val="21"/>
            </w:rPr>
          </w:rPrChange>
        </w:rPr>
        <w:pPrChange w:id="688" w:author="Pham Thanh" w:date="2018-07-18T16:23:00Z">
          <w:pPr>
            <w:pStyle w:val="NormalWeb"/>
            <w:shd w:val="clear" w:color="auto" w:fill="FCFCFA"/>
            <w:spacing w:before="0" w:beforeAutospacing="0" w:after="165" w:afterAutospacing="0" w:line="330" w:lineRule="atLeast"/>
          </w:pPr>
        </w:pPrChange>
      </w:pPr>
      <w:ins w:id="689" w:author="Pham Thanh" w:date="2018-07-18T16:17:00Z">
        <w:r w:rsidRPr="00C54D8C">
          <w:rPr>
            <w:rFonts w:asciiTheme="majorHAnsi" w:hAnsiTheme="majorHAnsi" w:cstheme="majorHAnsi"/>
            <w:color w:val="313131"/>
            <w:sz w:val="24"/>
            <w:szCs w:val="24"/>
            <w:lang w:val="en-GB"/>
            <w:rPrChange w:id="690" w:author="Pham Thanh" w:date="2018-07-18T16:17:00Z">
              <w:rPr>
                <w:rFonts w:ascii="Georgia" w:hAnsi="Georgia"/>
                <w:color w:val="4E443C"/>
                <w:sz w:val="21"/>
                <w:szCs w:val="21"/>
              </w:rPr>
            </w:rPrChange>
          </w:rPr>
          <w:t>Bây gi</w:t>
        </w:r>
        <w:r w:rsidRPr="00C54D8C">
          <w:rPr>
            <w:rFonts w:asciiTheme="majorHAnsi" w:hAnsiTheme="majorHAnsi" w:cstheme="majorHAnsi"/>
            <w:color w:val="313131"/>
            <w:sz w:val="24"/>
            <w:szCs w:val="24"/>
            <w:lang w:val="en-GB"/>
            <w:rPrChange w:id="691" w:author="Pham Thanh" w:date="2018-07-18T16:17:00Z">
              <w:rPr>
                <w:rFonts w:ascii="Cambria" w:hAnsi="Cambria" w:cs="Cambria"/>
                <w:color w:val="4E443C"/>
                <w:sz w:val="21"/>
                <w:szCs w:val="21"/>
              </w:rPr>
            </w:rPrChange>
          </w:rPr>
          <w:t>ờ</w:t>
        </w:r>
        <w:r w:rsidRPr="00C54D8C">
          <w:rPr>
            <w:rFonts w:asciiTheme="majorHAnsi" w:hAnsiTheme="majorHAnsi" w:cstheme="majorHAnsi"/>
            <w:color w:val="313131"/>
            <w:sz w:val="24"/>
            <w:szCs w:val="24"/>
            <w:lang w:val="en-GB"/>
            <w:rPrChange w:id="692" w:author="Pham Thanh" w:date="2018-07-18T16:17:00Z">
              <w:rPr>
                <w:rFonts w:ascii="Georgia" w:hAnsi="Georgia"/>
                <w:color w:val="4E443C"/>
                <w:sz w:val="21"/>
                <w:szCs w:val="21"/>
              </w:rPr>
            </w:rPrChange>
          </w:rPr>
          <w:t xml:space="preserve"> danh t</w:t>
        </w:r>
        <w:r w:rsidRPr="00C54D8C">
          <w:rPr>
            <w:rFonts w:asciiTheme="majorHAnsi" w:hAnsiTheme="majorHAnsi" w:cstheme="majorHAnsi"/>
            <w:color w:val="313131"/>
            <w:sz w:val="24"/>
            <w:szCs w:val="24"/>
            <w:lang w:val="en-GB"/>
            <w:rPrChange w:id="693" w:author="Pham Thanh" w:date="2018-07-18T16:17:00Z">
              <w:rPr>
                <w:rFonts w:ascii="Georgia" w:hAnsi="Georgia" w:cs="Georgia"/>
                <w:color w:val="4E443C"/>
                <w:sz w:val="21"/>
                <w:szCs w:val="21"/>
              </w:rPr>
            </w:rPrChange>
          </w:rPr>
          <w:t>í</w:t>
        </w:r>
        <w:r w:rsidRPr="00C54D8C">
          <w:rPr>
            <w:rFonts w:asciiTheme="majorHAnsi" w:hAnsiTheme="majorHAnsi" w:cstheme="majorHAnsi"/>
            <w:color w:val="313131"/>
            <w:sz w:val="24"/>
            <w:szCs w:val="24"/>
            <w:lang w:val="en-GB"/>
            <w:rPrChange w:id="694" w:author="Pham Thanh" w:date="2018-07-18T16:17:00Z">
              <w:rPr>
                <w:rFonts w:ascii="Georgia" w:hAnsi="Georgia"/>
                <w:color w:val="4E443C"/>
                <w:sz w:val="21"/>
                <w:szCs w:val="21"/>
              </w:rPr>
            </w:rPrChange>
          </w:rPr>
          <w:t>nh c</w:t>
        </w:r>
        <w:r w:rsidRPr="00C54D8C">
          <w:rPr>
            <w:rFonts w:asciiTheme="majorHAnsi" w:hAnsiTheme="majorHAnsi" w:cstheme="majorHAnsi"/>
            <w:color w:val="313131"/>
            <w:sz w:val="24"/>
            <w:szCs w:val="24"/>
            <w:lang w:val="en-GB"/>
            <w:rPrChange w:id="695" w:author="Pham Thanh" w:date="2018-07-18T16:17:00Z">
              <w:rPr>
                <w:rFonts w:ascii="Cambria" w:hAnsi="Cambria" w:cs="Cambria"/>
                <w:color w:val="4E443C"/>
                <w:sz w:val="21"/>
                <w:szCs w:val="21"/>
              </w:rPr>
            </w:rPrChange>
          </w:rPr>
          <w:t>ủ</w:t>
        </w:r>
        <w:r w:rsidRPr="00C54D8C">
          <w:rPr>
            <w:rFonts w:asciiTheme="majorHAnsi" w:hAnsiTheme="majorHAnsi" w:cstheme="majorHAnsi"/>
            <w:color w:val="313131"/>
            <w:sz w:val="24"/>
            <w:szCs w:val="24"/>
            <w:lang w:val="en-GB"/>
            <w:rPrChange w:id="696" w:author="Pham Thanh" w:date="2018-07-18T16:17:00Z">
              <w:rPr>
                <w:rFonts w:ascii="Georgia" w:hAnsi="Georgia"/>
                <w:color w:val="4E443C"/>
                <w:sz w:val="21"/>
                <w:szCs w:val="21"/>
              </w:rPr>
            </w:rPrChange>
          </w:rPr>
          <w:t>a b</w:t>
        </w:r>
        <w:r w:rsidRPr="00C54D8C">
          <w:rPr>
            <w:rFonts w:asciiTheme="majorHAnsi" w:hAnsiTheme="majorHAnsi" w:cstheme="majorHAnsi"/>
            <w:color w:val="313131"/>
            <w:sz w:val="24"/>
            <w:szCs w:val="24"/>
            <w:lang w:val="en-GB"/>
            <w:rPrChange w:id="697"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698" w:author="Pham Thanh" w:date="2018-07-18T16:17:00Z">
              <w:rPr>
                <w:rFonts w:ascii="Georgia" w:hAnsi="Georgia"/>
                <w:color w:val="4E443C"/>
                <w:sz w:val="21"/>
                <w:szCs w:val="21"/>
              </w:rPr>
            </w:rPrChange>
          </w:rPr>
          <w:t xml:space="preserve">n </w:t>
        </w:r>
        <w:r w:rsidRPr="00C54D8C">
          <w:rPr>
            <w:rFonts w:asciiTheme="majorHAnsi" w:hAnsiTheme="majorHAnsi" w:cstheme="majorHAnsi"/>
            <w:color w:val="313131"/>
            <w:sz w:val="24"/>
            <w:szCs w:val="24"/>
            <w:lang w:val="en-GB"/>
            <w:rPrChange w:id="699" w:author="Pham Thanh" w:date="2018-07-18T16:17:00Z">
              <w:rPr>
                <w:rFonts w:ascii="Georgia" w:hAnsi="Georgia" w:cs="Georgia"/>
                <w:color w:val="4E443C"/>
                <w:sz w:val="21"/>
                <w:szCs w:val="21"/>
              </w:rPr>
            </w:rPrChange>
          </w:rPr>
          <w:t>đã</w:t>
        </w:r>
        <w:r w:rsidRPr="00C54D8C">
          <w:rPr>
            <w:rFonts w:asciiTheme="majorHAnsi" w:hAnsiTheme="majorHAnsi" w:cstheme="majorHAnsi"/>
            <w:color w:val="313131"/>
            <w:sz w:val="24"/>
            <w:szCs w:val="24"/>
            <w:lang w:val="en-GB"/>
            <w:rPrChange w:id="700"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701"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702" w:author="Pham Thanh" w:date="2018-07-18T16:17:00Z">
              <w:rPr>
                <w:rFonts w:ascii="Cambria" w:hAnsi="Cambria" w:cs="Cambria"/>
                <w:color w:val="4E443C"/>
                <w:sz w:val="21"/>
                <w:szCs w:val="21"/>
              </w:rPr>
            </w:rPrChange>
          </w:rPr>
          <w:t>ượ</w:t>
        </w:r>
        <w:r w:rsidRPr="00C54D8C">
          <w:rPr>
            <w:rFonts w:asciiTheme="majorHAnsi" w:hAnsiTheme="majorHAnsi" w:cstheme="majorHAnsi"/>
            <w:color w:val="313131"/>
            <w:sz w:val="24"/>
            <w:szCs w:val="24"/>
            <w:lang w:val="en-GB"/>
            <w:rPrChange w:id="703" w:author="Pham Thanh" w:date="2018-07-18T16:17:00Z">
              <w:rPr>
                <w:rFonts w:ascii="Georgia" w:hAnsi="Georgia"/>
                <w:color w:val="4E443C"/>
                <w:sz w:val="21"/>
                <w:szCs w:val="21"/>
              </w:rPr>
            </w:rPrChange>
          </w:rPr>
          <w:t>c c</w:t>
        </w:r>
        <w:r w:rsidRPr="00C54D8C">
          <w:rPr>
            <w:rFonts w:asciiTheme="majorHAnsi" w:hAnsiTheme="majorHAnsi" w:cstheme="majorHAnsi"/>
            <w:color w:val="313131"/>
            <w:sz w:val="24"/>
            <w:szCs w:val="24"/>
            <w:lang w:val="en-GB"/>
            <w:rPrChange w:id="704"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705" w:author="Pham Thanh" w:date="2018-07-18T16:17:00Z">
              <w:rPr>
                <w:rFonts w:ascii="Georgia" w:hAnsi="Georgia"/>
                <w:color w:val="4E443C"/>
                <w:sz w:val="21"/>
                <w:szCs w:val="21"/>
              </w:rPr>
            </w:rPrChange>
          </w:rPr>
          <w:t>u h</w:t>
        </w:r>
        <w:r w:rsidRPr="00C54D8C">
          <w:rPr>
            <w:rFonts w:asciiTheme="majorHAnsi" w:hAnsiTheme="majorHAnsi" w:cstheme="majorHAnsi"/>
            <w:color w:val="313131"/>
            <w:sz w:val="24"/>
            <w:szCs w:val="24"/>
            <w:lang w:val="en-GB"/>
            <w:rPrChange w:id="706"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707" w:author="Pham Thanh" w:date="2018-07-18T16:17:00Z">
              <w:rPr>
                <w:rFonts w:ascii="Georgia" w:hAnsi="Georgia"/>
                <w:color w:val="4E443C"/>
                <w:sz w:val="21"/>
                <w:szCs w:val="21"/>
              </w:rPr>
            </w:rPrChange>
          </w:rPr>
          <w:t>nh xong, b</w:t>
        </w:r>
        <w:r w:rsidRPr="00C54D8C">
          <w:rPr>
            <w:rFonts w:asciiTheme="majorHAnsi" w:hAnsiTheme="majorHAnsi" w:cstheme="majorHAnsi"/>
            <w:color w:val="313131"/>
            <w:sz w:val="24"/>
            <w:szCs w:val="24"/>
            <w:lang w:val="en-GB"/>
            <w:rPrChange w:id="708"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09"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710"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711"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712"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713" w:author="Pham Thanh" w:date="2018-07-18T16:17:00Z">
              <w:rPr>
                <w:rFonts w:ascii="Georgia" w:hAnsi="Georgia"/>
                <w:color w:val="4E443C"/>
                <w:sz w:val="21"/>
                <w:szCs w:val="21"/>
              </w:rPr>
            </w:rPrChange>
          </w:rPr>
          <w:t xml:space="preserve"> l</w:t>
        </w:r>
        <w:r w:rsidRPr="00C54D8C">
          <w:rPr>
            <w:rFonts w:asciiTheme="majorHAnsi" w:hAnsiTheme="majorHAnsi" w:cstheme="majorHAnsi"/>
            <w:color w:val="313131"/>
            <w:sz w:val="24"/>
            <w:szCs w:val="24"/>
            <w:lang w:val="en-GB"/>
            <w:rPrChange w:id="714" w:author="Pham Thanh" w:date="2018-07-18T16:17:00Z">
              <w:rPr>
                <w:rFonts w:ascii="Cambria" w:hAnsi="Cambria" w:cs="Cambria"/>
                <w:color w:val="4E443C"/>
                <w:sz w:val="21"/>
                <w:szCs w:val="21"/>
              </w:rPr>
            </w:rPrChange>
          </w:rPr>
          <w:t>ự</w:t>
        </w:r>
        <w:r w:rsidRPr="00C54D8C">
          <w:rPr>
            <w:rFonts w:asciiTheme="majorHAnsi" w:hAnsiTheme="majorHAnsi" w:cstheme="majorHAnsi"/>
            <w:color w:val="313131"/>
            <w:sz w:val="24"/>
            <w:szCs w:val="24"/>
            <w:lang w:val="en-GB"/>
            <w:rPrChange w:id="715" w:author="Pham Thanh" w:date="2018-07-18T16:17:00Z">
              <w:rPr>
                <w:rFonts w:ascii="Georgia" w:hAnsi="Georgia"/>
                <w:color w:val="4E443C"/>
                <w:sz w:val="21"/>
                <w:szCs w:val="21"/>
              </w:rPr>
            </w:rPrChange>
          </w:rPr>
          <w:t>a ch</w:t>
        </w:r>
        <w:r w:rsidRPr="00C54D8C">
          <w:rPr>
            <w:rFonts w:asciiTheme="majorHAnsi" w:hAnsiTheme="majorHAnsi" w:cstheme="majorHAnsi"/>
            <w:color w:val="313131"/>
            <w:sz w:val="24"/>
            <w:szCs w:val="24"/>
            <w:lang w:val="en-GB"/>
            <w:rPrChange w:id="716" w:author="Pham Thanh" w:date="2018-07-18T16:17:00Z">
              <w:rPr>
                <w:rFonts w:ascii="Cambria" w:hAnsi="Cambria" w:cs="Cambria"/>
                <w:color w:val="4E443C"/>
                <w:sz w:val="21"/>
                <w:szCs w:val="21"/>
              </w:rPr>
            </w:rPrChange>
          </w:rPr>
          <w:t>ọ</w:t>
        </w:r>
        <w:r w:rsidRPr="00C54D8C">
          <w:rPr>
            <w:rFonts w:asciiTheme="majorHAnsi" w:hAnsiTheme="majorHAnsi" w:cstheme="majorHAnsi"/>
            <w:color w:val="313131"/>
            <w:sz w:val="24"/>
            <w:szCs w:val="24"/>
            <w:lang w:val="en-GB"/>
            <w:rPrChange w:id="717" w:author="Pham Thanh" w:date="2018-07-18T16:17:00Z">
              <w:rPr>
                <w:rFonts w:ascii="Georgia" w:hAnsi="Georgia"/>
                <w:color w:val="4E443C"/>
                <w:sz w:val="21"/>
                <w:szCs w:val="21"/>
              </w:rPr>
            </w:rPrChange>
          </w:rPr>
          <w:t>n tr</w:t>
        </w:r>
        <w:r w:rsidRPr="00C54D8C">
          <w:rPr>
            <w:rFonts w:asciiTheme="majorHAnsi" w:hAnsiTheme="majorHAnsi" w:cstheme="majorHAnsi"/>
            <w:color w:val="313131"/>
            <w:sz w:val="24"/>
            <w:szCs w:val="24"/>
            <w:lang w:val="en-GB"/>
            <w:rPrChange w:id="718"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719" w:author="Pham Thanh" w:date="2018-07-18T16:17:00Z">
              <w:rPr>
                <w:rFonts w:ascii="Georgia" w:hAnsi="Georgia"/>
                <w:color w:val="4E443C"/>
                <w:sz w:val="21"/>
                <w:szCs w:val="21"/>
              </w:rPr>
            </w:rPrChange>
          </w:rPr>
          <w:t>nh so</w:t>
        </w:r>
        <w:r w:rsidRPr="00C54D8C">
          <w:rPr>
            <w:rFonts w:asciiTheme="majorHAnsi" w:hAnsiTheme="majorHAnsi" w:cstheme="majorHAnsi"/>
            <w:color w:val="313131"/>
            <w:sz w:val="24"/>
            <w:szCs w:val="24"/>
            <w:lang w:val="en-GB"/>
            <w:rPrChange w:id="720"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21" w:author="Pham Thanh" w:date="2018-07-18T16:17:00Z">
              <w:rPr>
                <w:rFonts w:ascii="Georgia" w:hAnsi="Georgia"/>
                <w:color w:val="4E443C"/>
                <w:sz w:val="21"/>
                <w:szCs w:val="21"/>
              </w:rPr>
            </w:rPrChange>
          </w:rPr>
          <w:t>n th</w:t>
        </w:r>
        <w:r w:rsidRPr="00C54D8C">
          <w:rPr>
            <w:rFonts w:asciiTheme="majorHAnsi" w:hAnsiTheme="majorHAnsi" w:cstheme="majorHAnsi"/>
            <w:color w:val="313131"/>
            <w:sz w:val="24"/>
            <w:szCs w:val="24"/>
            <w:lang w:val="en-GB"/>
            <w:rPrChange w:id="722"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723" w:author="Pham Thanh" w:date="2018-07-18T16:17:00Z">
              <w:rPr>
                <w:rFonts w:ascii="Georgia" w:hAnsi="Georgia"/>
                <w:color w:val="4E443C"/>
                <w:sz w:val="21"/>
                <w:szCs w:val="21"/>
              </w:rPr>
            </w:rPrChange>
          </w:rPr>
          <w:t>o m</w:t>
        </w:r>
        <w:r w:rsidRPr="00C54D8C">
          <w:rPr>
            <w:rFonts w:asciiTheme="majorHAnsi" w:hAnsiTheme="majorHAnsi" w:cstheme="majorHAnsi"/>
            <w:color w:val="313131"/>
            <w:sz w:val="24"/>
            <w:szCs w:val="24"/>
            <w:lang w:val="en-GB"/>
            <w:rPrChange w:id="724"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725" w:author="Pham Thanh" w:date="2018-07-18T16:17:00Z">
              <w:rPr>
                <w:rFonts w:ascii="Georgia" w:hAnsi="Georgia"/>
                <w:color w:val="4E443C"/>
                <w:sz w:val="21"/>
                <w:szCs w:val="21"/>
              </w:rPr>
            </w:rPrChange>
          </w:rPr>
          <w:t xml:space="preserve">c </w:t>
        </w:r>
        <w:r w:rsidRPr="00C54D8C">
          <w:rPr>
            <w:rFonts w:asciiTheme="majorHAnsi" w:hAnsiTheme="majorHAnsi" w:cstheme="majorHAnsi"/>
            <w:color w:val="313131"/>
            <w:sz w:val="24"/>
            <w:szCs w:val="24"/>
            <w:lang w:val="en-GB"/>
            <w:rPrChange w:id="726"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727"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728" w:author="Pham Thanh" w:date="2018-07-18T16:17:00Z">
              <w:rPr>
                <w:rFonts w:ascii="Georgia" w:hAnsi="Georgia"/>
                <w:color w:val="4E443C"/>
                <w:sz w:val="21"/>
                <w:szCs w:val="21"/>
              </w:rPr>
            </w:rPrChange>
          </w:rPr>
          <w:t>nh s</w:t>
        </w:r>
        <w:r w:rsidRPr="00C54D8C">
          <w:rPr>
            <w:rFonts w:asciiTheme="majorHAnsi" w:hAnsiTheme="majorHAnsi" w:cstheme="majorHAnsi"/>
            <w:color w:val="313131"/>
            <w:sz w:val="24"/>
            <w:szCs w:val="24"/>
            <w:lang w:val="en-GB"/>
            <w:rPrChange w:id="729"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730"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731"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732" w:author="Pham Thanh" w:date="2018-07-18T16:17:00Z">
              <w:rPr>
                <w:rFonts w:ascii="Georgia" w:hAnsi="Georgia"/>
                <w:color w:val="4E443C"/>
                <w:sz w:val="21"/>
                <w:szCs w:val="21"/>
              </w:rPr>
            </w:rPrChange>
          </w:rPr>
          <w:t xml:space="preserve">ng </w:t>
        </w:r>
        <w:r w:rsidRPr="00C54D8C">
          <w:rPr>
            <w:rFonts w:asciiTheme="majorHAnsi" w:hAnsiTheme="majorHAnsi" w:cstheme="majorHAnsi"/>
            <w:color w:val="313131"/>
            <w:sz w:val="24"/>
            <w:szCs w:val="24"/>
            <w:lang w:val="en-GB"/>
            <w:rPrChange w:id="733"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734"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735" w:author="Pham Thanh" w:date="2018-07-18T16:17:00Z">
              <w:rPr>
                <w:rFonts w:ascii="Georgia" w:hAnsi="Georgia"/>
                <w:color w:val="4E443C"/>
                <w:sz w:val="21"/>
                <w:szCs w:val="21"/>
              </w:rPr>
            </w:rPrChange>
          </w:rPr>
          <w:t xml:space="preserve"> so</w:t>
        </w:r>
        <w:r w:rsidRPr="00C54D8C">
          <w:rPr>
            <w:rFonts w:asciiTheme="majorHAnsi" w:hAnsiTheme="majorHAnsi" w:cstheme="majorHAnsi"/>
            <w:color w:val="313131"/>
            <w:sz w:val="24"/>
            <w:szCs w:val="24"/>
            <w:lang w:val="en-GB"/>
            <w:rPrChange w:id="736"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37" w:author="Pham Thanh" w:date="2018-07-18T16:17:00Z">
              <w:rPr>
                <w:rFonts w:ascii="Georgia" w:hAnsi="Georgia"/>
                <w:color w:val="4E443C"/>
                <w:sz w:val="21"/>
                <w:szCs w:val="21"/>
              </w:rPr>
            </w:rPrChange>
          </w:rPr>
          <w:t>n th</w:t>
        </w:r>
        <w:r w:rsidRPr="00C54D8C">
          <w:rPr>
            <w:rFonts w:asciiTheme="majorHAnsi" w:hAnsiTheme="majorHAnsi" w:cstheme="majorHAnsi"/>
            <w:color w:val="313131"/>
            <w:sz w:val="24"/>
            <w:szCs w:val="24"/>
            <w:lang w:val="en-GB"/>
            <w:rPrChange w:id="738"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739" w:author="Pham Thanh" w:date="2018-07-18T16:17:00Z">
              <w:rPr>
                <w:rFonts w:ascii="Georgia" w:hAnsi="Georgia"/>
                <w:color w:val="4E443C"/>
                <w:sz w:val="21"/>
                <w:szCs w:val="21"/>
              </w:rPr>
            </w:rPrChange>
          </w:rPr>
          <w:t>o c</w:t>
        </w:r>
        <w:r w:rsidRPr="00C54D8C">
          <w:rPr>
            <w:rFonts w:asciiTheme="majorHAnsi" w:hAnsiTheme="majorHAnsi" w:cstheme="majorHAnsi"/>
            <w:color w:val="313131"/>
            <w:sz w:val="24"/>
            <w:szCs w:val="24"/>
            <w:lang w:val="en-GB"/>
            <w:rPrChange w:id="740"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741" w:author="Pham Thanh" w:date="2018-07-18T16:17:00Z">
              <w:rPr>
                <w:rFonts w:ascii="Georgia" w:hAnsi="Georgia"/>
                <w:color w:val="4E443C"/>
                <w:sz w:val="21"/>
                <w:szCs w:val="21"/>
              </w:rPr>
            </w:rPrChange>
          </w:rPr>
          <w:t>c d</w:t>
        </w:r>
        <w:r w:rsidRPr="00C54D8C">
          <w:rPr>
            <w:rFonts w:asciiTheme="majorHAnsi" w:hAnsiTheme="majorHAnsi" w:cstheme="majorHAnsi"/>
            <w:color w:val="313131"/>
            <w:sz w:val="24"/>
            <w:szCs w:val="24"/>
            <w:lang w:val="en-GB"/>
            <w:rPrChange w:id="742" w:author="Pham Thanh" w:date="2018-07-18T16:17:00Z">
              <w:rPr>
                <w:rFonts w:ascii="Georgia" w:hAnsi="Georgia" w:cs="Georgia"/>
                <w:color w:val="4E443C"/>
                <w:sz w:val="21"/>
                <w:szCs w:val="21"/>
              </w:rPr>
            </w:rPrChange>
          </w:rPr>
          <w:t>ò</w:t>
        </w:r>
        <w:r w:rsidRPr="00C54D8C">
          <w:rPr>
            <w:rFonts w:asciiTheme="majorHAnsi" w:hAnsiTheme="majorHAnsi" w:cstheme="majorHAnsi"/>
            <w:color w:val="313131"/>
            <w:sz w:val="24"/>
            <w:szCs w:val="24"/>
            <w:lang w:val="en-GB"/>
            <w:rPrChange w:id="743" w:author="Pham Thanh" w:date="2018-07-18T16:17:00Z">
              <w:rPr>
                <w:rFonts w:ascii="Georgia" w:hAnsi="Georgia"/>
                <w:color w:val="4E443C"/>
                <w:sz w:val="21"/>
                <w:szCs w:val="21"/>
              </w:rPr>
            </w:rPrChange>
          </w:rPr>
          <w:t>ng l</w:t>
        </w:r>
        <w:r w:rsidRPr="00C54D8C">
          <w:rPr>
            <w:rFonts w:asciiTheme="majorHAnsi" w:hAnsiTheme="majorHAnsi" w:cstheme="majorHAnsi"/>
            <w:color w:val="313131"/>
            <w:sz w:val="24"/>
            <w:szCs w:val="24"/>
            <w:lang w:val="en-GB"/>
            <w:rPrChange w:id="744"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745" w:author="Pham Thanh" w:date="2018-07-18T16:17:00Z">
              <w:rPr>
                <w:rFonts w:ascii="Georgia" w:hAnsi="Georgia"/>
                <w:color w:val="4E443C"/>
                <w:sz w:val="21"/>
                <w:szCs w:val="21"/>
              </w:rPr>
            </w:rPrChange>
          </w:rPr>
          <w:t>nh. M</w:t>
        </w:r>
        <w:r w:rsidRPr="00C54D8C">
          <w:rPr>
            <w:rFonts w:asciiTheme="majorHAnsi" w:hAnsiTheme="majorHAnsi" w:cstheme="majorHAnsi"/>
            <w:color w:val="313131"/>
            <w:sz w:val="24"/>
            <w:szCs w:val="24"/>
            <w:lang w:val="en-GB"/>
            <w:rPrChange w:id="746"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747" w:author="Pham Thanh" w:date="2018-07-18T16:17:00Z">
              <w:rPr>
                <w:rFonts w:ascii="Georgia" w:hAnsi="Georgia"/>
                <w:color w:val="4E443C"/>
                <w:sz w:val="21"/>
                <w:szCs w:val="21"/>
              </w:rPr>
            </w:rPrChange>
          </w:rPr>
          <w:t xml:space="preserve">c </w:t>
        </w:r>
        <w:r w:rsidRPr="00C54D8C">
          <w:rPr>
            <w:rFonts w:asciiTheme="majorHAnsi" w:hAnsiTheme="majorHAnsi" w:cstheme="majorHAnsi"/>
            <w:color w:val="313131"/>
            <w:sz w:val="24"/>
            <w:szCs w:val="24"/>
            <w:lang w:val="en-GB"/>
            <w:rPrChange w:id="748"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749"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750" w:author="Pham Thanh" w:date="2018-07-18T16:17:00Z">
              <w:rPr>
                <w:rFonts w:ascii="Georgia" w:hAnsi="Georgia"/>
                <w:color w:val="4E443C"/>
                <w:sz w:val="21"/>
                <w:szCs w:val="21"/>
              </w:rPr>
            </w:rPrChange>
          </w:rPr>
          <w:t>nh, Git s</w:t>
        </w:r>
        <w:r w:rsidRPr="00C54D8C">
          <w:rPr>
            <w:rFonts w:asciiTheme="majorHAnsi" w:hAnsiTheme="majorHAnsi" w:cstheme="majorHAnsi"/>
            <w:color w:val="313131"/>
            <w:sz w:val="24"/>
            <w:szCs w:val="24"/>
            <w:lang w:val="en-GB"/>
            <w:rPrChange w:id="751"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752"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753"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754" w:author="Pham Thanh" w:date="2018-07-18T16:17:00Z">
              <w:rPr>
                <w:rFonts w:ascii="Georgia" w:hAnsi="Georgia"/>
                <w:color w:val="4E443C"/>
                <w:sz w:val="21"/>
                <w:szCs w:val="21"/>
              </w:rPr>
            </w:rPrChange>
          </w:rPr>
          <w:t>ng tr</w:t>
        </w:r>
        <w:r w:rsidRPr="00C54D8C">
          <w:rPr>
            <w:rFonts w:asciiTheme="majorHAnsi" w:hAnsiTheme="majorHAnsi" w:cstheme="majorHAnsi"/>
            <w:color w:val="313131"/>
            <w:sz w:val="24"/>
            <w:szCs w:val="24"/>
            <w:lang w:val="en-GB"/>
            <w:rPrChange w:id="755"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756" w:author="Pham Thanh" w:date="2018-07-18T16:17:00Z">
              <w:rPr>
                <w:rFonts w:ascii="Georgia" w:hAnsi="Georgia"/>
                <w:color w:val="4E443C"/>
                <w:sz w:val="21"/>
                <w:szCs w:val="21"/>
              </w:rPr>
            </w:rPrChange>
          </w:rPr>
          <w:t>nh so</w:t>
        </w:r>
        <w:r w:rsidRPr="00C54D8C">
          <w:rPr>
            <w:rFonts w:asciiTheme="majorHAnsi" w:hAnsiTheme="majorHAnsi" w:cstheme="majorHAnsi"/>
            <w:color w:val="313131"/>
            <w:sz w:val="24"/>
            <w:szCs w:val="24"/>
            <w:lang w:val="en-GB"/>
            <w:rPrChange w:id="757"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58" w:author="Pham Thanh" w:date="2018-07-18T16:17:00Z">
              <w:rPr>
                <w:rFonts w:ascii="Georgia" w:hAnsi="Georgia"/>
                <w:color w:val="4E443C"/>
                <w:sz w:val="21"/>
                <w:szCs w:val="21"/>
              </w:rPr>
            </w:rPrChange>
          </w:rPr>
          <w:t>n th</w:t>
        </w:r>
        <w:r w:rsidRPr="00C54D8C">
          <w:rPr>
            <w:rFonts w:asciiTheme="majorHAnsi" w:hAnsiTheme="majorHAnsi" w:cstheme="majorHAnsi"/>
            <w:color w:val="313131"/>
            <w:sz w:val="24"/>
            <w:szCs w:val="24"/>
            <w:lang w:val="en-GB"/>
            <w:rPrChange w:id="759"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760" w:author="Pham Thanh" w:date="2018-07-18T16:17:00Z">
              <w:rPr>
                <w:rFonts w:ascii="Georgia" w:hAnsi="Georgia"/>
                <w:color w:val="4E443C"/>
                <w:sz w:val="21"/>
                <w:szCs w:val="21"/>
              </w:rPr>
            </w:rPrChange>
          </w:rPr>
          <w:t>o m</w:t>
        </w:r>
        <w:r w:rsidRPr="00C54D8C">
          <w:rPr>
            <w:rFonts w:asciiTheme="majorHAnsi" w:hAnsiTheme="majorHAnsi" w:cstheme="majorHAnsi"/>
            <w:color w:val="313131"/>
            <w:sz w:val="24"/>
            <w:szCs w:val="24"/>
            <w:lang w:val="en-GB"/>
            <w:rPrChange w:id="761"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762" w:author="Pham Thanh" w:date="2018-07-18T16:17:00Z">
              <w:rPr>
                <w:rFonts w:ascii="Georgia" w:hAnsi="Georgia"/>
                <w:color w:val="4E443C"/>
                <w:sz w:val="21"/>
                <w:szCs w:val="21"/>
              </w:rPr>
            </w:rPrChange>
          </w:rPr>
          <w:t xml:space="preserve">c </w:t>
        </w:r>
        <w:r w:rsidRPr="00C54D8C">
          <w:rPr>
            <w:rFonts w:asciiTheme="majorHAnsi" w:hAnsiTheme="majorHAnsi" w:cstheme="majorHAnsi"/>
            <w:color w:val="313131"/>
            <w:sz w:val="24"/>
            <w:szCs w:val="24"/>
            <w:lang w:val="en-GB"/>
            <w:rPrChange w:id="763"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764"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765" w:author="Pham Thanh" w:date="2018-07-18T16:17:00Z">
              <w:rPr>
                <w:rFonts w:ascii="Georgia" w:hAnsi="Georgia"/>
                <w:color w:val="4E443C"/>
                <w:sz w:val="21"/>
                <w:szCs w:val="21"/>
              </w:rPr>
            </w:rPrChange>
          </w:rPr>
          <w:t>ch c</w:t>
        </w:r>
        <w:r w:rsidRPr="00C54D8C">
          <w:rPr>
            <w:rFonts w:asciiTheme="majorHAnsi" w:hAnsiTheme="majorHAnsi" w:cstheme="majorHAnsi"/>
            <w:color w:val="313131"/>
            <w:sz w:val="24"/>
            <w:szCs w:val="24"/>
            <w:lang w:val="en-GB"/>
            <w:rPrChange w:id="766" w:author="Pham Thanh" w:date="2018-07-18T16:17:00Z">
              <w:rPr>
                <w:rFonts w:ascii="Cambria" w:hAnsi="Cambria" w:cs="Cambria"/>
                <w:color w:val="4E443C"/>
                <w:sz w:val="21"/>
                <w:szCs w:val="21"/>
              </w:rPr>
            </w:rPrChange>
          </w:rPr>
          <w:t>ủ</w:t>
        </w:r>
        <w:r w:rsidRPr="00C54D8C">
          <w:rPr>
            <w:rFonts w:asciiTheme="majorHAnsi" w:hAnsiTheme="majorHAnsi" w:cstheme="majorHAnsi"/>
            <w:color w:val="313131"/>
            <w:sz w:val="24"/>
            <w:szCs w:val="24"/>
            <w:lang w:val="en-GB"/>
            <w:rPrChange w:id="767" w:author="Pham Thanh" w:date="2018-07-18T16:17:00Z">
              <w:rPr>
                <w:rFonts w:ascii="Georgia" w:hAnsi="Georgia"/>
                <w:color w:val="4E443C"/>
                <w:sz w:val="21"/>
                <w:szCs w:val="21"/>
              </w:rPr>
            </w:rPrChange>
          </w:rPr>
          <w:t>a h</w:t>
        </w:r>
        <w:r w:rsidRPr="00C54D8C">
          <w:rPr>
            <w:rFonts w:asciiTheme="majorHAnsi" w:hAnsiTheme="majorHAnsi" w:cstheme="majorHAnsi"/>
            <w:color w:val="313131"/>
            <w:sz w:val="24"/>
            <w:szCs w:val="24"/>
            <w:lang w:val="en-GB"/>
            <w:rPrChange w:id="768"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769"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770"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771" w:author="Pham Thanh" w:date="2018-07-18T16:17:00Z">
              <w:rPr>
                <w:rFonts w:ascii="Georgia" w:hAnsi="Georgia"/>
                <w:color w:val="4E443C"/>
                <w:sz w:val="21"/>
                <w:szCs w:val="21"/>
              </w:rPr>
            </w:rPrChange>
          </w:rPr>
          <w:t>i</w:t>
        </w:r>
        <w:r w:rsidRPr="00C54D8C">
          <w:rPr>
            <w:rFonts w:asciiTheme="majorHAnsi" w:hAnsiTheme="majorHAnsi" w:cstheme="majorHAnsi"/>
            <w:color w:val="313131"/>
            <w:sz w:val="24"/>
            <w:szCs w:val="24"/>
            <w:lang w:val="en-GB"/>
            <w:rPrChange w:id="772" w:author="Pham Thanh" w:date="2018-07-18T16:17:00Z">
              <w:rPr>
                <w:rFonts w:ascii="Cambria" w:hAnsi="Cambria" w:cs="Cambria"/>
                <w:color w:val="4E443C"/>
                <w:sz w:val="21"/>
                <w:szCs w:val="21"/>
              </w:rPr>
            </w:rPrChange>
          </w:rPr>
          <w:t>ề</w:t>
        </w:r>
        <w:r w:rsidRPr="00C54D8C">
          <w:rPr>
            <w:rFonts w:asciiTheme="majorHAnsi" w:hAnsiTheme="majorHAnsi" w:cstheme="majorHAnsi"/>
            <w:color w:val="313131"/>
            <w:sz w:val="24"/>
            <w:szCs w:val="24"/>
            <w:lang w:val="en-GB"/>
            <w:rPrChange w:id="773" w:author="Pham Thanh" w:date="2018-07-18T16:17:00Z">
              <w:rPr>
                <w:rFonts w:ascii="Georgia" w:hAnsi="Georgia"/>
                <w:color w:val="4E443C"/>
                <w:sz w:val="21"/>
                <w:szCs w:val="21"/>
              </w:rPr>
            </w:rPrChange>
          </w:rPr>
          <w:t>u h</w:t>
        </w:r>
        <w:r w:rsidRPr="00C54D8C">
          <w:rPr>
            <w:rFonts w:asciiTheme="majorHAnsi" w:hAnsiTheme="majorHAnsi" w:cstheme="majorHAnsi"/>
            <w:color w:val="313131"/>
            <w:sz w:val="24"/>
            <w:szCs w:val="24"/>
            <w:lang w:val="en-GB"/>
            <w:rPrChange w:id="774"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775" w:author="Pham Thanh" w:date="2018-07-18T16:17:00Z">
              <w:rPr>
                <w:rFonts w:ascii="Georgia" w:hAnsi="Georgia"/>
                <w:color w:val="4E443C"/>
                <w:sz w:val="21"/>
                <w:szCs w:val="21"/>
              </w:rPr>
            </w:rPrChange>
          </w:rPr>
          <w:t>nh, th</w:t>
        </w:r>
        <w:r w:rsidRPr="00C54D8C">
          <w:rPr>
            <w:rFonts w:asciiTheme="majorHAnsi" w:hAnsiTheme="majorHAnsi" w:cstheme="majorHAnsi"/>
            <w:color w:val="313131"/>
            <w:sz w:val="24"/>
            <w:szCs w:val="24"/>
            <w:lang w:val="en-GB"/>
            <w:rPrChange w:id="776" w:author="Pham Thanh" w:date="2018-07-18T16:17:00Z">
              <w:rPr>
                <w:rFonts w:ascii="Cambria" w:hAnsi="Cambria" w:cs="Cambria"/>
                <w:color w:val="4E443C"/>
                <w:sz w:val="21"/>
                <w:szCs w:val="21"/>
              </w:rPr>
            </w:rPrChange>
          </w:rPr>
          <w:t>ườ</w:t>
        </w:r>
        <w:r w:rsidRPr="00C54D8C">
          <w:rPr>
            <w:rFonts w:asciiTheme="majorHAnsi" w:hAnsiTheme="majorHAnsi" w:cstheme="majorHAnsi"/>
            <w:color w:val="313131"/>
            <w:sz w:val="24"/>
            <w:szCs w:val="24"/>
            <w:lang w:val="en-GB"/>
            <w:rPrChange w:id="777" w:author="Pham Thanh" w:date="2018-07-18T16:17:00Z">
              <w:rPr>
                <w:rFonts w:ascii="Georgia" w:hAnsi="Georgia"/>
                <w:color w:val="4E443C"/>
                <w:sz w:val="21"/>
                <w:szCs w:val="21"/>
              </w:rPr>
            </w:rPrChange>
          </w:rPr>
          <w:t>ng là Vi ho</w:t>
        </w:r>
        <w:r w:rsidRPr="00C54D8C">
          <w:rPr>
            <w:rFonts w:asciiTheme="majorHAnsi" w:hAnsiTheme="majorHAnsi" w:cstheme="majorHAnsi"/>
            <w:color w:val="313131"/>
            <w:sz w:val="24"/>
            <w:szCs w:val="24"/>
            <w:lang w:val="en-GB"/>
            <w:rPrChange w:id="778"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779" w:author="Pham Thanh" w:date="2018-07-18T16:17:00Z">
              <w:rPr>
                <w:rFonts w:ascii="Georgia" w:hAnsi="Georgia"/>
                <w:color w:val="4E443C"/>
                <w:sz w:val="21"/>
                <w:szCs w:val="21"/>
              </w:rPr>
            </w:rPrChange>
          </w:rPr>
          <w:t>c Vim. N</w:t>
        </w:r>
        <w:r w:rsidRPr="00C54D8C">
          <w:rPr>
            <w:rFonts w:asciiTheme="majorHAnsi" w:hAnsiTheme="majorHAnsi" w:cstheme="majorHAnsi"/>
            <w:color w:val="313131"/>
            <w:sz w:val="24"/>
            <w:szCs w:val="24"/>
            <w:lang w:val="en-GB"/>
            <w:rPrChange w:id="780" w:author="Pham Thanh" w:date="2018-07-18T16:17:00Z">
              <w:rPr>
                <w:rFonts w:ascii="Cambria" w:hAnsi="Cambria" w:cs="Cambria"/>
                <w:color w:val="4E443C"/>
                <w:sz w:val="21"/>
                <w:szCs w:val="21"/>
              </w:rPr>
            </w:rPrChange>
          </w:rPr>
          <w:t>ế</w:t>
        </w:r>
        <w:r w:rsidRPr="00C54D8C">
          <w:rPr>
            <w:rFonts w:asciiTheme="majorHAnsi" w:hAnsiTheme="majorHAnsi" w:cstheme="majorHAnsi"/>
            <w:color w:val="313131"/>
            <w:sz w:val="24"/>
            <w:szCs w:val="24"/>
            <w:lang w:val="en-GB"/>
            <w:rPrChange w:id="781" w:author="Pham Thanh" w:date="2018-07-18T16:17:00Z">
              <w:rPr>
                <w:rFonts w:ascii="Georgia" w:hAnsi="Georgia"/>
                <w:color w:val="4E443C"/>
                <w:sz w:val="21"/>
                <w:szCs w:val="21"/>
              </w:rPr>
            </w:rPrChange>
          </w:rPr>
          <w:t>u b</w:t>
        </w:r>
        <w:r w:rsidRPr="00C54D8C">
          <w:rPr>
            <w:rFonts w:asciiTheme="majorHAnsi" w:hAnsiTheme="majorHAnsi" w:cstheme="majorHAnsi"/>
            <w:color w:val="313131"/>
            <w:sz w:val="24"/>
            <w:szCs w:val="24"/>
            <w:lang w:val="en-GB"/>
            <w:rPrChange w:id="782"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83" w:author="Pham Thanh" w:date="2018-07-18T16:17:00Z">
              <w:rPr>
                <w:rFonts w:ascii="Georgia" w:hAnsi="Georgia"/>
                <w:color w:val="4E443C"/>
                <w:sz w:val="21"/>
                <w:szCs w:val="21"/>
              </w:rPr>
            </w:rPrChange>
          </w:rPr>
          <w:t>n mu</w:t>
        </w:r>
        <w:r w:rsidRPr="00C54D8C">
          <w:rPr>
            <w:rFonts w:asciiTheme="majorHAnsi" w:hAnsiTheme="majorHAnsi" w:cstheme="majorHAnsi"/>
            <w:color w:val="313131"/>
            <w:sz w:val="24"/>
            <w:szCs w:val="24"/>
            <w:lang w:val="en-GB"/>
            <w:rPrChange w:id="784"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785" w:author="Pham Thanh" w:date="2018-07-18T16:17:00Z">
              <w:rPr>
                <w:rFonts w:ascii="Georgia" w:hAnsi="Georgia"/>
                <w:color w:val="4E443C"/>
                <w:sz w:val="21"/>
                <w:szCs w:val="21"/>
              </w:rPr>
            </w:rPrChange>
          </w:rPr>
          <w:t>n s</w:t>
        </w:r>
        <w:r w:rsidRPr="00C54D8C">
          <w:rPr>
            <w:rFonts w:asciiTheme="majorHAnsi" w:hAnsiTheme="majorHAnsi" w:cstheme="majorHAnsi"/>
            <w:color w:val="313131"/>
            <w:sz w:val="24"/>
            <w:szCs w:val="24"/>
            <w:lang w:val="en-GB"/>
            <w:rPrChange w:id="786"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787"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788"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789" w:author="Pham Thanh" w:date="2018-07-18T16:17:00Z">
              <w:rPr>
                <w:rFonts w:ascii="Georgia" w:hAnsi="Georgia"/>
                <w:color w:val="4E443C"/>
                <w:sz w:val="21"/>
                <w:szCs w:val="21"/>
              </w:rPr>
            </w:rPrChange>
          </w:rPr>
          <w:t>ng m</w:t>
        </w:r>
        <w:r w:rsidRPr="00C54D8C">
          <w:rPr>
            <w:rFonts w:asciiTheme="majorHAnsi" w:hAnsiTheme="majorHAnsi" w:cstheme="majorHAnsi"/>
            <w:color w:val="313131"/>
            <w:sz w:val="24"/>
            <w:szCs w:val="24"/>
            <w:lang w:val="en-GB"/>
            <w:rPrChange w:id="790"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791" w:author="Pham Thanh" w:date="2018-07-18T16:17:00Z">
              <w:rPr>
                <w:rFonts w:ascii="Georgia" w:hAnsi="Georgia"/>
                <w:color w:val="4E443C"/>
                <w:sz w:val="21"/>
                <w:szCs w:val="21"/>
              </w:rPr>
            </w:rPrChange>
          </w:rPr>
          <w:t>t tr</w:t>
        </w:r>
        <w:r w:rsidRPr="00C54D8C">
          <w:rPr>
            <w:rFonts w:asciiTheme="majorHAnsi" w:hAnsiTheme="majorHAnsi" w:cstheme="majorHAnsi"/>
            <w:color w:val="313131"/>
            <w:sz w:val="24"/>
            <w:szCs w:val="24"/>
            <w:lang w:val="en-GB"/>
            <w:rPrChange w:id="792"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793" w:author="Pham Thanh" w:date="2018-07-18T16:17:00Z">
              <w:rPr>
                <w:rFonts w:ascii="Georgia" w:hAnsi="Georgia"/>
                <w:color w:val="4E443C"/>
                <w:sz w:val="21"/>
                <w:szCs w:val="21"/>
              </w:rPr>
            </w:rPrChange>
          </w:rPr>
          <w:t>nh so</w:t>
        </w:r>
        <w:r w:rsidRPr="00C54D8C">
          <w:rPr>
            <w:rFonts w:asciiTheme="majorHAnsi" w:hAnsiTheme="majorHAnsi" w:cstheme="majorHAnsi"/>
            <w:color w:val="313131"/>
            <w:sz w:val="24"/>
            <w:szCs w:val="24"/>
            <w:lang w:val="en-GB"/>
            <w:rPrChange w:id="794"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95" w:author="Pham Thanh" w:date="2018-07-18T16:17:00Z">
              <w:rPr>
                <w:rFonts w:ascii="Georgia" w:hAnsi="Georgia"/>
                <w:color w:val="4E443C"/>
                <w:sz w:val="21"/>
                <w:szCs w:val="21"/>
              </w:rPr>
            </w:rPrChange>
          </w:rPr>
          <w:t>n th</w:t>
        </w:r>
        <w:r w:rsidRPr="00C54D8C">
          <w:rPr>
            <w:rFonts w:asciiTheme="majorHAnsi" w:hAnsiTheme="majorHAnsi" w:cstheme="majorHAnsi"/>
            <w:color w:val="313131"/>
            <w:sz w:val="24"/>
            <w:szCs w:val="24"/>
            <w:lang w:val="en-GB"/>
            <w:rPrChange w:id="796"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797" w:author="Pham Thanh" w:date="2018-07-18T16:17:00Z">
              <w:rPr>
                <w:rFonts w:ascii="Georgia" w:hAnsi="Georgia"/>
                <w:color w:val="4E443C"/>
                <w:sz w:val="21"/>
                <w:szCs w:val="21"/>
              </w:rPr>
            </w:rPrChange>
          </w:rPr>
          <w:t>o kh</w:t>
        </w:r>
        <w:r w:rsidRPr="00C54D8C">
          <w:rPr>
            <w:rFonts w:asciiTheme="majorHAnsi" w:hAnsiTheme="majorHAnsi" w:cstheme="majorHAnsi"/>
            <w:color w:val="313131"/>
            <w:sz w:val="24"/>
            <w:szCs w:val="24"/>
            <w:lang w:val="en-GB"/>
            <w:rPrChange w:id="79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799" w:author="Pham Thanh" w:date="2018-07-18T16:17:00Z">
              <w:rPr>
                <w:rFonts w:ascii="Georgia" w:hAnsi="Georgia"/>
                <w:color w:val="4E443C"/>
                <w:sz w:val="21"/>
                <w:szCs w:val="21"/>
              </w:rPr>
            </w:rPrChange>
          </w:rPr>
          <w:t>c, nh</w:t>
        </w:r>
        <w:r w:rsidRPr="00C54D8C">
          <w:rPr>
            <w:rFonts w:asciiTheme="majorHAnsi" w:hAnsiTheme="majorHAnsi" w:cstheme="majorHAnsi"/>
            <w:color w:val="313131"/>
            <w:sz w:val="24"/>
            <w:szCs w:val="24"/>
            <w:lang w:val="en-GB"/>
            <w:rPrChange w:id="800" w:author="Pham Thanh" w:date="2018-07-18T16:17:00Z">
              <w:rPr>
                <w:rFonts w:ascii="Cambria" w:hAnsi="Cambria" w:cs="Cambria"/>
                <w:color w:val="4E443C"/>
                <w:sz w:val="21"/>
                <w:szCs w:val="21"/>
              </w:rPr>
            </w:rPrChange>
          </w:rPr>
          <w:t>ư</w:t>
        </w:r>
        <w:r w:rsidRPr="00C54D8C">
          <w:rPr>
            <w:rFonts w:asciiTheme="majorHAnsi" w:hAnsiTheme="majorHAnsi" w:cstheme="majorHAnsi"/>
            <w:color w:val="313131"/>
            <w:sz w:val="24"/>
            <w:szCs w:val="24"/>
            <w:lang w:val="en-GB"/>
            <w:rPrChange w:id="801" w:author="Pham Thanh" w:date="2018-07-18T16:17:00Z">
              <w:rPr>
                <w:rFonts w:ascii="Georgia" w:hAnsi="Georgia"/>
                <w:color w:val="4E443C"/>
                <w:sz w:val="21"/>
                <w:szCs w:val="21"/>
              </w:rPr>
            </w:rPrChange>
          </w:rPr>
          <w:t xml:space="preserve"> Emacs, b</w:t>
        </w:r>
        <w:r w:rsidRPr="00C54D8C">
          <w:rPr>
            <w:rFonts w:asciiTheme="majorHAnsi" w:hAnsiTheme="majorHAnsi" w:cstheme="majorHAnsi"/>
            <w:color w:val="313131"/>
            <w:sz w:val="24"/>
            <w:szCs w:val="24"/>
            <w:lang w:val="en-GB"/>
            <w:rPrChange w:id="802"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803"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804"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805"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806"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807" w:author="Pham Thanh" w:date="2018-07-18T16:17:00Z">
              <w:rPr>
                <w:rFonts w:ascii="Georgia" w:hAnsi="Georgia"/>
                <w:color w:val="4E443C"/>
                <w:sz w:val="21"/>
                <w:szCs w:val="21"/>
              </w:rPr>
            </w:rPrChange>
          </w:rPr>
          <w:t xml:space="preserve"> s</w:t>
        </w:r>
        <w:r w:rsidRPr="00C54D8C">
          <w:rPr>
            <w:rFonts w:asciiTheme="majorHAnsi" w:hAnsiTheme="majorHAnsi" w:cstheme="majorHAnsi"/>
            <w:color w:val="313131"/>
            <w:sz w:val="24"/>
            <w:szCs w:val="24"/>
            <w:lang w:val="en-GB"/>
            <w:rPrChange w:id="808"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809" w:author="Pham Thanh" w:date="2018-07-18T16:17:00Z">
              <w:rPr>
                <w:rFonts w:ascii="Georgia" w:hAnsi="Georgia"/>
                <w:color w:val="4E443C"/>
                <w:sz w:val="21"/>
                <w:szCs w:val="21"/>
              </w:rPr>
            </w:rPrChange>
          </w:rPr>
          <w:t>a nh</w:t>
        </w:r>
        <w:r w:rsidRPr="00C54D8C">
          <w:rPr>
            <w:rFonts w:asciiTheme="majorHAnsi" w:hAnsiTheme="majorHAnsi" w:cstheme="majorHAnsi"/>
            <w:color w:val="313131"/>
            <w:sz w:val="24"/>
            <w:szCs w:val="24"/>
            <w:lang w:val="en-GB"/>
            <w:rPrChange w:id="810" w:author="Pham Thanh" w:date="2018-07-18T16:17:00Z">
              <w:rPr>
                <w:rFonts w:ascii="Cambria" w:hAnsi="Cambria" w:cs="Cambria"/>
                <w:color w:val="4E443C"/>
                <w:sz w:val="21"/>
                <w:szCs w:val="21"/>
              </w:rPr>
            </w:rPrChange>
          </w:rPr>
          <w:t>ư</w:t>
        </w:r>
        <w:r w:rsidRPr="00C54D8C">
          <w:rPr>
            <w:rFonts w:asciiTheme="majorHAnsi" w:hAnsiTheme="majorHAnsi" w:cstheme="majorHAnsi"/>
            <w:color w:val="313131"/>
            <w:sz w:val="24"/>
            <w:szCs w:val="24"/>
            <w:lang w:val="en-GB"/>
            <w:rPrChange w:id="811" w:author="Pham Thanh" w:date="2018-07-18T16:17:00Z">
              <w:rPr>
                <w:rFonts w:ascii="Georgia" w:hAnsi="Georgia"/>
                <w:color w:val="4E443C"/>
                <w:sz w:val="21"/>
                <w:szCs w:val="21"/>
              </w:rPr>
            </w:rPrChange>
          </w:rPr>
          <w:t xml:space="preserve"> sau:</w:t>
        </w:r>
      </w:ins>
    </w:p>
    <w:p w:rsidR="00C54D8C" w:rsidRPr="00E749A5" w:rsidRDefault="00C54D8C" w:rsidP="00E749A5">
      <w:pPr>
        <w:pBdr>
          <w:top w:val="single" w:sz="4" w:space="1" w:color="auto"/>
          <w:left w:val="single" w:sz="4" w:space="4" w:color="auto"/>
          <w:bottom w:val="single" w:sz="4" w:space="1" w:color="auto"/>
          <w:right w:val="single" w:sz="4" w:space="4" w:color="auto"/>
        </w:pBdr>
        <w:rPr>
          <w:ins w:id="812" w:author="Pham Thanh" w:date="2018-07-18T16:17:00Z"/>
          <w:rFonts w:asciiTheme="majorHAnsi" w:hAnsiTheme="majorHAnsi" w:cstheme="majorHAnsi"/>
          <w:color w:val="313131"/>
          <w:sz w:val="24"/>
          <w:szCs w:val="24"/>
          <w:rPrChange w:id="813" w:author="Pham Thanh" w:date="2018-07-18T16:23:00Z">
            <w:rPr>
              <w:ins w:id="814" w:author="Pham Thanh" w:date="2018-07-18T16:17:00Z"/>
              <w:rStyle w:val="HTMLCode"/>
              <w:rFonts w:ascii="Courier" w:hAnsi="Courier"/>
              <w:color w:val="F14E32"/>
              <w:sz w:val="21"/>
              <w:szCs w:val="21"/>
              <w:bdr w:val="single" w:sz="6" w:space="1" w:color="EFEEE6" w:frame="1"/>
              <w:shd w:val="clear" w:color="auto" w:fill="FFFFFF"/>
            </w:rPr>
          </w:rPrChange>
        </w:rPr>
        <w:pPrChange w:id="815" w:author="Pham Thanh" w:date="2018-07-18T16:2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816" w:author="Pham Thanh" w:date="2018-07-18T16:17:00Z">
        <w:r w:rsidRPr="00E749A5">
          <w:rPr>
            <w:rFonts w:asciiTheme="majorHAnsi" w:hAnsiTheme="majorHAnsi" w:cstheme="majorHAnsi"/>
            <w:color w:val="313131"/>
            <w:sz w:val="24"/>
            <w:szCs w:val="24"/>
            <w:rPrChange w:id="817" w:author="Pham Thanh" w:date="2018-07-18T16:23:00Z">
              <w:rPr>
                <w:rStyle w:val="HTMLCode"/>
                <w:rFonts w:ascii="Courier" w:hAnsi="Courier"/>
                <w:color w:val="F14E32"/>
                <w:sz w:val="21"/>
                <w:szCs w:val="21"/>
                <w:bdr w:val="single" w:sz="6" w:space="1" w:color="EFEEE6" w:frame="1"/>
                <w:shd w:val="clear" w:color="auto" w:fill="FFFFFF"/>
              </w:rPr>
            </w:rPrChange>
          </w:rPr>
          <w:t>$ git config --global core.editor emacs</w:t>
        </w:r>
      </w:ins>
    </w:p>
    <w:p w:rsidR="00C54D8C" w:rsidRDefault="00C54D8C" w:rsidP="00C54D8C">
      <w:pPr>
        <w:rPr>
          <w:ins w:id="818" w:author="Pham Thanh" w:date="2018-07-18T16:19:00Z"/>
          <w:rFonts w:eastAsia="Times New Roman" w:cstheme="majorHAnsi"/>
          <w:b/>
          <w:color w:val="313131"/>
          <w:lang w:val="en-GB"/>
        </w:rPr>
        <w:pPrChange w:id="819" w:author="Pham Thanh" w:date="2018-07-18T16:23:00Z">
          <w:pPr>
            <w:pStyle w:val="NormalWeb"/>
            <w:shd w:val="clear" w:color="auto" w:fill="FCFCFA"/>
            <w:spacing w:before="0" w:beforeAutospacing="0" w:after="165" w:afterAutospacing="0" w:line="330" w:lineRule="atLeast"/>
          </w:pPr>
        </w:pPrChange>
      </w:pPr>
      <w:ins w:id="820" w:author="Pham Thanh" w:date="2018-07-18T16:20:00Z">
        <w:r w:rsidRPr="00C54D8C">
          <w:rPr>
            <w:rFonts w:asciiTheme="majorHAnsi" w:eastAsia="Times New Roman" w:hAnsiTheme="majorHAnsi" w:cstheme="majorHAnsi"/>
            <w:b/>
            <w:color w:val="313131"/>
            <w:lang w:val="en-GB"/>
            <w:rPrChange w:id="821" w:author="Pham Thanh" w:date="2018-07-18T16:19:00Z">
              <w:rPr>
                <w:rStyle w:val="Hyperlink"/>
                <w:rFonts w:ascii="Georgia" w:eastAsiaTheme="majorEastAsia" w:hAnsi="Georgia"/>
                <w:color w:val="0388A6"/>
              </w:rPr>
            </w:rPrChange>
          </w:rPr>
          <w:t>Công C</w:t>
        </w:r>
        <w:r w:rsidRPr="00C54D8C">
          <w:rPr>
            <w:rFonts w:asciiTheme="majorHAnsi" w:eastAsia="Times New Roman" w:hAnsiTheme="majorHAnsi" w:cstheme="majorHAnsi"/>
            <w:b/>
            <w:color w:val="313131"/>
            <w:lang w:val="en-GB"/>
            <w:rPrChange w:id="822" w:author="Pham Thanh" w:date="2018-07-18T16:19:00Z">
              <w:rPr>
                <w:rStyle w:val="Hyperlink"/>
                <w:rFonts w:ascii="Cambria" w:eastAsiaTheme="majorEastAsia" w:hAnsi="Cambria" w:cs="Cambria"/>
                <w:color w:val="0388A6"/>
              </w:rPr>
            </w:rPrChange>
          </w:rPr>
          <w:t>ụ</w:t>
        </w:r>
        <w:r w:rsidRPr="00C54D8C">
          <w:rPr>
            <w:rFonts w:asciiTheme="majorHAnsi" w:eastAsia="Times New Roman" w:hAnsiTheme="majorHAnsi" w:cstheme="majorHAnsi"/>
            <w:b/>
            <w:color w:val="313131"/>
            <w:lang w:val="en-GB"/>
            <w:rPrChange w:id="823" w:author="Pham Thanh" w:date="2018-07-18T16:19:00Z">
              <w:rPr>
                <w:rStyle w:val="Hyperlink"/>
                <w:rFonts w:ascii="Georgia" w:eastAsiaTheme="majorEastAsia" w:hAnsi="Georgia"/>
                <w:color w:val="0388A6"/>
              </w:rPr>
            </w:rPrChange>
          </w:rPr>
          <w:t xml:space="preserve"> So Sánh Thay Đ</w:t>
        </w:r>
        <w:r w:rsidRPr="00C54D8C">
          <w:rPr>
            <w:rFonts w:asciiTheme="majorHAnsi" w:eastAsia="Times New Roman" w:hAnsiTheme="majorHAnsi" w:cstheme="majorHAnsi"/>
            <w:b/>
            <w:color w:val="313131"/>
            <w:lang w:val="en-GB"/>
            <w:rPrChange w:id="824" w:author="Pham Thanh" w:date="2018-07-18T16:19:00Z">
              <w:rPr>
                <w:rStyle w:val="Hyperlink"/>
                <w:rFonts w:ascii="Cambria" w:eastAsiaTheme="majorEastAsia" w:hAnsi="Cambria" w:cs="Cambria"/>
                <w:color w:val="0388A6"/>
              </w:rPr>
            </w:rPrChange>
          </w:rPr>
          <w:t>ổ</w:t>
        </w:r>
        <w:r w:rsidRPr="00C54D8C">
          <w:rPr>
            <w:rFonts w:asciiTheme="majorHAnsi" w:eastAsia="Times New Roman" w:hAnsiTheme="majorHAnsi" w:cstheme="majorHAnsi"/>
            <w:b/>
            <w:color w:val="313131"/>
            <w:lang w:val="en-GB"/>
            <w:rPrChange w:id="825" w:author="Pham Thanh" w:date="2018-07-18T16:19:00Z">
              <w:rPr>
                <w:rStyle w:val="Hyperlink"/>
                <w:rFonts w:ascii="Georgia" w:eastAsiaTheme="majorEastAsia" w:hAnsi="Georgia"/>
                <w:color w:val="0388A6"/>
              </w:rPr>
            </w:rPrChange>
          </w:rPr>
          <w:t>i</w:t>
        </w:r>
      </w:ins>
    </w:p>
    <w:p w:rsidR="00C54D8C" w:rsidRPr="00C54D8C" w:rsidRDefault="00C54D8C" w:rsidP="00C54D8C">
      <w:pPr>
        <w:rPr>
          <w:ins w:id="826" w:author="Pham Thanh" w:date="2018-07-18T16:17:00Z"/>
          <w:rFonts w:asciiTheme="majorHAnsi" w:eastAsia="Times New Roman" w:hAnsiTheme="majorHAnsi" w:cstheme="majorHAnsi"/>
          <w:b/>
          <w:color w:val="313131"/>
          <w:sz w:val="24"/>
          <w:szCs w:val="24"/>
          <w:lang w:val="en-GB"/>
          <w:rPrChange w:id="827" w:author="Pham Thanh" w:date="2018-07-18T16:19:00Z">
            <w:rPr>
              <w:ins w:id="828" w:author="Pham Thanh" w:date="2018-07-18T16:17:00Z"/>
              <w:rFonts w:ascii="Georgia" w:hAnsi="Georgia"/>
              <w:color w:val="4E443C"/>
              <w:sz w:val="21"/>
              <w:szCs w:val="21"/>
            </w:rPr>
          </w:rPrChange>
        </w:rPr>
        <w:pPrChange w:id="829" w:author="Pham Thanh" w:date="2018-07-18T16:23:00Z">
          <w:pPr>
            <w:pStyle w:val="NormalWeb"/>
            <w:shd w:val="clear" w:color="auto" w:fill="FCFCFA"/>
            <w:spacing w:before="0" w:beforeAutospacing="0" w:after="165" w:afterAutospacing="0" w:line="330" w:lineRule="atLeast"/>
          </w:pPr>
        </w:pPrChange>
      </w:pPr>
      <w:ins w:id="830" w:author="Pham Thanh" w:date="2018-07-18T16:17:00Z">
        <w:r w:rsidRPr="00C54D8C">
          <w:rPr>
            <w:rFonts w:asciiTheme="majorHAnsi" w:hAnsiTheme="majorHAnsi" w:cstheme="majorHAnsi"/>
            <w:color w:val="313131"/>
            <w:sz w:val="24"/>
            <w:szCs w:val="24"/>
            <w:lang w:val="en-GB"/>
            <w:rPrChange w:id="831" w:author="Pham Thanh" w:date="2018-07-18T16:17:00Z">
              <w:rPr>
                <w:rFonts w:ascii="Georgia" w:hAnsi="Georgia"/>
                <w:color w:val="4E443C"/>
                <w:sz w:val="21"/>
                <w:szCs w:val="21"/>
              </w:rPr>
            </w:rPrChange>
          </w:rPr>
          <w:t>M</w:t>
        </w:r>
        <w:r w:rsidRPr="00C54D8C">
          <w:rPr>
            <w:rFonts w:asciiTheme="majorHAnsi" w:hAnsiTheme="majorHAnsi" w:cstheme="majorHAnsi"/>
            <w:color w:val="313131"/>
            <w:sz w:val="24"/>
            <w:szCs w:val="24"/>
            <w:lang w:val="en-GB"/>
            <w:rPrChange w:id="832"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833" w:author="Pham Thanh" w:date="2018-07-18T16:17:00Z">
              <w:rPr>
                <w:rFonts w:ascii="Georgia" w:hAnsi="Georgia"/>
                <w:color w:val="4E443C"/>
                <w:sz w:val="21"/>
                <w:szCs w:val="21"/>
              </w:rPr>
            </w:rPrChange>
          </w:rPr>
          <w:t>t l</w:t>
        </w:r>
        <w:r w:rsidRPr="00C54D8C">
          <w:rPr>
            <w:rFonts w:asciiTheme="majorHAnsi" w:hAnsiTheme="majorHAnsi" w:cstheme="majorHAnsi"/>
            <w:color w:val="313131"/>
            <w:sz w:val="24"/>
            <w:szCs w:val="24"/>
            <w:lang w:val="en-GB"/>
            <w:rPrChange w:id="834" w:author="Pham Thanh" w:date="2018-07-18T16:17:00Z">
              <w:rPr>
                <w:rFonts w:ascii="Cambria" w:hAnsi="Cambria" w:cs="Cambria"/>
                <w:color w:val="4E443C"/>
                <w:sz w:val="21"/>
                <w:szCs w:val="21"/>
              </w:rPr>
            </w:rPrChange>
          </w:rPr>
          <w:t>ự</w:t>
        </w:r>
        <w:r w:rsidRPr="00C54D8C">
          <w:rPr>
            <w:rFonts w:asciiTheme="majorHAnsi" w:hAnsiTheme="majorHAnsi" w:cstheme="majorHAnsi"/>
            <w:color w:val="313131"/>
            <w:sz w:val="24"/>
            <w:szCs w:val="24"/>
            <w:lang w:val="en-GB"/>
            <w:rPrChange w:id="835" w:author="Pham Thanh" w:date="2018-07-18T16:17:00Z">
              <w:rPr>
                <w:rFonts w:ascii="Georgia" w:hAnsi="Georgia"/>
                <w:color w:val="4E443C"/>
                <w:sz w:val="21"/>
                <w:szCs w:val="21"/>
              </w:rPr>
            </w:rPrChange>
          </w:rPr>
          <w:t>a ch</w:t>
        </w:r>
        <w:r w:rsidRPr="00C54D8C">
          <w:rPr>
            <w:rFonts w:asciiTheme="majorHAnsi" w:hAnsiTheme="majorHAnsi" w:cstheme="majorHAnsi"/>
            <w:color w:val="313131"/>
            <w:sz w:val="24"/>
            <w:szCs w:val="24"/>
            <w:lang w:val="en-GB"/>
            <w:rPrChange w:id="836" w:author="Pham Thanh" w:date="2018-07-18T16:17:00Z">
              <w:rPr>
                <w:rFonts w:ascii="Cambria" w:hAnsi="Cambria" w:cs="Cambria"/>
                <w:color w:val="4E443C"/>
                <w:sz w:val="21"/>
                <w:szCs w:val="21"/>
              </w:rPr>
            </w:rPrChange>
          </w:rPr>
          <w:t>ọ</w:t>
        </w:r>
        <w:r w:rsidRPr="00C54D8C">
          <w:rPr>
            <w:rFonts w:asciiTheme="majorHAnsi" w:hAnsiTheme="majorHAnsi" w:cstheme="majorHAnsi"/>
            <w:color w:val="313131"/>
            <w:sz w:val="24"/>
            <w:szCs w:val="24"/>
            <w:lang w:val="en-GB"/>
            <w:rPrChange w:id="837" w:author="Pham Thanh" w:date="2018-07-18T16:17:00Z">
              <w:rPr>
                <w:rFonts w:ascii="Georgia" w:hAnsi="Georgia"/>
                <w:color w:val="4E443C"/>
                <w:sz w:val="21"/>
                <w:szCs w:val="21"/>
              </w:rPr>
            </w:rPrChange>
          </w:rPr>
          <w:t>n h</w:t>
        </w:r>
        <w:r w:rsidRPr="00C54D8C">
          <w:rPr>
            <w:rFonts w:asciiTheme="majorHAnsi" w:hAnsiTheme="majorHAnsi" w:cstheme="majorHAnsi"/>
            <w:color w:val="313131"/>
            <w:sz w:val="24"/>
            <w:szCs w:val="24"/>
            <w:lang w:val="en-GB"/>
            <w:rPrChange w:id="838" w:author="Pham Thanh" w:date="2018-07-18T16:17:00Z">
              <w:rPr>
                <w:rFonts w:ascii="Cambria" w:hAnsi="Cambria" w:cs="Cambria"/>
                <w:color w:val="4E443C"/>
                <w:sz w:val="21"/>
                <w:szCs w:val="21"/>
              </w:rPr>
            </w:rPrChange>
          </w:rPr>
          <w:t>ữ</w:t>
        </w:r>
        <w:r w:rsidRPr="00C54D8C">
          <w:rPr>
            <w:rFonts w:asciiTheme="majorHAnsi" w:hAnsiTheme="majorHAnsi" w:cstheme="majorHAnsi"/>
            <w:color w:val="313131"/>
            <w:sz w:val="24"/>
            <w:szCs w:val="24"/>
            <w:lang w:val="en-GB"/>
            <w:rPrChange w:id="839" w:author="Pham Thanh" w:date="2018-07-18T16:17:00Z">
              <w:rPr>
                <w:rFonts w:ascii="Georgia" w:hAnsi="Georgia"/>
                <w:color w:val="4E443C"/>
                <w:sz w:val="21"/>
                <w:szCs w:val="21"/>
              </w:rPr>
            </w:rPrChange>
          </w:rPr>
          <w:t xml:space="preserve">u </w:t>
        </w:r>
        <w:r w:rsidRPr="00C54D8C">
          <w:rPr>
            <w:rFonts w:asciiTheme="majorHAnsi" w:hAnsiTheme="majorHAnsi" w:cstheme="majorHAnsi"/>
            <w:color w:val="313131"/>
            <w:sz w:val="24"/>
            <w:szCs w:val="24"/>
            <w:lang w:val="en-GB"/>
            <w:rPrChange w:id="840" w:author="Pham Thanh" w:date="2018-07-18T16:17:00Z">
              <w:rPr>
                <w:rFonts w:ascii="Georgia" w:hAnsi="Georgia" w:cs="Georgia"/>
                <w:color w:val="4E443C"/>
                <w:sz w:val="21"/>
                <w:szCs w:val="21"/>
              </w:rPr>
            </w:rPrChange>
          </w:rPr>
          <w:t>í</w:t>
        </w:r>
        <w:r w:rsidRPr="00C54D8C">
          <w:rPr>
            <w:rFonts w:asciiTheme="majorHAnsi" w:hAnsiTheme="majorHAnsi" w:cstheme="majorHAnsi"/>
            <w:color w:val="313131"/>
            <w:sz w:val="24"/>
            <w:szCs w:val="24"/>
            <w:lang w:val="en-GB"/>
            <w:rPrChange w:id="841" w:author="Pham Thanh" w:date="2018-07-18T16:17:00Z">
              <w:rPr>
                <w:rFonts w:ascii="Georgia" w:hAnsi="Georgia"/>
                <w:color w:val="4E443C"/>
                <w:sz w:val="21"/>
                <w:szCs w:val="21"/>
              </w:rPr>
            </w:rPrChange>
          </w:rPr>
          <w:t>ch kh</w:t>
        </w:r>
        <w:r w:rsidRPr="00C54D8C">
          <w:rPr>
            <w:rFonts w:asciiTheme="majorHAnsi" w:hAnsiTheme="majorHAnsi" w:cstheme="majorHAnsi"/>
            <w:color w:val="313131"/>
            <w:sz w:val="24"/>
            <w:szCs w:val="24"/>
            <w:lang w:val="en-GB"/>
            <w:rPrChange w:id="842"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843" w:author="Pham Thanh" w:date="2018-07-18T16:17:00Z">
              <w:rPr>
                <w:rFonts w:ascii="Georgia" w:hAnsi="Georgia"/>
                <w:color w:val="4E443C"/>
                <w:sz w:val="21"/>
                <w:szCs w:val="21"/>
              </w:rPr>
            </w:rPrChange>
          </w:rPr>
          <w:t>c m</w:t>
        </w:r>
        <w:r w:rsidRPr="00C54D8C">
          <w:rPr>
            <w:rFonts w:asciiTheme="majorHAnsi" w:hAnsiTheme="majorHAnsi" w:cstheme="majorHAnsi"/>
            <w:color w:val="313131"/>
            <w:sz w:val="24"/>
            <w:szCs w:val="24"/>
            <w:lang w:val="en-GB"/>
            <w:rPrChange w:id="844"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845" w:author="Pham Thanh" w:date="2018-07-18T16:17:00Z">
              <w:rPr>
                <w:rFonts w:ascii="Georgia" w:hAnsi="Georgia"/>
                <w:color w:val="4E443C"/>
                <w:sz w:val="21"/>
                <w:szCs w:val="21"/>
              </w:rPr>
            </w:rPrChange>
          </w:rPr>
          <w:t xml:space="preserve"> b</w:t>
        </w:r>
        <w:r w:rsidRPr="00C54D8C">
          <w:rPr>
            <w:rFonts w:asciiTheme="majorHAnsi" w:hAnsiTheme="majorHAnsi" w:cstheme="majorHAnsi"/>
            <w:color w:val="313131"/>
            <w:sz w:val="24"/>
            <w:szCs w:val="24"/>
            <w:lang w:val="en-GB"/>
            <w:rPrChange w:id="846"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847"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848"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849"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850"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851" w:author="Pham Thanh" w:date="2018-07-18T16:17:00Z">
              <w:rPr>
                <w:rFonts w:ascii="Georgia" w:hAnsi="Georgia"/>
                <w:color w:val="4E443C"/>
                <w:sz w:val="21"/>
                <w:szCs w:val="21"/>
              </w:rPr>
            </w:rPrChange>
          </w:rPr>
          <w:t xml:space="preserve"> mu</w:t>
        </w:r>
        <w:r w:rsidRPr="00C54D8C">
          <w:rPr>
            <w:rFonts w:asciiTheme="majorHAnsi" w:hAnsiTheme="majorHAnsi" w:cstheme="majorHAnsi"/>
            <w:color w:val="313131"/>
            <w:sz w:val="24"/>
            <w:szCs w:val="24"/>
            <w:lang w:val="en-GB"/>
            <w:rPrChange w:id="852"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853" w:author="Pham Thanh" w:date="2018-07-18T16:17:00Z">
              <w:rPr>
                <w:rFonts w:ascii="Georgia" w:hAnsi="Georgia"/>
                <w:color w:val="4E443C"/>
                <w:sz w:val="21"/>
                <w:szCs w:val="21"/>
              </w:rPr>
            </w:rPrChange>
          </w:rPr>
          <w:t xml:space="preserve">n thay </w:t>
        </w:r>
        <w:r w:rsidRPr="00C54D8C">
          <w:rPr>
            <w:rFonts w:asciiTheme="majorHAnsi" w:hAnsiTheme="majorHAnsi" w:cstheme="majorHAnsi"/>
            <w:color w:val="313131"/>
            <w:sz w:val="24"/>
            <w:szCs w:val="24"/>
            <w:lang w:val="en-GB"/>
            <w:rPrChange w:id="854"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855" w:author="Pham Thanh" w:date="2018-07-18T16:17:00Z">
              <w:rPr>
                <w:rFonts w:ascii="Cambria" w:hAnsi="Cambria" w:cs="Cambria"/>
                <w:color w:val="4E443C"/>
                <w:sz w:val="21"/>
                <w:szCs w:val="21"/>
              </w:rPr>
            </w:rPrChange>
          </w:rPr>
          <w:t>ổ</w:t>
        </w:r>
        <w:r w:rsidRPr="00C54D8C">
          <w:rPr>
            <w:rFonts w:asciiTheme="majorHAnsi" w:hAnsiTheme="majorHAnsi" w:cstheme="majorHAnsi"/>
            <w:color w:val="313131"/>
            <w:sz w:val="24"/>
            <w:szCs w:val="24"/>
            <w:lang w:val="en-GB"/>
            <w:rPrChange w:id="856" w:author="Pham Thanh" w:date="2018-07-18T16:17:00Z">
              <w:rPr>
                <w:rFonts w:ascii="Georgia" w:hAnsi="Georgia"/>
                <w:color w:val="4E443C"/>
                <w:sz w:val="21"/>
                <w:szCs w:val="21"/>
              </w:rPr>
            </w:rPrChange>
          </w:rPr>
          <w:t xml:space="preserve">i </w:t>
        </w:r>
        <w:r w:rsidRPr="00C54D8C">
          <w:rPr>
            <w:rFonts w:asciiTheme="majorHAnsi" w:hAnsiTheme="majorHAnsi" w:cstheme="majorHAnsi"/>
            <w:color w:val="313131"/>
            <w:sz w:val="24"/>
            <w:szCs w:val="24"/>
            <w:lang w:val="en-GB"/>
            <w:rPrChange w:id="857" w:author="Pham Thanh" w:date="2018-07-18T16:17:00Z">
              <w:rPr>
                <w:rFonts w:ascii="Georgia" w:hAnsi="Georgia" w:cs="Georgia"/>
                <w:color w:val="4E443C"/>
                <w:sz w:val="21"/>
                <w:szCs w:val="21"/>
              </w:rPr>
            </w:rPrChange>
          </w:rPr>
          <w:t>đó</w:t>
        </w:r>
        <w:r w:rsidRPr="00C54D8C">
          <w:rPr>
            <w:rFonts w:asciiTheme="majorHAnsi" w:hAnsiTheme="majorHAnsi" w:cstheme="majorHAnsi"/>
            <w:color w:val="313131"/>
            <w:sz w:val="24"/>
            <w:szCs w:val="24"/>
            <w:lang w:val="en-GB"/>
            <w:rPrChange w:id="858" w:author="Pham Thanh" w:date="2018-07-18T16:17:00Z">
              <w:rPr>
                <w:rFonts w:ascii="Georgia" w:hAnsi="Georgia"/>
                <w:color w:val="4E443C"/>
                <w:sz w:val="21"/>
                <w:szCs w:val="21"/>
              </w:rPr>
            </w:rPrChange>
          </w:rPr>
          <w:t xml:space="preserve"> l</w:t>
        </w:r>
        <w:r w:rsidRPr="00C54D8C">
          <w:rPr>
            <w:rFonts w:asciiTheme="majorHAnsi" w:hAnsiTheme="majorHAnsi" w:cstheme="majorHAnsi"/>
            <w:color w:val="313131"/>
            <w:sz w:val="24"/>
            <w:szCs w:val="24"/>
            <w:lang w:val="en-GB"/>
            <w:rPrChange w:id="859"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860" w:author="Pham Thanh" w:date="2018-07-18T16:17:00Z">
              <w:rPr>
                <w:rFonts w:ascii="Georgia" w:hAnsi="Georgia"/>
                <w:color w:val="4E443C"/>
                <w:sz w:val="21"/>
                <w:szCs w:val="21"/>
              </w:rPr>
            </w:rPrChange>
          </w:rPr>
          <w:t xml:space="preserve"> ch</w:t>
        </w:r>
        <w:r w:rsidRPr="00C54D8C">
          <w:rPr>
            <w:rFonts w:asciiTheme="majorHAnsi" w:hAnsiTheme="majorHAnsi" w:cstheme="majorHAnsi"/>
            <w:color w:val="313131"/>
            <w:sz w:val="24"/>
            <w:szCs w:val="24"/>
            <w:lang w:val="en-GB"/>
            <w:rPrChange w:id="861" w:author="Pham Thanh" w:date="2018-07-18T16:17:00Z">
              <w:rPr>
                <w:rFonts w:ascii="Cambria" w:hAnsi="Cambria" w:cs="Cambria"/>
                <w:color w:val="4E443C"/>
                <w:sz w:val="21"/>
                <w:szCs w:val="21"/>
              </w:rPr>
            </w:rPrChange>
          </w:rPr>
          <w:t>ươ</w:t>
        </w:r>
        <w:r w:rsidRPr="00C54D8C">
          <w:rPr>
            <w:rFonts w:asciiTheme="majorHAnsi" w:hAnsiTheme="majorHAnsi" w:cstheme="majorHAnsi"/>
            <w:color w:val="313131"/>
            <w:sz w:val="24"/>
            <w:szCs w:val="24"/>
            <w:lang w:val="en-GB"/>
            <w:rPrChange w:id="862" w:author="Pham Thanh" w:date="2018-07-18T16:17:00Z">
              <w:rPr>
                <w:rFonts w:ascii="Georgia" w:hAnsi="Georgia"/>
                <w:color w:val="4E443C"/>
                <w:sz w:val="21"/>
                <w:szCs w:val="21"/>
              </w:rPr>
            </w:rPrChange>
          </w:rPr>
          <w:t>ng tr</w:t>
        </w:r>
        <w:r w:rsidRPr="00C54D8C">
          <w:rPr>
            <w:rFonts w:asciiTheme="majorHAnsi" w:hAnsiTheme="majorHAnsi" w:cstheme="majorHAnsi"/>
            <w:color w:val="313131"/>
            <w:sz w:val="24"/>
            <w:szCs w:val="24"/>
            <w:lang w:val="en-GB"/>
            <w:rPrChange w:id="863"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864" w:author="Pham Thanh" w:date="2018-07-18T16:17:00Z">
              <w:rPr>
                <w:rFonts w:ascii="Georgia" w:hAnsi="Georgia"/>
                <w:color w:val="4E443C"/>
                <w:sz w:val="21"/>
                <w:szCs w:val="21"/>
              </w:rPr>
            </w:rPrChange>
          </w:rPr>
          <w:t>nh so s</w:t>
        </w:r>
        <w:r w:rsidRPr="00C54D8C">
          <w:rPr>
            <w:rFonts w:asciiTheme="majorHAnsi" w:hAnsiTheme="majorHAnsi" w:cstheme="majorHAnsi"/>
            <w:color w:val="313131"/>
            <w:sz w:val="24"/>
            <w:szCs w:val="24"/>
            <w:lang w:val="en-GB"/>
            <w:rPrChange w:id="865"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866" w:author="Pham Thanh" w:date="2018-07-18T16:17:00Z">
              <w:rPr>
                <w:rFonts w:ascii="Georgia" w:hAnsi="Georgia"/>
                <w:color w:val="4E443C"/>
                <w:sz w:val="21"/>
                <w:szCs w:val="21"/>
              </w:rPr>
            </w:rPrChange>
          </w:rPr>
          <w:t>nh s</w:t>
        </w:r>
        <w:r w:rsidRPr="00C54D8C">
          <w:rPr>
            <w:rFonts w:asciiTheme="majorHAnsi" w:hAnsiTheme="majorHAnsi" w:cstheme="majorHAnsi"/>
            <w:color w:val="313131"/>
            <w:sz w:val="24"/>
            <w:szCs w:val="24"/>
            <w:lang w:val="en-GB"/>
            <w:rPrChange w:id="867" w:author="Pham Thanh" w:date="2018-07-18T16:17:00Z">
              <w:rPr>
                <w:rFonts w:ascii="Cambria" w:hAnsi="Cambria" w:cs="Cambria"/>
                <w:color w:val="4E443C"/>
                <w:sz w:val="21"/>
                <w:szCs w:val="21"/>
              </w:rPr>
            </w:rPrChange>
          </w:rPr>
          <w:t>ự</w:t>
        </w:r>
        <w:r w:rsidRPr="00C54D8C">
          <w:rPr>
            <w:rFonts w:asciiTheme="majorHAnsi" w:hAnsiTheme="majorHAnsi" w:cstheme="majorHAnsi"/>
            <w:color w:val="313131"/>
            <w:sz w:val="24"/>
            <w:szCs w:val="24"/>
            <w:lang w:val="en-GB"/>
            <w:rPrChange w:id="868" w:author="Pham Thanh" w:date="2018-07-18T16:17:00Z">
              <w:rPr>
                <w:rFonts w:ascii="Georgia" w:hAnsi="Georgia"/>
                <w:color w:val="4E443C"/>
                <w:sz w:val="21"/>
                <w:szCs w:val="21"/>
              </w:rPr>
            </w:rPrChange>
          </w:rPr>
          <w:t xml:space="preserve"> thay </w:t>
        </w:r>
        <w:r w:rsidRPr="00C54D8C">
          <w:rPr>
            <w:rFonts w:asciiTheme="majorHAnsi" w:hAnsiTheme="majorHAnsi" w:cstheme="majorHAnsi"/>
            <w:color w:val="313131"/>
            <w:sz w:val="24"/>
            <w:szCs w:val="24"/>
            <w:lang w:val="en-GB"/>
            <w:rPrChange w:id="869"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870" w:author="Pham Thanh" w:date="2018-07-18T16:17:00Z">
              <w:rPr>
                <w:rFonts w:ascii="Cambria" w:hAnsi="Cambria" w:cs="Cambria"/>
                <w:color w:val="4E443C"/>
                <w:sz w:val="21"/>
                <w:szCs w:val="21"/>
              </w:rPr>
            </w:rPrChange>
          </w:rPr>
          <w:t>ổ</w:t>
        </w:r>
        <w:r w:rsidRPr="00C54D8C">
          <w:rPr>
            <w:rFonts w:asciiTheme="majorHAnsi" w:hAnsiTheme="majorHAnsi" w:cstheme="majorHAnsi"/>
            <w:color w:val="313131"/>
            <w:sz w:val="24"/>
            <w:szCs w:val="24"/>
            <w:lang w:val="en-GB"/>
            <w:rPrChange w:id="871" w:author="Pham Thanh" w:date="2018-07-18T16:17:00Z">
              <w:rPr>
                <w:rFonts w:ascii="Georgia" w:hAnsi="Georgia"/>
                <w:color w:val="4E443C"/>
                <w:sz w:val="21"/>
                <w:szCs w:val="21"/>
              </w:rPr>
            </w:rPrChange>
          </w:rPr>
          <w:t xml:space="preserve">i </w:t>
        </w:r>
        <w:r w:rsidRPr="00C54D8C">
          <w:rPr>
            <w:rFonts w:asciiTheme="majorHAnsi" w:hAnsiTheme="majorHAnsi" w:cstheme="majorHAnsi"/>
            <w:color w:val="313131"/>
            <w:sz w:val="24"/>
            <w:szCs w:val="24"/>
            <w:lang w:val="en-GB"/>
            <w:rPrChange w:id="872"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873"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874" w:author="Pham Thanh" w:date="2018-07-18T16:17:00Z">
              <w:rPr>
                <w:rFonts w:ascii="Georgia" w:hAnsi="Georgia"/>
                <w:color w:val="4E443C"/>
                <w:sz w:val="21"/>
                <w:szCs w:val="21"/>
              </w:rPr>
            </w:rPrChange>
          </w:rPr>
          <w:t xml:space="preserve"> gi</w:t>
        </w:r>
        <w:r w:rsidRPr="00C54D8C">
          <w:rPr>
            <w:rFonts w:asciiTheme="majorHAnsi" w:hAnsiTheme="majorHAnsi" w:cstheme="majorHAnsi"/>
            <w:color w:val="313131"/>
            <w:sz w:val="24"/>
            <w:szCs w:val="24"/>
            <w:lang w:val="en-GB"/>
            <w:rPrChange w:id="875"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876" w:author="Pham Thanh" w:date="2018-07-18T16:17:00Z">
              <w:rPr>
                <w:rFonts w:ascii="Georgia" w:hAnsi="Georgia"/>
                <w:color w:val="4E443C"/>
                <w:sz w:val="21"/>
                <w:szCs w:val="21"/>
              </w:rPr>
            </w:rPrChange>
          </w:rPr>
          <w:t>i quy</w:t>
        </w:r>
        <w:r w:rsidRPr="00C54D8C">
          <w:rPr>
            <w:rFonts w:asciiTheme="majorHAnsi" w:hAnsiTheme="majorHAnsi" w:cstheme="majorHAnsi"/>
            <w:color w:val="313131"/>
            <w:sz w:val="24"/>
            <w:szCs w:val="24"/>
            <w:lang w:val="en-GB"/>
            <w:rPrChange w:id="877" w:author="Pham Thanh" w:date="2018-07-18T16:17:00Z">
              <w:rPr>
                <w:rFonts w:ascii="Cambria" w:hAnsi="Cambria" w:cs="Cambria"/>
                <w:color w:val="4E443C"/>
                <w:sz w:val="21"/>
                <w:szCs w:val="21"/>
              </w:rPr>
            </w:rPrChange>
          </w:rPr>
          <w:t>ế</w:t>
        </w:r>
        <w:r w:rsidRPr="00C54D8C">
          <w:rPr>
            <w:rFonts w:asciiTheme="majorHAnsi" w:hAnsiTheme="majorHAnsi" w:cstheme="majorHAnsi"/>
            <w:color w:val="313131"/>
            <w:sz w:val="24"/>
            <w:szCs w:val="24"/>
            <w:lang w:val="en-GB"/>
            <w:rPrChange w:id="878" w:author="Pham Thanh" w:date="2018-07-18T16:17:00Z">
              <w:rPr>
                <w:rFonts w:ascii="Georgia" w:hAnsi="Georgia"/>
                <w:color w:val="4E443C"/>
                <w:sz w:val="21"/>
                <w:szCs w:val="21"/>
              </w:rPr>
            </w:rPrChange>
          </w:rPr>
          <w:t>t c</w:t>
        </w:r>
        <w:r w:rsidRPr="00C54D8C">
          <w:rPr>
            <w:rFonts w:asciiTheme="majorHAnsi" w:hAnsiTheme="majorHAnsi" w:cstheme="majorHAnsi"/>
            <w:color w:val="313131"/>
            <w:sz w:val="24"/>
            <w:szCs w:val="24"/>
            <w:lang w:val="en-GB"/>
            <w:rPrChange w:id="879"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880" w:author="Pham Thanh" w:date="2018-07-18T16:17:00Z">
              <w:rPr>
                <w:rFonts w:ascii="Georgia" w:hAnsi="Georgia"/>
                <w:color w:val="4E443C"/>
                <w:sz w:val="21"/>
                <w:szCs w:val="21"/>
              </w:rPr>
            </w:rPrChange>
          </w:rPr>
          <w:t>c tr</w:t>
        </w:r>
        <w:r w:rsidRPr="00C54D8C">
          <w:rPr>
            <w:rFonts w:asciiTheme="majorHAnsi" w:hAnsiTheme="majorHAnsi" w:cstheme="majorHAnsi"/>
            <w:color w:val="313131"/>
            <w:sz w:val="24"/>
            <w:szCs w:val="24"/>
            <w:lang w:val="en-GB"/>
            <w:rPrChange w:id="881" w:author="Pham Thanh" w:date="2018-07-18T16:17:00Z">
              <w:rPr>
                <w:rFonts w:ascii="Cambria" w:hAnsi="Cambria" w:cs="Cambria"/>
                <w:color w:val="4E443C"/>
                <w:sz w:val="21"/>
                <w:szCs w:val="21"/>
              </w:rPr>
            </w:rPrChange>
          </w:rPr>
          <w:t>ườ</w:t>
        </w:r>
        <w:r w:rsidRPr="00C54D8C">
          <w:rPr>
            <w:rFonts w:asciiTheme="majorHAnsi" w:hAnsiTheme="majorHAnsi" w:cstheme="majorHAnsi"/>
            <w:color w:val="313131"/>
            <w:sz w:val="24"/>
            <w:szCs w:val="24"/>
            <w:lang w:val="en-GB"/>
            <w:rPrChange w:id="882" w:author="Pham Thanh" w:date="2018-07-18T16:17:00Z">
              <w:rPr>
                <w:rFonts w:ascii="Georgia" w:hAnsi="Georgia"/>
                <w:color w:val="4E443C"/>
                <w:sz w:val="21"/>
                <w:szCs w:val="21"/>
              </w:rPr>
            </w:rPrChange>
          </w:rPr>
          <w:t>ng h</w:t>
        </w:r>
        <w:r w:rsidRPr="00C54D8C">
          <w:rPr>
            <w:rFonts w:asciiTheme="majorHAnsi" w:hAnsiTheme="majorHAnsi" w:cstheme="majorHAnsi"/>
            <w:color w:val="313131"/>
            <w:sz w:val="24"/>
            <w:szCs w:val="24"/>
            <w:lang w:val="en-GB"/>
            <w:rPrChange w:id="883" w:author="Pham Thanh" w:date="2018-07-18T16:17:00Z">
              <w:rPr>
                <w:rFonts w:ascii="Cambria" w:hAnsi="Cambria" w:cs="Cambria"/>
                <w:color w:val="4E443C"/>
                <w:sz w:val="21"/>
                <w:szCs w:val="21"/>
              </w:rPr>
            </w:rPrChange>
          </w:rPr>
          <w:t>ợ</w:t>
        </w:r>
        <w:r w:rsidRPr="00C54D8C">
          <w:rPr>
            <w:rFonts w:asciiTheme="majorHAnsi" w:hAnsiTheme="majorHAnsi" w:cstheme="majorHAnsi"/>
            <w:color w:val="313131"/>
            <w:sz w:val="24"/>
            <w:szCs w:val="24"/>
            <w:lang w:val="en-GB"/>
            <w:rPrChange w:id="884" w:author="Pham Thanh" w:date="2018-07-18T16:17:00Z">
              <w:rPr>
                <w:rFonts w:ascii="Georgia" w:hAnsi="Georgia"/>
                <w:color w:val="4E443C"/>
                <w:sz w:val="21"/>
                <w:szCs w:val="21"/>
              </w:rPr>
            </w:rPrChange>
          </w:rPr>
          <w:t xml:space="preserve">p xung </w:t>
        </w:r>
        <w:r w:rsidRPr="00C54D8C">
          <w:rPr>
            <w:rFonts w:asciiTheme="majorHAnsi" w:hAnsiTheme="majorHAnsi" w:cstheme="majorHAnsi"/>
            <w:color w:val="313131"/>
            <w:sz w:val="24"/>
            <w:szCs w:val="24"/>
            <w:lang w:val="en-GB"/>
            <w:rPrChange w:id="885"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886"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887" w:author="Pham Thanh" w:date="2018-07-18T16:17:00Z">
              <w:rPr>
                <w:rFonts w:ascii="Georgia" w:hAnsi="Georgia"/>
                <w:color w:val="4E443C"/>
                <w:sz w:val="21"/>
                <w:szCs w:val="21"/>
              </w:rPr>
            </w:rPrChange>
          </w:rPr>
          <w:t>t n</w:t>
        </w:r>
        <w:r w:rsidRPr="00C54D8C">
          <w:rPr>
            <w:rFonts w:asciiTheme="majorHAnsi" w:hAnsiTheme="majorHAnsi" w:cstheme="majorHAnsi"/>
            <w:color w:val="313131"/>
            <w:sz w:val="24"/>
            <w:szCs w:val="24"/>
            <w:lang w:val="en-GB"/>
            <w:rPrChange w:id="888"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889" w:author="Pham Thanh" w:date="2018-07-18T16:17:00Z">
              <w:rPr>
                <w:rFonts w:ascii="Georgia" w:hAnsi="Georgia"/>
                <w:color w:val="4E443C"/>
                <w:sz w:val="21"/>
                <w:szCs w:val="21"/>
              </w:rPr>
            </w:rPrChange>
          </w:rPr>
          <w:t>i dung. V</w:t>
        </w:r>
        <w:r w:rsidRPr="00C54D8C">
          <w:rPr>
            <w:rFonts w:asciiTheme="majorHAnsi" w:hAnsiTheme="majorHAnsi" w:cstheme="majorHAnsi"/>
            <w:color w:val="313131"/>
            <w:sz w:val="24"/>
            <w:szCs w:val="24"/>
            <w:lang w:val="en-GB"/>
            <w:rPrChange w:id="890" w:author="Pham Thanh" w:date="2018-07-18T16:17:00Z">
              <w:rPr>
                <w:rFonts w:ascii="Georgia" w:hAnsi="Georgia" w:cs="Georgia"/>
                <w:color w:val="4E443C"/>
                <w:sz w:val="21"/>
                <w:szCs w:val="21"/>
              </w:rPr>
            </w:rPrChange>
          </w:rPr>
          <w:t>í</w:t>
        </w:r>
        <w:r w:rsidRPr="00C54D8C">
          <w:rPr>
            <w:rFonts w:asciiTheme="majorHAnsi" w:hAnsiTheme="majorHAnsi" w:cstheme="majorHAnsi"/>
            <w:color w:val="313131"/>
            <w:sz w:val="24"/>
            <w:szCs w:val="24"/>
            <w:lang w:val="en-GB"/>
            <w:rPrChange w:id="891"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892"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893" w:author="Pham Thanh" w:date="2018-07-18T16:17:00Z">
              <w:rPr>
                <w:rFonts w:ascii="Georgia" w:hAnsi="Georgia"/>
                <w:color w:val="4E443C"/>
                <w:sz w:val="21"/>
                <w:szCs w:val="21"/>
              </w:rPr>
            </w:rPrChange>
          </w:rPr>
          <w:t xml:space="preserve"> b</w:t>
        </w:r>
        <w:r w:rsidRPr="00C54D8C">
          <w:rPr>
            <w:rFonts w:asciiTheme="majorHAnsi" w:hAnsiTheme="majorHAnsi" w:cstheme="majorHAnsi"/>
            <w:color w:val="313131"/>
            <w:sz w:val="24"/>
            <w:szCs w:val="24"/>
            <w:lang w:val="en-GB"/>
            <w:rPrChange w:id="894"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895" w:author="Pham Thanh" w:date="2018-07-18T16:17:00Z">
              <w:rPr>
                <w:rFonts w:ascii="Georgia" w:hAnsi="Georgia"/>
                <w:color w:val="4E443C"/>
                <w:sz w:val="21"/>
                <w:szCs w:val="21"/>
              </w:rPr>
            </w:rPrChange>
          </w:rPr>
          <w:t>n mu</w:t>
        </w:r>
        <w:r w:rsidRPr="00C54D8C">
          <w:rPr>
            <w:rFonts w:asciiTheme="majorHAnsi" w:hAnsiTheme="majorHAnsi" w:cstheme="majorHAnsi"/>
            <w:color w:val="313131"/>
            <w:sz w:val="24"/>
            <w:szCs w:val="24"/>
            <w:lang w:val="en-GB"/>
            <w:rPrChange w:id="896"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897" w:author="Pham Thanh" w:date="2018-07-18T16:17:00Z">
              <w:rPr>
                <w:rFonts w:ascii="Georgia" w:hAnsi="Georgia"/>
                <w:color w:val="4E443C"/>
                <w:sz w:val="21"/>
                <w:szCs w:val="21"/>
              </w:rPr>
            </w:rPrChange>
          </w:rPr>
          <w:t>n s</w:t>
        </w:r>
        <w:r w:rsidRPr="00C54D8C">
          <w:rPr>
            <w:rFonts w:asciiTheme="majorHAnsi" w:hAnsiTheme="majorHAnsi" w:cstheme="majorHAnsi"/>
            <w:color w:val="313131"/>
            <w:sz w:val="24"/>
            <w:szCs w:val="24"/>
            <w:lang w:val="en-GB"/>
            <w:rPrChange w:id="898"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899"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900"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901" w:author="Pham Thanh" w:date="2018-07-18T16:17:00Z">
              <w:rPr>
                <w:rFonts w:ascii="Georgia" w:hAnsi="Georgia"/>
                <w:color w:val="4E443C"/>
                <w:sz w:val="21"/>
                <w:szCs w:val="21"/>
              </w:rPr>
            </w:rPrChange>
          </w:rPr>
          <w:t>ng vimdiff:</w:t>
        </w:r>
      </w:ins>
    </w:p>
    <w:p w:rsidR="00C54D8C" w:rsidRPr="00E749A5" w:rsidRDefault="00C54D8C" w:rsidP="00E749A5">
      <w:pPr>
        <w:pBdr>
          <w:top w:val="single" w:sz="4" w:space="1" w:color="auto"/>
          <w:left w:val="single" w:sz="4" w:space="4" w:color="auto"/>
          <w:bottom w:val="single" w:sz="4" w:space="1" w:color="auto"/>
          <w:right w:val="single" w:sz="4" w:space="4" w:color="auto"/>
        </w:pBdr>
        <w:rPr>
          <w:ins w:id="902" w:author="Pham Thanh" w:date="2018-07-18T16:17:00Z"/>
          <w:rFonts w:asciiTheme="majorHAnsi" w:hAnsiTheme="majorHAnsi" w:cstheme="majorHAnsi"/>
          <w:color w:val="313131"/>
          <w:sz w:val="24"/>
          <w:szCs w:val="24"/>
          <w:rPrChange w:id="903" w:author="Pham Thanh" w:date="2018-07-18T16:24:00Z">
            <w:rPr>
              <w:ins w:id="904" w:author="Pham Thanh" w:date="2018-07-18T16:17:00Z"/>
              <w:rStyle w:val="HTMLCode"/>
              <w:rFonts w:ascii="Courier" w:hAnsi="Courier"/>
              <w:color w:val="F14E32"/>
              <w:sz w:val="21"/>
              <w:szCs w:val="21"/>
              <w:bdr w:val="single" w:sz="6" w:space="1" w:color="EFEEE6" w:frame="1"/>
              <w:shd w:val="clear" w:color="auto" w:fill="FFFFFF"/>
            </w:rPr>
          </w:rPrChange>
        </w:rPr>
        <w:pPrChange w:id="905"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906" w:author="Pham Thanh" w:date="2018-07-18T16:17:00Z">
        <w:r w:rsidRPr="00E749A5">
          <w:rPr>
            <w:rFonts w:asciiTheme="majorHAnsi" w:hAnsiTheme="majorHAnsi" w:cstheme="majorHAnsi"/>
            <w:color w:val="313131"/>
            <w:sz w:val="24"/>
            <w:szCs w:val="24"/>
            <w:rPrChange w:id="907" w:author="Pham Thanh" w:date="2018-07-18T16:24:00Z">
              <w:rPr>
                <w:rStyle w:val="HTMLCode"/>
                <w:rFonts w:ascii="Courier" w:hAnsi="Courier"/>
                <w:color w:val="F14E32"/>
                <w:sz w:val="21"/>
                <w:szCs w:val="21"/>
                <w:bdr w:val="single" w:sz="6" w:space="1" w:color="EFEEE6" w:frame="1"/>
                <w:shd w:val="clear" w:color="auto" w:fill="FFFFFF"/>
              </w:rPr>
            </w:rPrChange>
          </w:rPr>
          <w:t>$ git config --global merge.tool vimdiff</w:t>
        </w:r>
      </w:ins>
    </w:p>
    <w:p w:rsidR="00C54D8C" w:rsidRPr="00C54D8C" w:rsidRDefault="00C54D8C" w:rsidP="00C54D8C">
      <w:pPr>
        <w:rPr>
          <w:ins w:id="908" w:author="Pham Thanh" w:date="2018-07-18T16:17:00Z"/>
          <w:rFonts w:asciiTheme="majorHAnsi" w:hAnsiTheme="majorHAnsi" w:cstheme="majorHAnsi"/>
          <w:color w:val="313131"/>
          <w:sz w:val="24"/>
          <w:szCs w:val="24"/>
          <w:lang w:val="en-GB"/>
          <w:rPrChange w:id="909" w:author="Pham Thanh" w:date="2018-07-18T16:17:00Z">
            <w:rPr>
              <w:ins w:id="910" w:author="Pham Thanh" w:date="2018-07-18T16:17:00Z"/>
              <w:rFonts w:ascii="Georgia" w:hAnsi="Georgia"/>
              <w:color w:val="4E443C"/>
              <w:sz w:val="21"/>
              <w:szCs w:val="21"/>
            </w:rPr>
          </w:rPrChange>
        </w:rPr>
        <w:pPrChange w:id="911" w:author="Pham Thanh" w:date="2018-07-18T16:23:00Z">
          <w:pPr>
            <w:pStyle w:val="NormalWeb"/>
            <w:shd w:val="clear" w:color="auto" w:fill="FCFCFA"/>
            <w:spacing w:before="0" w:beforeAutospacing="0" w:after="165" w:afterAutospacing="0" w:line="330" w:lineRule="atLeast"/>
          </w:pPr>
        </w:pPrChange>
      </w:pPr>
      <w:ins w:id="912" w:author="Pham Thanh" w:date="2018-07-18T16:17:00Z">
        <w:r w:rsidRPr="00C54D8C">
          <w:rPr>
            <w:rFonts w:asciiTheme="majorHAnsi" w:hAnsiTheme="majorHAnsi" w:cstheme="majorHAnsi"/>
            <w:color w:val="313131"/>
            <w:sz w:val="24"/>
            <w:szCs w:val="24"/>
            <w:lang w:val="en-GB"/>
            <w:rPrChange w:id="913" w:author="Pham Thanh" w:date="2018-07-18T16:17:00Z">
              <w:rPr>
                <w:rFonts w:ascii="Georgia" w:hAnsi="Georgia"/>
                <w:color w:val="4E443C"/>
                <w:sz w:val="21"/>
                <w:szCs w:val="21"/>
              </w:rPr>
            </w:rPrChange>
          </w:rPr>
          <w:t>Git ch</w:t>
        </w:r>
        <w:r w:rsidRPr="00C54D8C">
          <w:rPr>
            <w:rFonts w:asciiTheme="majorHAnsi" w:hAnsiTheme="majorHAnsi" w:cstheme="majorHAnsi"/>
            <w:color w:val="313131"/>
            <w:sz w:val="24"/>
            <w:szCs w:val="24"/>
            <w:lang w:val="en-GB"/>
            <w:rPrChange w:id="914"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915" w:author="Pham Thanh" w:date="2018-07-18T16:17:00Z">
              <w:rPr>
                <w:rFonts w:ascii="Georgia" w:hAnsi="Georgia"/>
                <w:color w:val="4E443C"/>
                <w:sz w:val="21"/>
                <w:szCs w:val="21"/>
              </w:rPr>
            </w:rPrChange>
          </w:rPr>
          <w:t>p nh</w:t>
        </w:r>
        <w:r w:rsidRPr="00C54D8C">
          <w:rPr>
            <w:rFonts w:asciiTheme="majorHAnsi" w:hAnsiTheme="majorHAnsi" w:cstheme="majorHAnsi"/>
            <w:color w:val="313131"/>
            <w:sz w:val="24"/>
            <w:szCs w:val="24"/>
            <w:lang w:val="en-GB"/>
            <w:rPrChange w:id="916" w:author="Pham Thanh" w:date="2018-07-18T16:17:00Z">
              <w:rPr>
                <w:rFonts w:ascii="Cambria" w:hAnsi="Cambria" w:cs="Cambria"/>
                <w:color w:val="4E443C"/>
                <w:sz w:val="21"/>
                <w:szCs w:val="21"/>
              </w:rPr>
            </w:rPrChange>
          </w:rPr>
          <w:t>ậ</w:t>
        </w:r>
        <w:r w:rsidRPr="00C54D8C">
          <w:rPr>
            <w:rFonts w:asciiTheme="majorHAnsi" w:hAnsiTheme="majorHAnsi" w:cstheme="majorHAnsi"/>
            <w:color w:val="313131"/>
            <w:sz w:val="24"/>
            <w:szCs w:val="24"/>
            <w:lang w:val="en-GB"/>
            <w:rPrChange w:id="917" w:author="Pham Thanh" w:date="2018-07-18T16:17:00Z">
              <w:rPr>
                <w:rFonts w:ascii="Georgia" w:hAnsi="Georgia"/>
                <w:color w:val="4E443C"/>
                <w:sz w:val="21"/>
                <w:szCs w:val="21"/>
              </w:rPr>
            </w:rPrChange>
          </w:rPr>
          <w:t>n kdiff3, tkdiff, meld, xxdiff, emerge, vimdiff, gvimdiff, ecmerge, v</w:t>
        </w:r>
        <w:r w:rsidRPr="00C54D8C">
          <w:rPr>
            <w:rFonts w:asciiTheme="majorHAnsi" w:hAnsiTheme="majorHAnsi" w:cstheme="majorHAnsi"/>
            <w:color w:val="313131"/>
            <w:sz w:val="24"/>
            <w:szCs w:val="24"/>
            <w:lang w:val="en-GB"/>
            <w:rPrChange w:id="918"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919" w:author="Pham Thanh" w:date="2018-07-18T16:17:00Z">
              <w:rPr>
                <w:rFonts w:ascii="Georgia" w:hAnsi="Georgia"/>
                <w:color w:val="4E443C"/>
                <w:sz w:val="21"/>
                <w:szCs w:val="21"/>
              </w:rPr>
            </w:rPrChange>
          </w:rPr>
          <w:t xml:space="preserve"> opendiff l</w:t>
        </w:r>
        <w:r w:rsidRPr="00C54D8C">
          <w:rPr>
            <w:rFonts w:asciiTheme="majorHAnsi" w:hAnsiTheme="majorHAnsi" w:cstheme="majorHAnsi"/>
            <w:color w:val="313131"/>
            <w:sz w:val="24"/>
            <w:szCs w:val="24"/>
            <w:lang w:val="en-GB"/>
            <w:rPrChange w:id="920"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921" w:author="Pham Thanh" w:date="2018-07-18T16:17:00Z">
              <w:rPr>
                <w:rFonts w:ascii="Georgia" w:hAnsi="Georgia"/>
                <w:color w:val="4E443C"/>
                <w:sz w:val="21"/>
                <w:szCs w:val="21"/>
              </w:rPr>
            </w:rPrChange>
          </w:rPr>
          <w:t xml:space="preserve"> c</w:t>
        </w:r>
        <w:r w:rsidRPr="00C54D8C">
          <w:rPr>
            <w:rFonts w:asciiTheme="majorHAnsi" w:hAnsiTheme="majorHAnsi" w:cstheme="majorHAnsi"/>
            <w:color w:val="313131"/>
            <w:sz w:val="24"/>
            <w:szCs w:val="24"/>
            <w:lang w:val="en-GB"/>
            <w:rPrChange w:id="922"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923" w:author="Pham Thanh" w:date="2018-07-18T16:17:00Z">
              <w:rPr>
                <w:rFonts w:ascii="Georgia" w:hAnsi="Georgia"/>
                <w:color w:val="4E443C"/>
                <w:sz w:val="21"/>
                <w:szCs w:val="21"/>
              </w:rPr>
            </w:rPrChange>
          </w:rPr>
          <w:t>c c</w:t>
        </w:r>
        <w:r w:rsidRPr="00C54D8C">
          <w:rPr>
            <w:rFonts w:asciiTheme="majorHAnsi" w:hAnsiTheme="majorHAnsi" w:cstheme="majorHAnsi"/>
            <w:color w:val="313131"/>
            <w:sz w:val="24"/>
            <w:szCs w:val="24"/>
            <w:lang w:val="en-GB"/>
            <w:rPrChange w:id="924" w:author="Pham Thanh" w:date="2018-07-18T16:17:00Z">
              <w:rPr>
                <w:rFonts w:ascii="Georgia" w:hAnsi="Georgia" w:cs="Georgia"/>
                <w:color w:val="4E443C"/>
                <w:sz w:val="21"/>
                <w:szCs w:val="21"/>
              </w:rPr>
            </w:rPrChange>
          </w:rPr>
          <w:t>ô</w:t>
        </w:r>
        <w:r w:rsidRPr="00C54D8C">
          <w:rPr>
            <w:rFonts w:asciiTheme="majorHAnsi" w:hAnsiTheme="majorHAnsi" w:cstheme="majorHAnsi"/>
            <w:color w:val="313131"/>
            <w:sz w:val="24"/>
            <w:szCs w:val="24"/>
            <w:lang w:val="en-GB"/>
            <w:rPrChange w:id="925" w:author="Pham Thanh" w:date="2018-07-18T16:17:00Z">
              <w:rPr>
                <w:rFonts w:ascii="Georgia" w:hAnsi="Georgia"/>
                <w:color w:val="4E443C"/>
                <w:sz w:val="21"/>
                <w:szCs w:val="21"/>
              </w:rPr>
            </w:rPrChange>
          </w:rPr>
          <w:t>ng c</w:t>
        </w:r>
        <w:r w:rsidRPr="00C54D8C">
          <w:rPr>
            <w:rFonts w:asciiTheme="majorHAnsi" w:hAnsiTheme="majorHAnsi" w:cstheme="majorHAnsi"/>
            <w:color w:val="313131"/>
            <w:sz w:val="24"/>
            <w:szCs w:val="24"/>
            <w:lang w:val="en-GB"/>
            <w:rPrChange w:id="926"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927" w:author="Pham Thanh" w:date="2018-07-18T16:17:00Z">
              <w:rPr>
                <w:rFonts w:ascii="Georgia" w:hAnsi="Georgia"/>
                <w:color w:val="4E443C"/>
                <w:sz w:val="21"/>
                <w:szCs w:val="21"/>
              </w:rPr>
            </w:rPrChange>
          </w:rPr>
          <w:t xml:space="preserve"> tr</w:t>
        </w:r>
        <w:r w:rsidRPr="00C54D8C">
          <w:rPr>
            <w:rFonts w:asciiTheme="majorHAnsi" w:hAnsiTheme="majorHAnsi" w:cstheme="majorHAnsi"/>
            <w:color w:val="313131"/>
            <w:sz w:val="24"/>
            <w:szCs w:val="24"/>
            <w:lang w:val="en-GB"/>
            <w:rPrChange w:id="928"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929" w:author="Pham Thanh" w:date="2018-07-18T16:17:00Z">
              <w:rPr>
                <w:rFonts w:ascii="Georgia" w:hAnsi="Georgia"/>
                <w:color w:val="4E443C"/>
                <w:sz w:val="21"/>
                <w:szCs w:val="21"/>
              </w:rPr>
            </w:rPrChange>
          </w:rPr>
          <w:t>n/s</w:t>
        </w:r>
        <w:r w:rsidRPr="00C54D8C">
          <w:rPr>
            <w:rFonts w:asciiTheme="majorHAnsi" w:hAnsiTheme="majorHAnsi" w:cstheme="majorHAnsi"/>
            <w:color w:val="313131"/>
            <w:sz w:val="24"/>
            <w:szCs w:val="24"/>
            <w:lang w:val="en-GB"/>
            <w:rPrChange w:id="930"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931" w:author="Pham Thanh" w:date="2018-07-18T16:17:00Z">
              <w:rPr>
                <w:rFonts w:ascii="Georgia" w:hAnsi="Georgia"/>
                <w:color w:val="4E443C"/>
                <w:sz w:val="21"/>
                <w:szCs w:val="21"/>
              </w:rPr>
            </w:rPrChange>
          </w:rPr>
          <w:t>t nh</w:t>
        </w:r>
        <w:r w:rsidRPr="00C54D8C">
          <w:rPr>
            <w:rFonts w:asciiTheme="majorHAnsi" w:hAnsiTheme="majorHAnsi" w:cstheme="majorHAnsi"/>
            <w:color w:val="313131"/>
            <w:sz w:val="24"/>
            <w:szCs w:val="24"/>
            <w:lang w:val="en-GB"/>
            <w:rPrChange w:id="932" w:author="Pham Thanh" w:date="2018-07-18T16:17:00Z">
              <w:rPr>
                <w:rFonts w:ascii="Cambria" w:hAnsi="Cambria" w:cs="Cambria"/>
                <w:color w:val="4E443C"/>
                <w:sz w:val="21"/>
                <w:szCs w:val="21"/>
              </w:rPr>
            </w:rPrChange>
          </w:rPr>
          <w:t>ậ</w:t>
        </w:r>
        <w:r w:rsidRPr="00C54D8C">
          <w:rPr>
            <w:rFonts w:asciiTheme="majorHAnsi" w:hAnsiTheme="majorHAnsi" w:cstheme="majorHAnsi"/>
            <w:color w:val="313131"/>
            <w:sz w:val="24"/>
            <w:szCs w:val="24"/>
            <w:lang w:val="en-GB"/>
            <w:rPrChange w:id="933" w:author="Pham Thanh" w:date="2018-07-18T16:17:00Z">
              <w:rPr>
                <w:rFonts w:ascii="Georgia" w:hAnsi="Georgia"/>
                <w:color w:val="4E443C"/>
                <w:sz w:val="21"/>
                <w:szCs w:val="21"/>
              </w:rPr>
            </w:rPrChange>
          </w:rPr>
          <w:t>p (merge) h</w:t>
        </w:r>
        <w:r w:rsidRPr="00C54D8C">
          <w:rPr>
            <w:rFonts w:asciiTheme="majorHAnsi" w:hAnsiTheme="majorHAnsi" w:cstheme="majorHAnsi"/>
            <w:color w:val="313131"/>
            <w:sz w:val="24"/>
            <w:szCs w:val="24"/>
            <w:lang w:val="en-GB"/>
            <w:rPrChange w:id="934" w:author="Pham Thanh" w:date="2018-07-18T16:17:00Z">
              <w:rPr>
                <w:rFonts w:ascii="Cambria" w:hAnsi="Cambria" w:cs="Cambria"/>
                <w:color w:val="4E443C"/>
                <w:sz w:val="21"/>
                <w:szCs w:val="21"/>
              </w:rPr>
            </w:rPrChange>
          </w:rPr>
          <w:t>ợ</w:t>
        </w:r>
        <w:r w:rsidRPr="00C54D8C">
          <w:rPr>
            <w:rFonts w:asciiTheme="majorHAnsi" w:hAnsiTheme="majorHAnsi" w:cstheme="majorHAnsi"/>
            <w:color w:val="313131"/>
            <w:sz w:val="24"/>
            <w:szCs w:val="24"/>
            <w:lang w:val="en-GB"/>
            <w:rPrChange w:id="935" w:author="Pham Thanh" w:date="2018-07-18T16:17:00Z">
              <w:rPr>
                <w:rFonts w:ascii="Georgia" w:hAnsi="Georgia"/>
                <w:color w:val="4E443C"/>
                <w:sz w:val="21"/>
                <w:szCs w:val="21"/>
              </w:rPr>
            </w:rPrChange>
          </w:rPr>
          <w:t>p l</w:t>
        </w:r>
        <w:r w:rsidRPr="00C54D8C">
          <w:rPr>
            <w:rFonts w:asciiTheme="majorHAnsi" w:hAnsiTheme="majorHAnsi" w:cstheme="majorHAnsi"/>
            <w:color w:val="313131"/>
            <w:sz w:val="24"/>
            <w:szCs w:val="24"/>
            <w:lang w:val="en-GB"/>
            <w:rPrChange w:id="936" w:author="Pham Thanh" w:date="2018-07-18T16:17:00Z">
              <w:rPr>
                <w:rFonts w:ascii="Cambria" w:hAnsi="Cambria" w:cs="Cambria"/>
                <w:color w:val="4E443C"/>
                <w:sz w:val="21"/>
                <w:szCs w:val="21"/>
              </w:rPr>
            </w:rPrChange>
          </w:rPr>
          <w:t xml:space="preserve">ệ. </w:t>
        </w:r>
      </w:ins>
    </w:p>
    <w:p w:rsidR="00C54D8C" w:rsidRPr="00C54D8C" w:rsidRDefault="00C54D8C" w:rsidP="00C54D8C">
      <w:pPr>
        <w:rPr>
          <w:ins w:id="937" w:author="Pham Thanh" w:date="2018-07-18T16:20:00Z"/>
          <w:rFonts w:eastAsia="Times New Roman" w:cstheme="majorHAnsi"/>
          <w:b/>
          <w:color w:val="313131"/>
          <w:lang w:val="en-GB"/>
          <w:rPrChange w:id="938" w:author="Pham Thanh" w:date="2018-07-18T16:20:00Z">
            <w:rPr>
              <w:ins w:id="939" w:author="Pham Thanh" w:date="2018-07-18T16:20:00Z"/>
              <w:rFonts w:cstheme="majorHAnsi"/>
              <w:color w:val="313131"/>
              <w:lang w:val="en-GB"/>
            </w:rPr>
          </w:rPrChange>
        </w:rPr>
        <w:pPrChange w:id="940" w:author="Pham Thanh" w:date="2018-07-18T16:23:00Z">
          <w:pPr>
            <w:pStyle w:val="NormalWeb"/>
            <w:shd w:val="clear" w:color="auto" w:fill="FCFCFA"/>
            <w:spacing w:before="0" w:beforeAutospacing="0" w:after="0" w:afterAutospacing="0" w:line="330" w:lineRule="atLeast"/>
          </w:pPr>
        </w:pPrChange>
      </w:pPr>
      <w:ins w:id="941" w:author="Pham Thanh" w:date="2018-07-18T16:20:00Z">
        <w:r w:rsidRPr="00C54D8C">
          <w:rPr>
            <w:rFonts w:asciiTheme="majorHAnsi" w:eastAsia="Times New Roman" w:hAnsiTheme="majorHAnsi" w:cstheme="majorHAnsi"/>
            <w:b/>
            <w:color w:val="313131"/>
            <w:lang w:val="en-GB"/>
            <w:rPrChange w:id="942" w:author="Pham Thanh" w:date="2018-07-18T16:20:00Z">
              <w:rPr>
                <w:rStyle w:val="Hyperlink"/>
                <w:rFonts w:ascii="Georgia" w:eastAsiaTheme="majorEastAsia" w:hAnsi="Georgia"/>
                <w:color w:val="0388A6"/>
              </w:rPr>
            </w:rPrChange>
          </w:rPr>
          <w:lastRenderedPageBreak/>
          <w:t>Ki</w:t>
        </w:r>
        <w:r w:rsidRPr="00C54D8C">
          <w:rPr>
            <w:rFonts w:asciiTheme="majorHAnsi" w:eastAsia="Times New Roman" w:hAnsiTheme="majorHAnsi" w:cstheme="majorHAnsi"/>
            <w:b/>
            <w:color w:val="313131"/>
            <w:lang w:val="en-GB"/>
            <w:rPrChange w:id="943" w:author="Pham Thanh" w:date="2018-07-18T16:20:00Z">
              <w:rPr>
                <w:rStyle w:val="Hyperlink"/>
                <w:rFonts w:ascii="Cambria" w:eastAsiaTheme="majorEastAsia" w:hAnsi="Cambria" w:cs="Cambria"/>
                <w:color w:val="0388A6"/>
              </w:rPr>
            </w:rPrChange>
          </w:rPr>
          <w:t>ể</w:t>
        </w:r>
        <w:r w:rsidRPr="00C54D8C">
          <w:rPr>
            <w:rFonts w:asciiTheme="majorHAnsi" w:eastAsia="Times New Roman" w:hAnsiTheme="majorHAnsi" w:cstheme="majorHAnsi"/>
            <w:b/>
            <w:color w:val="313131"/>
            <w:lang w:val="en-GB"/>
            <w:rPrChange w:id="944" w:author="Pham Thanh" w:date="2018-07-18T16:20:00Z">
              <w:rPr>
                <w:rStyle w:val="Hyperlink"/>
                <w:rFonts w:ascii="Georgia" w:eastAsiaTheme="majorEastAsia" w:hAnsi="Georgia"/>
                <w:color w:val="0388A6"/>
              </w:rPr>
            </w:rPrChange>
          </w:rPr>
          <w:t>m Tra C</w:t>
        </w:r>
        <w:r w:rsidRPr="00C54D8C">
          <w:rPr>
            <w:rFonts w:asciiTheme="majorHAnsi" w:eastAsia="Times New Roman" w:hAnsiTheme="majorHAnsi" w:cstheme="majorHAnsi"/>
            <w:b/>
            <w:color w:val="313131"/>
            <w:lang w:val="en-GB"/>
            <w:rPrChange w:id="945" w:author="Pham Thanh" w:date="2018-07-18T16:20:00Z">
              <w:rPr>
                <w:rStyle w:val="Hyperlink"/>
                <w:rFonts w:ascii="Cambria" w:eastAsiaTheme="majorEastAsia" w:hAnsi="Cambria" w:cs="Cambria"/>
                <w:color w:val="0388A6"/>
              </w:rPr>
            </w:rPrChange>
          </w:rPr>
          <w:t>ấ</w:t>
        </w:r>
        <w:r w:rsidRPr="00C54D8C">
          <w:rPr>
            <w:rFonts w:asciiTheme="majorHAnsi" w:eastAsia="Times New Roman" w:hAnsiTheme="majorHAnsi" w:cstheme="majorHAnsi"/>
            <w:b/>
            <w:color w:val="313131"/>
            <w:lang w:val="en-GB"/>
            <w:rPrChange w:id="946" w:author="Pham Thanh" w:date="2018-07-18T16:20:00Z">
              <w:rPr>
                <w:rStyle w:val="Hyperlink"/>
                <w:rFonts w:ascii="Georgia" w:eastAsiaTheme="majorEastAsia" w:hAnsi="Georgia"/>
                <w:color w:val="0388A6"/>
              </w:rPr>
            </w:rPrChange>
          </w:rPr>
          <w:t>u Hình</w:t>
        </w:r>
      </w:ins>
    </w:p>
    <w:p w:rsidR="00C54D8C" w:rsidRPr="00C54D8C" w:rsidRDefault="00C54D8C" w:rsidP="00C54D8C">
      <w:pPr>
        <w:rPr>
          <w:ins w:id="947" w:author="Pham Thanh" w:date="2018-07-18T16:17:00Z"/>
          <w:rFonts w:asciiTheme="majorHAnsi" w:eastAsia="Times New Roman" w:hAnsiTheme="majorHAnsi" w:cstheme="majorHAnsi"/>
          <w:color w:val="313131"/>
          <w:sz w:val="24"/>
          <w:szCs w:val="24"/>
          <w:lang w:val="en-GB"/>
          <w:rPrChange w:id="948" w:author="Pham Thanh" w:date="2018-07-18T16:20:00Z">
            <w:rPr>
              <w:ins w:id="949" w:author="Pham Thanh" w:date="2018-07-18T16:17:00Z"/>
              <w:rFonts w:ascii="Georgia" w:hAnsi="Georgia"/>
              <w:color w:val="4E443C"/>
              <w:sz w:val="21"/>
              <w:szCs w:val="21"/>
            </w:rPr>
          </w:rPrChange>
        </w:rPr>
        <w:pPrChange w:id="950" w:author="Pham Thanh" w:date="2018-07-18T16:23:00Z">
          <w:pPr>
            <w:pStyle w:val="NormalWeb"/>
            <w:shd w:val="clear" w:color="auto" w:fill="FCFCFA"/>
            <w:spacing w:before="0" w:beforeAutospacing="0" w:after="0" w:afterAutospacing="0" w:line="330" w:lineRule="atLeast"/>
          </w:pPr>
        </w:pPrChange>
      </w:pPr>
      <w:ins w:id="951" w:author="Pham Thanh" w:date="2018-07-18T16:17:00Z">
        <w:r w:rsidRPr="00C54D8C">
          <w:rPr>
            <w:rFonts w:asciiTheme="majorHAnsi" w:hAnsiTheme="majorHAnsi" w:cstheme="majorHAnsi"/>
            <w:color w:val="313131"/>
            <w:sz w:val="24"/>
            <w:szCs w:val="24"/>
            <w:lang w:val="en-GB"/>
            <w:rPrChange w:id="952" w:author="Pham Thanh" w:date="2018-07-18T16:17:00Z">
              <w:rPr>
                <w:rFonts w:ascii="Georgia" w:hAnsi="Georgia"/>
                <w:color w:val="4E443C"/>
                <w:sz w:val="21"/>
                <w:szCs w:val="21"/>
              </w:rPr>
            </w:rPrChange>
          </w:rPr>
          <w:t>N</w:t>
        </w:r>
        <w:r w:rsidRPr="00C54D8C">
          <w:rPr>
            <w:rFonts w:asciiTheme="majorHAnsi" w:hAnsiTheme="majorHAnsi" w:cstheme="majorHAnsi"/>
            <w:color w:val="313131"/>
            <w:sz w:val="24"/>
            <w:szCs w:val="24"/>
            <w:lang w:val="en-GB"/>
            <w:rPrChange w:id="953" w:author="Pham Thanh" w:date="2018-07-18T16:17:00Z">
              <w:rPr>
                <w:rFonts w:ascii="Cambria" w:hAnsi="Cambria" w:cs="Cambria"/>
                <w:color w:val="4E443C"/>
                <w:sz w:val="21"/>
                <w:szCs w:val="21"/>
              </w:rPr>
            </w:rPrChange>
          </w:rPr>
          <w:t>ế</w:t>
        </w:r>
        <w:r w:rsidRPr="00C54D8C">
          <w:rPr>
            <w:rFonts w:asciiTheme="majorHAnsi" w:hAnsiTheme="majorHAnsi" w:cstheme="majorHAnsi"/>
            <w:color w:val="313131"/>
            <w:sz w:val="24"/>
            <w:szCs w:val="24"/>
            <w:lang w:val="en-GB"/>
            <w:rPrChange w:id="954" w:author="Pham Thanh" w:date="2018-07-18T16:17:00Z">
              <w:rPr>
                <w:rFonts w:ascii="Georgia" w:hAnsi="Georgia"/>
                <w:color w:val="4E443C"/>
                <w:sz w:val="21"/>
                <w:szCs w:val="21"/>
              </w:rPr>
            </w:rPrChange>
          </w:rPr>
          <w:t>u nh</w:t>
        </w:r>
        <w:r w:rsidRPr="00C54D8C">
          <w:rPr>
            <w:rFonts w:asciiTheme="majorHAnsi" w:hAnsiTheme="majorHAnsi" w:cstheme="majorHAnsi"/>
            <w:color w:val="313131"/>
            <w:sz w:val="24"/>
            <w:szCs w:val="24"/>
            <w:lang w:val="en-GB"/>
            <w:rPrChange w:id="955" w:author="Pham Thanh" w:date="2018-07-18T16:17:00Z">
              <w:rPr>
                <w:rFonts w:ascii="Cambria" w:hAnsi="Cambria" w:cs="Cambria"/>
                <w:color w:val="4E443C"/>
                <w:sz w:val="21"/>
                <w:szCs w:val="21"/>
              </w:rPr>
            </w:rPrChange>
          </w:rPr>
          <w:t>ư</w:t>
        </w:r>
        <w:r w:rsidRPr="00C54D8C">
          <w:rPr>
            <w:rFonts w:asciiTheme="majorHAnsi" w:hAnsiTheme="majorHAnsi" w:cstheme="majorHAnsi"/>
            <w:color w:val="313131"/>
            <w:sz w:val="24"/>
            <w:szCs w:val="24"/>
            <w:lang w:val="en-GB"/>
            <w:rPrChange w:id="956" w:author="Pham Thanh" w:date="2018-07-18T16:17:00Z">
              <w:rPr>
                <w:rFonts w:ascii="Georgia" w:hAnsi="Georgia"/>
                <w:color w:val="4E443C"/>
                <w:sz w:val="21"/>
                <w:szCs w:val="21"/>
              </w:rPr>
            </w:rPrChange>
          </w:rPr>
          <w:t xml:space="preserve"> b</w:t>
        </w:r>
        <w:r w:rsidRPr="00C54D8C">
          <w:rPr>
            <w:rFonts w:asciiTheme="majorHAnsi" w:hAnsiTheme="majorHAnsi" w:cstheme="majorHAnsi"/>
            <w:color w:val="313131"/>
            <w:sz w:val="24"/>
            <w:szCs w:val="24"/>
            <w:lang w:val="en-GB"/>
            <w:rPrChange w:id="957"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958" w:author="Pham Thanh" w:date="2018-07-18T16:17:00Z">
              <w:rPr>
                <w:rFonts w:ascii="Georgia" w:hAnsi="Georgia"/>
                <w:color w:val="4E443C"/>
                <w:sz w:val="21"/>
                <w:szCs w:val="21"/>
              </w:rPr>
            </w:rPrChange>
          </w:rPr>
          <w:t>n mu</w:t>
        </w:r>
        <w:r w:rsidRPr="00C54D8C">
          <w:rPr>
            <w:rFonts w:asciiTheme="majorHAnsi" w:hAnsiTheme="majorHAnsi" w:cstheme="majorHAnsi"/>
            <w:color w:val="313131"/>
            <w:sz w:val="24"/>
            <w:szCs w:val="24"/>
            <w:lang w:val="en-GB"/>
            <w:rPrChange w:id="959"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960" w:author="Pham Thanh" w:date="2018-07-18T16:17:00Z">
              <w:rPr>
                <w:rFonts w:ascii="Georgia" w:hAnsi="Georgia"/>
                <w:color w:val="4E443C"/>
                <w:sz w:val="21"/>
                <w:szCs w:val="21"/>
              </w:rPr>
            </w:rPrChange>
          </w:rPr>
          <w:t>n ki</w:t>
        </w:r>
        <w:r w:rsidRPr="00C54D8C">
          <w:rPr>
            <w:rFonts w:asciiTheme="majorHAnsi" w:hAnsiTheme="majorHAnsi" w:cstheme="majorHAnsi"/>
            <w:color w:val="313131"/>
            <w:sz w:val="24"/>
            <w:szCs w:val="24"/>
            <w:lang w:val="en-GB"/>
            <w:rPrChange w:id="961"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962" w:author="Pham Thanh" w:date="2018-07-18T16:17:00Z">
              <w:rPr>
                <w:rFonts w:ascii="Georgia" w:hAnsi="Georgia"/>
                <w:color w:val="4E443C"/>
                <w:sz w:val="21"/>
                <w:szCs w:val="21"/>
              </w:rPr>
            </w:rPrChange>
          </w:rPr>
          <w:t>m tra c</w:t>
        </w:r>
        <w:r w:rsidRPr="00C54D8C">
          <w:rPr>
            <w:rFonts w:asciiTheme="majorHAnsi" w:hAnsiTheme="majorHAnsi" w:cstheme="majorHAnsi"/>
            <w:color w:val="313131"/>
            <w:sz w:val="24"/>
            <w:szCs w:val="24"/>
            <w:lang w:val="en-GB"/>
            <w:rPrChange w:id="963"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964" w:author="Pham Thanh" w:date="2018-07-18T16:17:00Z">
              <w:rPr>
                <w:rFonts w:ascii="Georgia" w:hAnsi="Georgia"/>
                <w:color w:val="4E443C"/>
                <w:sz w:val="21"/>
                <w:szCs w:val="21"/>
              </w:rPr>
            </w:rPrChange>
          </w:rPr>
          <w:t>c c</w:t>
        </w:r>
        <w:r w:rsidRPr="00C54D8C">
          <w:rPr>
            <w:rFonts w:asciiTheme="majorHAnsi" w:hAnsiTheme="majorHAnsi" w:cstheme="majorHAnsi"/>
            <w:color w:val="313131"/>
            <w:sz w:val="24"/>
            <w:szCs w:val="24"/>
            <w:lang w:val="en-GB"/>
            <w:rPrChange w:id="965"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966" w:author="Pham Thanh" w:date="2018-07-18T16:17:00Z">
              <w:rPr>
                <w:rFonts w:ascii="Georgia" w:hAnsi="Georgia"/>
                <w:color w:val="4E443C"/>
                <w:sz w:val="21"/>
                <w:szCs w:val="21"/>
              </w:rPr>
            </w:rPrChange>
          </w:rPr>
          <w:t>u h</w:t>
        </w:r>
        <w:r w:rsidRPr="00C54D8C">
          <w:rPr>
            <w:rFonts w:asciiTheme="majorHAnsi" w:hAnsiTheme="majorHAnsi" w:cstheme="majorHAnsi"/>
            <w:color w:val="313131"/>
            <w:sz w:val="24"/>
            <w:szCs w:val="24"/>
            <w:lang w:val="en-GB"/>
            <w:rPrChange w:id="967"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968" w:author="Pham Thanh" w:date="2018-07-18T16:17:00Z">
              <w:rPr>
                <w:rFonts w:ascii="Georgia" w:hAnsi="Georgia"/>
                <w:color w:val="4E443C"/>
                <w:sz w:val="21"/>
                <w:szCs w:val="21"/>
              </w:rPr>
            </w:rPrChange>
          </w:rPr>
          <w:t>nh c</w:t>
        </w:r>
        <w:r w:rsidRPr="00C54D8C">
          <w:rPr>
            <w:rFonts w:asciiTheme="majorHAnsi" w:hAnsiTheme="majorHAnsi" w:cstheme="majorHAnsi"/>
            <w:color w:val="313131"/>
            <w:sz w:val="24"/>
            <w:szCs w:val="24"/>
            <w:lang w:val="en-GB"/>
            <w:rPrChange w:id="969"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970" w:author="Pham Thanh" w:date="2018-07-18T16:17:00Z">
              <w:rPr>
                <w:rFonts w:ascii="Georgia" w:hAnsi="Georgia"/>
                <w:color w:val="4E443C"/>
                <w:sz w:val="21"/>
                <w:szCs w:val="21"/>
              </w:rPr>
            </w:rPrChange>
          </w:rPr>
          <w:t xml:space="preserve">i </w:t>
        </w:r>
        <w:r w:rsidRPr="00C54D8C">
          <w:rPr>
            <w:rFonts w:asciiTheme="majorHAnsi" w:hAnsiTheme="majorHAnsi" w:cstheme="majorHAnsi"/>
            <w:color w:val="313131"/>
            <w:sz w:val="24"/>
            <w:szCs w:val="24"/>
            <w:lang w:val="en-GB"/>
            <w:rPrChange w:id="971"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972"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973" w:author="Pham Thanh" w:date="2018-07-18T16:17:00Z">
              <w:rPr>
                <w:rFonts w:ascii="Georgia" w:hAnsi="Georgia"/>
                <w:color w:val="4E443C"/>
                <w:sz w:val="21"/>
                <w:szCs w:val="21"/>
              </w:rPr>
            </w:rPrChange>
          </w:rPr>
          <w:t>t, b</w:t>
        </w:r>
        <w:r w:rsidRPr="00C54D8C">
          <w:rPr>
            <w:rFonts w:asciiTheme="majorHAnsi" w:hAnsiTheme="majorHAnsi" w:cstheme="majorHAnsi"/>
            <w:color w:val="313131"/>
            <w:sz w:val="24"/>
            <w:szCs w:val="24"/>
            <w:lang w:val="en-GB"/>
            <w:rPrChange w:id="974"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975"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976"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977"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978"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979" w:author="Pham Thanh" w:date="2018-07-18T16:17:00Z">
              <w:rPr>
                <w:rFonts w:ascii="Georgia" w:hAnsi="Georgia"/>
                <w:color w:val="4E443C"/>
                <w:sz w:val="21"/>
                <w:szCs w:val="21"/>
              </w:rPr>
            </w:rPrChange>
          </w:rPr>
          <w:t xml:space="preserve"> s</w:t>
        </w:r>
        <w:r w:rsidRPr="00C54D8C">
          <w:rPr>
            <w:rFonts w:asciiTheme="majorHAnsi" w:hAnsiTheme="majorHAnsi" w:cstheme="majorHAnsi"/>
            <w:color w:val="313131"/>
            <w:sz w:val="24"/>
            <w:szCs w:val="24"/>
            <w:lang w:val="en-GB"/>
            <w:rPrChange w:id="980"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981"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982"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983" w:author="Pham Thanh" w:date="2018-07-18T16:17:00Z">
              <w:rPr>
                <w:rFonts w:ascii="Georgia" w:hAnsi="Georgia"/>
                <w:color w:val="4E443C"/>
                <w:sz w:val="21"/>
                <w:szCs w:val="21"/>
              </w:rPr>
            </w:rPrChange>
          </w:rPr>
          <w:t>ng l</w:t>
        </w:r>
        <w:r w:rsidRPr="00C54D8C">
          <w:rPr>
            <w:rFonts w:asciiTheme="majorHAnsi" w:hAnsiTheme="majorHAnsi" w:cstheme="majorHAnsi"/>
            <w:color w:val="313131"/>
            <w:sz w:val="24"/>
            <w:szCs w:val="24"/>
            <w:lang w:val="en-GB"/>
            <w:rPrChange w:id="984"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985" w:author="Pham Thanh" w:date="2018-07-18T16:17:00Z">
              <w:rPr>
                <w:rFonts w:ascii="Georgia" w:hAnsi="Georgia"/>
                <w:color w:val="4E443C"/>
                <w:sz w:val="21"/>
                <w:szCs w:val="21"/>
              </w:rPr>
            </w:rPrChange>
          </w:rPr>
          <w:t>nh </w:t>
        </w:r>
        <w:r w:rsidRPr="00C54D8C">
          <w:rPr>
            <w:rFonts w:asciiTheme="majorHAnsi" w:hAnsiTheme="majorHAnsi" w:cstheme="majorHAnsi"/>
            <w:color w:val="313131"/>
            <w:sz w:val="24"/>
            <w:szCs w:val="24"/>
            <w:lang w:val="en-GB"/>
            <w:rPrChange w:id="986" w:author="Pham Thanh" w:date="2018-07-18T16:17:00Z">
              <w:rPr>
                <w:rStyle w:val="HTMLCode"/>
                <w:rFonts w:ascii="Courier" w:hAnsi="Courier"/>
                <w:color w:val="F14E32"/>
                <w:sz w:val="21"/>
                <w:szCs w:val="21"/>
                <w:bdr w:val="single" w:sz="6" w:space="1" w:color="EFEEE6" w:frame="1"/>
                <w:shd w:val="clear" w:color="auto" w:fill="FFFFFF"/>
              </w:rPr>
            </w:rPrChange>
          </w:rPr>
          <w:t>git config --list</w:t>
        </w:r>
        <w:r w:rsidRPr="00C54D8C">
          <w:rPr>
            <w:rFonts w:asciiTheme="majorHAnsi" w:hAnsiTheme="majorHAnsi" w:cstheme="majorHAnsi"/>
            <w:color w:val="313131"/>
            <w:sz w:val="24"/>
            <w:szCs w:val="24"/>
            <w:lang w:val="en-GB"/>
            <w:rPrChange w:id="987" w:author="Pham Thanh" w:date="2018-07-18T16:17:00Z">
              <w:rPr>
                <w:rFonts w:ascii="Georgia" w:hAnsi="Georgia"/>
                <w:color w:val="4E443C"/>
                <w:sz w:val="21"/>
                <w:szCs w:val="21"/>
              </w:rPr>
            </w:rPrChange>
          </w:rPr>
          <w:t> đ</w:t>
        </w:r>
        <w:r w:rsidRPr="00C54D8C">
          <w:rPr>
            <w:rFonts w:asciiTheme="majorHAnsi" w:hAnsiTheme="majorHAnsi" w:cstheme="majorHAnsi"/>
            <w:color w:val="313131"/>
            <w:sz w:val="24"/>
            <w:szCs w:val="24"/>
            <w:lang w:val="en-GB"/>
            <w:rPrChange w:id="988"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989" w:author="Pham Thanh" w:date="2018-07-18T16:17:00Z">
              <w:rPr>
                <w:rFonts w:ascii="Georgia" w:hAnsi="Georgia"/>
                <w:color w:val="4E443C"/>
                <w:sz w:val="21"/>
                <w:szCs w:val="21"/>
              </w:rPr>
            </w:rPrChange>
          </w:rPr>
          <w:t xml:space="preserve"> li</w:t>
        </w:r>
        <w:r w:rsidRPr="00C54D8C">
          <w:rPr>
            <w:rFonts w:asciiTheme="majorHAnsi" w:hAnsiTheme="majorHAnsi" w:cstheme="majorHAnsi"/>
            <w:color w:val="313131"/>
            <w:sz w:val="24"/>
            <w:szCs w:val="24"/>
            <w:lang w:val="en-GB"/>
            <w:rPrChange w:id="990"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991" w:author="Pham Thanh" w:date="2018-07-18T16:17:00Z">
              <w:rPr>
                <w:rFonts w:ascii="Georgia" w:hAnsi="Georgia"/>
                <w:color w:val="4E443C"/>
                <w:sz w:val="21"/>
                <w:szCs w:val="21"/>
              </w:rPr>
            </w:rPrChange>
          </w:rPr>
          <w:t>t k</w:t>
        </w:r>
        <w:r w:rsidRPr="00C54D8C">
          <w:rPr>
            <w:rFonts w:asciiTheme="majorHAnsi" w:hAnsiTheme="majorHAnsi" w:cstheme="majorHAnsi"/>
            <w:color w:val="313131"/>
            <w:sz w:val="24"/>
            <w:szCs w:val="24"/>
            <w:lang w:val="en-GB"/>
            <w:rPrChange w:id="992"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993" w:author="Pham Thanh" w:date="2018-07-18T16:17:00Z">
              <w:rPr>
                <w:rFonts w:ascii="Georgia" w:hAnsi="Georgia"/>
                <w:color w:val="4E443C"/>
                <w:sz w:val="21"/>
                <w:szCs w:val="21"/>
              </w:rPr>
            </w:rPrChange>
          </w:rPr>
          <w:t xml:space="preserve"> t</w:t>
        </w:r>
        <w:r w:rsidRPr="00C54D8C">
          <w:rPr>
            <w:rFonts w:asciiTheme="majorHAnsi" w:hAnsiTheme="majorHAnsi" w:cstheme="majorHAnsi"/>
            <w:color w:val="313131"/>
            <w:sz w:val="24"/>
            <w:szCs w:val="24"/>
            <w:lang w:val="en-GB"/>
            <w:rPrChange w:id="994"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995" w:author="Pham Thanh" w:date="2018-07-18T16:17:00Z">
              <w:rPr>
                <w:rFonts w:ascii="Georgia" w:hAnsi="Georgia"/>
                <w:color w:val="4E443C"/>
                <w:sz w:val="21"/>
                <w:szCs w:val="21"/>
              </w:rPr>
            </w:rPrChange>
          </w:rPr>
          <w:t>t c</w:t>
        </w:r>
        <w:r w:rsidRPr="00C54D8C">
          <w:rPr>
            <w:rFonts w:asciiTheme="majorHAnsi" w:hAnsiTheme="majorHAnsi" w:cstheme="majorHAnsi"/>
            <w:color w:val="313131"/>
            <w:sz w:val="24"/>
            <w:szCs w:val="24"/>
            <w:lang w:val="en-GB"/>
            <w:rPrChange w:id="996"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997" w:author="Pham Thanh" w:date="2018-07-18T16:17:00Z">
              <w:rPr>
                <w:rFonts w:ascii="Georgia" w:hAnsi="Georgia"/>
                <w:color w:val="4E443C"/>
                <w:sz w:val="21"/>
                <w:szCs w:val="21"/>
              </w:rPr>
            </w:rPrChange>
          </w:rPr>
          <w:t xml:space="preserve"> c</w:t>
        </w:r>
        <w:r w:rsidRPr="00C54D8C">
          <w:rPr>
            <w:rFonts w:asciiTheme="majorHAnsi" w:hAnsiTheme="majorHAnsi" w:cstheme="majorHAnsi"/>
            <w:color w:val="313131"/>
            <w:sz w:val="24"/>
            <w:szCs w:val="24"/>
            <w:lang w:val="en-GB"/>
            <w:rPrChange w:id="99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999" w:author="Pham Thanh" w:date="2018-07-18T16:17:00Z">
              <w:rPr>
                <w:rFonts w:ascii="Georgia" w:hAnsi="Georgia"/>
                <w:color w:val="4E443C"/>
                <w:sz w:val="21"/>
                <w:szCs w:val="21"/>
              </w:rPr>
            </w:rPrChange>
          </w:rPr>
          <w:t>c c</w:t>
        </w:r>
        <w:r w:rsidRPr="00C54D8C">
          <w:rPr>
            <w:rFonts w:asciiTheme="majorHAnsi" w:hAnsiTheme="majorHAnsi" w:cstheme="majorHAnsi"/>
            <w:color w:val="313131"/>
            <w:sz w:val="24"/>
            <w:szCs w:val="24"/>
            <w:lang w:val="en-GB"/>
            <w:rPrChange w:id="1000"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1001" w:author="Pham Thanh" w:date="2018-07-18T16:17:00Z">
              <w:rPr>
                <w:rFonts w:ascii="Georgia" w:hAnsi="Georgia"/>
                <w:color w:val="4E443C"/>
                <w:sz w:val="21"/>
                <w:szCs w:val="21"/>
              </w:rPr>
            </w:rPrChange>
          </w:rPr>
          <w:t xml:space="preserve">i </w:t>
        </w:r>
        <w:r w:rsidRPr="00C54D8C">
          <w:rPr>
            <w:rFonts w:asciiTheme="majorHAnsi" w:hAnsiTheme="majorHAnsi" w:cstheme="majorHAnsi"/>
            <w:color w:val="313131"/>
            <w:sz w:val="24"/>
            <w:szCs w:val="24"/>
            <w:lang w:val="en-GB"/>
            <w:rPrChange w:id="1002"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1003"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1004" w:author="Pham Thanh" w:date="2018-07-18T16:17:00Z">
              <w:rPr>
                <w:rFonts w:ascii="Georgia" w:hAnsi="Georgia"/>
                <w:color w:val="4E443C"/>
                <w:sz w:val="21"/>
                <w:szCs w:val="21"/>
              </w:rPr>
            </w:rPrChange>
          </w:rPr>
          <w:t>t c</w:t>
        </w:r>
        <w:r w:rsidRPr="00C54D8C">
          <w:rPr>
            <w:rFonts w:asciiTheme="majorHAnsi" w:hAnsiTheme="majorHAnsi" w:cstheme="majorHAnsi"/>
            <w:color w:val="313131"/>
            <w:sz w:val="24"/>
            <w:szCs w:val="24"/>
            <w:lang w:val="en-GB"/>
            <w:rPrChange w:id="1005" w:author="Pham Thanh" w:date="2018-07-18T16:17:00Z">
              <w:rPr>
                <w:rFonts w:ascii="Cambria" w:hAnsi="Cambria" w:cs="Cambria"/>
                <w:color w:val="4E443C"/>
                <w:sz w:val="21"/>
                <w:szCs w:val="21"/>
              </w:rPr>
            </w:rPrChange>
          </w:rPr>
          <w:t>ủ</w:t>
        </w:r>
        <w:r w:rsidRPr="00C54D8C">
          <w:rPr>
            <w:rFonts w:asciiTheme="majorHAnsi" w:hAnsiTheme="majorHAnsi" w:cstheme="majorHAnsi"/>
            <w:color w:val="313131"/>
            <w:sz w:val="24"/>
            <w:szCs w:val="24"/>
            <w:lang w:val="en-GB"/>
            <w:rPrChange w:id="1006" w:author="Pham Thanh" w:date="2018-07-18T16:17:00Z">
              <w:rPr>
                <w:rFonts w:ascii="Georgia" w:hAnsi="Georgia"/>
                <w:color w:val="4E443C"/>
                <w:sz w:val="21"/>
                <w:szCs w:val="21"/>
              </w:rPr>
            </w:rPrChange>
          </w:rPr>
          <w:t>a Git:</w:t>
        </w:r>
      </w:ins>
    </w:p>
    <w:p w:rsidR="00C54D8C" w:rsidRPr="00E749A5" w:rsidRDefault="00C54D8C" w:rsidP="00E749A5">
      <w:pPr>
        <w:pBdr>
          <w:top w:val="single" w:sz="4" w:space="1" w:color="auto"/>
          <w:left w:val="single" w:sz="4" w:space="4" w:color="auto"/>
          <w:bottom w:val="single" w:sz="4" w:space="1" w:color="auto"/>
          <w:right w:val="single" w:sz="4" w:space="4" w:color="auto"/>
        </w:pBdr>
        <w:rPr>
          <w:ins w:id="1007" w:author="Pham Thanh" w:date="2018-07-18T16:17:00Z"/>
          <w:rFonts w:asciiTheme="majorHAnsi" w:hAnsiTheme="majorHAnsi" w:cstheme="majorHAnsi"/>
          <w:color w:val="313131"/>
          <w:sz w:val="24"/>
          <w:szCs w:val="24"/>
          <w:rPrChange w:id="1008" w:author="Pham Thanh" w:date="2018-07-18T16:24:00Z">
            <w:rPr>
              <w:ins w:id="1009" w:author="Pham Thanh" w:date="2018-07-18T16:17:00Z"/>
              <w:rStyle w:val="HTMLCode"/>
              <w:rFonts w:ascii="Courier" w:hAnsi="Courier"/>
              <w:color w:val="F14E32"/>
              <w:sz w:val="21"/>
              <w:szCs w:val="21"/>
              <w:bdr w:val="single" w:sz="6" w:space="1" w:color="EFEEE6" w:frame="1"/>
              <w:shd w:val="clear" w:color="auto" w:fill="FFFFFF"/>
            </w:rPr>
          </w:rPrChange>
        </w:rPr>
        <w:pPrChange w:id="1010"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11" w:author="Pham Thanh" w:date="2018-07-18T16:17:00Z">
        <w:r w:rsidRPr="00E749A5">
          <w:rPr>
            <w:rFonts w:asciiTheme="majorHAnsi" w:hAnsiTheme="majorHAnsi" w:cstheme="majorHAnsi"/>
            <w:color w:val="313131"/>
            <w:sz w:val="24"/>
            <w:szCs w:val="24"/>
            <w:rPrChange w:id="1012" w:author="Pham Thanh" w:date="2018-07-18T16:24:00Z">
              <w:rPr>
                <w:rStyle w:val="HTMLCode"/>
                <w:rFonts w:ascii="Courier" w:hAnsi="Courier"/>
                <w:color w:val="F14E32"/>
                <w:sz w:val="21"/>
                <w:szCs w:val="21"/>
                <w:bdr w:val="single" w:sz="6" w:space="1" w:color="EFEEE6" w:frame="1"/>
                <w:shd w:val="clear" w:color="auto" w:fill="FFFFFF"/>
              </w:rPr>
            </w:rPrChange>
          </w:rPr>
          <w:t>$ git config --list</w:t>
        </w:r>
      </w:ins>
    </w:p>
    <w:p w:rsidR="00C54D8C" w:rsidRPr="00E749A5" w:rsidRDefault="00C54D8C" w:rsidP="00E749A5">
      <w:pPr>
        <w:pBdr>
          <w:top w:val="single" w:sz="4" w:space="1" w:color="auto"/>
          <w:left w:val="single" w:sz="4" w:space="4" w:color="auto"/>
          <w:bottom w:val="single" w:sz="4" w:space="1" w:color="auto"/>
          <w:right w:val="single" w:sz="4" w:space="4" w:color="auto"/>
        </w:pBdr>
        <w:rPr>
          <w:ins w:id="1013" w:author="Pham Thanh" w:date="2018-07-18T16:17:00Z"/>
          <w:rFonts w:asciiTheme="majorHAnsi" w:hAnsiTheme="majorHAnsi" w:cstheme="majorHAnsi"/>
          <w:color w:val="313131"/>
          <w:sz w:val="24"/>
          <w:szCs w:val="24"/>
          <w:rPrChange w:id="1014" w:author="Pham Thanh" w:date="2018-07-18T16:24:00Z">
            <w:rPr>
              <w:ins w:id="1015" w:author="Pham Thanh" w:date="2018-07-18T16:17:00Z"/>
              <w:rStyle w:val="HTMLCode"/>
              <w:rFonts w:ascii="Courier" w:hAnsi="Courier"/>
              <w:color w:val="F14E32"/>
              <w:sz w:val="21"/>
              <w:szCs w:val="21"/>
              <w:bdr w:val="single" w:sz="6" w:space="1" w:color="EFEEE6" w:frame="1"/>
              <w:shd w:val="clear" w:color="auto" w:fill="FFFFFF"/>
            </w:rPr>
          </w:rPrChange>
        </w:rPr>
        <w:pPrChange w:id="1016"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17" w:author="Pham Thanh" w:date="2018-07-18T16:17:00Z">
        <w:r w:rsidRPr="00E749A5">
          <w:rPr>
            <w:rFonts w:asciiTheme="majorHAnsi" w:hAnsiTheme="majorHAnsi" w:cstheme="majorHAnsi"/>
            <w:color w:val="313131"/>
            <w:sz w:val="24"/>
            <w:szCs w:val="24"/>
            <w:rPrChange w:id="1018" w:author="Pham Thanh" w:date="2018-07-18T16:24:00Z">
              <w:rPr>
                <w:rStyle w:val="HTMLCode"/>
                <w:rFonts w:ascii="Courier" w:hAnsi="Courier"/>
                <w:color w:val="F14E32"/>
                <w:sz w:val="21"/>
                <w:szCs w:val="21"/>
                <w:bdr w:val="single" w:sz="6" w:space="1" w:color="EFEEE6" w:frame="1"/>
                <w:shd w:val="clear" w:color="auto" w:fill="FFFFFF"/>
              </w:rPr>
            </w:rPrChange>
          </w:rPr>
          <w:t>user.name=</w:t>
        </w:r>
      </w:ins>
      <w:ins w:id="1019" w:author="Pham Thanh" w:date="2018-07-18T16:24:00Z">
        <w:r w:rsidR="00E749A5">
          <w:rPr>
            <w:rFonts w:asciiTheme="majorHAnsi" w:hAnsiTheme="majorHAnsi" w:cstheme="majorHAnsi"/>
            <w:color w:val="313131"/>
            <w:sz w:val="24"/>
            <w:szCs w:val="24"/>
          </w:rPr>
          <w:t>phamthanh</w:t>
        </w:r>
      </w:ins>
    </w:p>
    <w:p w:rsidR="00C54D8C" w:rsidRPr="00E749A5" w:rsidRDefault="00C54D8C" w:rsidP="00E749A5">
      <w:pPr>
        <w:pBdr>
          <w:top w:val="single" w:sz="4" w:space="1" w:color="auto"/>
          <w:left w:val="single" w:sz="4" w:space="4" w:color="auto"/>
          <w:bottom w:val="single" w:sz="4" w:space="1" w:color="auto"/>
          <w:right w:val="single" w:sz="4" w:space="4" w:color="auto"/>
        </w:pBdr>
        <w:rPr>
          <w:ins w:id="1020" w:author="Pham Thanh" w:date="2018-07-18T16:17:00Z"/>
          <w:rFonts w:asciiTheme="majorHAnsi" w:hAnsiTheme="majorHAnsi" w:cstheme="majorHAnsi"/>
          <w:color w:val="313131"/>
          <w:sz w:val="24"/>
          <w:szCs w:val="24"/>
          <w:rPrChange w:id="1021" w:author="Pham Thanh" w:date="2018-07-18T16:24:00Z">
            <w:rPr>
              <w:ins w:id="1022" w:author="Pham Thanh" w:date="2018-07-18T16:17:00Z"/>
              <w:rStyle w:val="HTMLCode"/>
              <w:rFonts w:ascii="Courier" w:hAnsi="Courier"/>
              <w:color w:val="F14E32"/>
              <w:sz w:val="21"/>
              <w:szCs w:val="21"/>
              <w:bdr w:val="single" w:sz="6" w:space="1" w:color="EFEEE6" w:frame="1"/>
              <w:shd w:val="clear" w:color="auto" w:fill="FFFFFF"/>
            </w:rPr>
          </w:rPrChange>
        </w:rPr>
        <w:pPrChange w:id="1023"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24" w:author="Pham Thanh" w:date="2018-07-18T16:17:00Z">
        <w:r w:rsidRPr="00E749A5">
          <w:rPr>
            <w:rFonts w:asciiTheme="majorHAnsi" w:hAnsiTheme="majorHAnsi" w:cstheme="majorHAnsi"/>
            <w:color w:val="313131"/>
            <w:sz w:val="24"/>
            <w:szCs w:val="24"/>
            <w:rPrChange w:id="1025" w:author="Pham Thanh" w:date="2018-07-18T16:24:00Z">
              <w:rPr>
                <w:rStyle w:val="HTMLCode"/>
                <w:rFonts w:ascii="Courier" w:hAnsi="Courier"/>
                <w:color w:val="F14E32"/>
                <w:sz w:val="21"/>
                <w:szCs w:val="21"/>
                <w:bdr w:val="single" w:sz="6" w:space="1" w:color="EFEEE6" w:frame="1"/>
                <w:shd w:val="clear" w:color="auto" w:fill="FFFFFF"/>
              </w:rPr>
            </w:rPrChange>
          </w:rPr>
          <w:t>user.email=</w:t>
        </w:r>
      </w:ins>
      <w:ins w:id="1026" w:author="Pham Thanh" w:date="2018-07-18T16:24:00Z">
        <w:r w:rsidR="00E749A5">
          <w:rPr>
            <w:rFonts w:asciiTheme="majorHAnsi" w:hAnsiTheme="majorHAnsi" w:cstheme="majorHAnsi"/>
            <w:color w:val="313131"/>
            <w:sz w:val="24"/>
            <w:szCs w:val="24"/>
          </w:rPr>
          <w:t>phamthanh</w:t>
        </w:r>
      </w:ins>
      <w:ins w:id="1027" w:author="Pham Thanh" w:date="2018-07-18T16:17:00Z">
        <w:r w:rsidRPr="00E749A5">
          <w:rPr>
            <w:rFonts w:asciiTheme="majorHAnsi" w:hAnsiTheme="majorHAnsi" w:cstheme="majorHAnsi"/>
            <w:color w:val="313131"/>
            <w:sz w:val="24"/>
            <w:szCs w:val="24"/>
            <w:rPrChange w:id="1028" w:author="Pham Thanh" w:date="2018-07-18T16:24:00Z">
              <w:rPr>
                <w:rStyle w:val="HTMLCode"/>
                <w:rFonts w:ascii="Courier" w:hAnsi="Courier"/>
                <w:color w:val="F14E32"/>
                <w:sz w:val="21"/>
                <w:szCs w:val="21"/>
                <w:bdr w:val="single" w:sz="6" w:space="1" w:color="EFEEE6" w:frame="1"/>
                <w:shd w:val="clear" w:color="auto" w:fill="FFFFFF"/>
              </w:rPr>
            </w:rPrChange>
          </w:rPr>
          <w:t>@gmail.com</w:t>
        </w:r>
      </w:ins>
    </w:p>
    <w:p w:rsidR="00C54D8C" w:rsidRPr="00E749A5" w:rsidRDefault="00C54D8C" w:rsidP="00E749A5">
      <w:pPr>
        <w:pBdr>
          <w:top w:val="single" w:sz="4" w:space="1" w:color="auto"/>
          <w:left w:val="single" w:sz="4" w:space="4" w:color="auto"/>
          <w:bottom w:val="single" w:sz="4" w:space="1" w:color="auto"/>
          <w:right w:val="single" w:sz="4" w:space="4" w:color="auto"/>
        </w:pBdr>
        <w:rPr>
          <w:ins w:id="1029" w:author="Pham Thanh" w:date="2018-07-18T16:17:00Z"/>
          <w:rFonts w:asciiTheme="majorHAnsi" w:hAnsiTheme="majorHAnsi" w:cstheme="majorHAnsi"/>
          <w:color w:val="313131"/>
          <w:sz w:val="24"/>
          <w:szCs w:val="24"/>
          <w:rPrChange w:id="1030" w:author="Pham Thanh" w:date="2018-07-18T16:24:00Z">
            <w:rPr>
              <w:ins w:id="1031" w:author="Pham Thanh" w:date="2018-07-18T16:17:00Z"/>
              <w:rStyle w:val="HTMLCode"/>
              <w:rFonts w:ascii="Courier" w:hAnsi="Courier"/>
              <w:color w:val="F14E32"/>
              <w:sz w:val="21"/>
              <w:szCs w:val="21"/>
              <w:bdr w:val="single" w:sz="6" w:space="1" w:color="EFEEE6" w:frame="1"/>
              <w:shd w:val="clear" w:color="auto" w:fill="FFFFFF"/>
            </w:rPr>
          </w:rPrChange>
        </w:rPr>
        <w:pPrChange w:id="1032"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33" w:author="Pham Thanh" w:date="2018-07-18T16:17:00Z">
        <w:r w:rsidRPr="00E749A5">
          <w:rPr>
            <w:rFonts w:asciiTheme="majorHAnsi" w:hAnsiTheme="majorHAnsi" w:cstheme="majorHAnsi"/>
            <w:color w:val="313131"/>
            <w:sz w:val="24"/>
            <w:szCs w:val="24"/>
            <w:rPrChange w:id="1034" w:author="Pham Thanh" w:date="2018-07-18T16:24:00Z">
              <w:rPr>
                <w:rStyle w:val="HTMLCode"/>
                <w:rFonts w:ascii="Courier" w:hAnsi="Courier"/>
                <w:color w:val="F14E32"/>
                <w:sz w:val="21"/>
                <w:szCs w:val="21"/>
                <w:bdr w:val="single" w:sz="6" w:space="1" w:color="EFEEE6" w:frame="1"/>
                <w:shd w:val="clear" w:color="auto" w:fill="FFFFFF"/>
              </w:rPr>
            </w:rPrChange>
          </w:rPr>
          <w:t>color.status=auto</w:t>
        </w:r>
      </w:ins>
    </w:p>
    <w:p w:rsidR="00C54D8C" w:rsidRPr="00E749A5" w:rsidRDefault="00C54D8C" w:rsidP="00E749A5">
      <w:pPr>
        <w:pBdr>
          <w:top w:val="single" w:sz="4" w:space="1" w:color="auto"/>
          <w:left w:val="single" w:sz="4" w:space="4" w:color="auto"/>
          <w:bottom w:val="single" w:sz="4" w:space="1" w:color="auto"/>
          <w:right w:val="single" w:sz="4" w:space="4" w:color="auto"/>
        </w:pBdr>
        <w:rPr>
          <w:ins w:id="1035" w:author="Pham Thanh" w:date="2018-07-18T16:17:00Z"/>
          <w:rFonts w:asciiTheme="majorHAnsi" w:hAnsiTheme="majorHAnsi" w:cstheme="majorHAnsi"/>
          <w:color w:val="313131"/>
          <w:sz w:val="24"/>
          <w:szCs w:val="24"/>
          <w:rPrChange w:id="1036" w:author="Pham Thanh" w:date="2018-07-18T16:24:00Z">
            <w:rPr>
              <w:ins w:id="1037" w:author="Pham Thanh" w:date="2018-07-18T16:17:00Z"/>
              <w:rStyle w:val="HTMLCode"/>
              <w:rFonts w:ascii="Courier" w:hAnsi="Courier"/>
              <w:color w:val="F14E32"/>
              <w:sz w:val="21"/>
              <w:szCs w:val="21"/>
              <w:bdr w:val="single" w:sz="6" w:space="1" w:color="EFEEE6" w:frame="1"/>
              <w:shd w:val="clear" w:color="auto" w:fill="FFFFFF"/>
            </w:rPr>
          </w:rPrChange>
        </w:rPr>
        <w:pPrChange w:id="1038"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39" w:author="Pham Thanh" w:date="2018-07-18T16:17:00Z">
        <w:r w:rsidRPr="00E749A5">
          <w:rPr>
            <w:rFonts w:asciiTheme="majorHAnsi" w:hAnsiTheme="majorHAnsi" w:cstheme="majorHAnsi"/>
            <w:color w:val="313131"/>
            <w:sz w:val="24"/>
            <w:szCs w:val="24"/>
            <w:rPrChange w:id="1040" w:author="Pham Thanh" w:date="2018-07-18T16:24:00Z">
              <w:rPr>
                <w:rStyle w:val="HTMLCode"/>
                <w:rFonts w:ascii="Courier" w:hAnsi="Courier"/>
                <w:color w:val="F14E32"/>
                <w:sz w:val="21"/>
                <w:szCs w:val="21"/>
                <w:bdr w:val="single" w:sz="6" w:space="1" w:color="EFEEE6" w:frame="1"/>
                <w:shd w:val="clear" w:color="auto" w:fill="FFFFFF"/>
              </w:rPr>
            </w:rPrChange>
          </w:rPr>
          <w:t>color.branch=auto</w:t>
        </w:r>
      </w:ins>
    </w:p>
    <w:p w:rsidR="00C54D8C" w:rsidRPr="00E749A5" w:rsidRDefault="00C54D8C" w:rsidP="00E749A5">
      <w:pPr>
        <w:pBdr>
          <w:top w:val="single" w:sz="4" w:space="1" w:color="auto"/>
          <w:left w:val="single" w:sz="4" w:space="4" w:color="auto"/>
          <w:bottom w:val="single" w:sz="4" w:space="1" w:color="auto"/>
          <w:right w:val="single" w:sz="4" w:space="4" w:color="auto"/>
        </w:pBdr>
        <w:rPr>
          <w:ins w:id="1041" w:author="Pham Thanh" w:date="2018-07-18T16:17:00Z"/>
          <w:rFonts w:asciiTheme="majorHAnsi" w:hAnsiTheme="majorHAnsi" w:cstheme="majorHAnsi"/>
          <w:color w:val="313131"/>
          <w:sz w:val="24"/>
          <w:szCs w:val="24"/>
          <w:rPrChange w:id="1042" w:author="Pham Thanh" w:date="2018-07-18T16:24:00Z">
            <w:rPr>
              <w:ins w:id="1043" w:author="Pham Thanh" w:date="2018-07-18T16:17:00Z"/>
              <w:rStyle w:val="HTMLCode"/>
              <w:rFonts w:ascii="Courier" w:hAnsi="Courier"/>
              <w:color w:val="F14E32"/>
              <w:sz w:val="21"/>
              <w:szCs w:val="21"/>
              <w:bdr w:val="single" w:sz="6" w:space="1" w:color="EFEEE6" w:frame="1"/>
              <w:shd w:val="clear" w:color="auto" w:fill="FFFFFF"/>
            </w:rPr>
          </w:rPrChange>
        </w:rPr>
        <w:pPrChange w:id="1044"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45" w:author="Pham Thanh" w:date="2018-07-18T16:17:00Z">
        <w:r w:rsidRPr="00E749A5">
          <w:rPr>
            <w:rFonts w:asciiTheme="majorHAnsi" w:hAnsiTheme="majorHAnsi" w:cstheme="majorHAnsi"/>
            <w:color w:val="313131"/>
            <w:sz w:val="24"/>
            <w:szCs w:val="24"/>
            <w:rPrChange w:id="1046" w:author="Pham Thanh" w:date="2018-07-18T16:24:00Z">
              <w:rPr>
                <w:rStyle w:val="HTMLCode"/>
                <w:rFonts w:ascii="Courier" w:hAnsi="Courier"/>
                <w:color w:val="F14E32"/>
                <w:sz w:val="21"/>
                <w:szCs w:val="21"/>
                <w:bdr w:val="single" w:sz="6" w:space="1" w:color="EFEEE6" w:frame="1"/>
                <w:shd w:val="clear" w:color="auto" w:fill="FFFFFF"/>
              </w:rPr>
            </w:rPrChange>
          </w:rPr>
          <w:t>color.interactive=auto</w:t>
        </w:r>
      </w:ins>
    </w:p>
    <w:p w:rsidR="00C54D8C" w:rsidRPr="00E749A5" w:rsidRDefault="00C54D8C" w:rsidP="00E749A5">
      <w:pPr>
        <w:pBdr>
          <w:top w:val="single" w:sz="4" w:space="1" w:color="auto"/>
          <w:left w:val="single" w:sz="4" w:space="4" w:color="auto"/>
          <w:bottom w:val="single" w:sz="4" w:space="1" w:color="auto"/>
          <w:right w:val="single" w:sz="4" w:space="4" w:color="auto"/>
        </w:pBdr>
        <w:rPr>
          <w:ins w:id="1047" w:author="Pham Thanh" w:date="2018-07-18T16:17:00Z"/>
          <w:rFonts w:asciiTheme="majorHAnsi" w:hAnsiTheme="majorHAnsi" w:cstheme="majorHAnsi"/>
          <w:color w:val="313131"/>
          <w:sz w:val="24"/>
          <w:szCs w:val="24"/>
          <w:rPrChange w:id="1048" w:author="Pham Thanh" w:date="2018-07-18T16:24:00Z">
            <w:rPr>
              <w:ins w:id="1049" w:author="Pham Thanh" w:date="2018-07-18T16:17:00Z"/>
              <w:rStyle w:val="HTMLCode"/>
              <w:rFonts w:ascii="Courier" w:hAnsi="Courier"/>
              <w:color w:val="F14E32"/>
              <w:sz w:val="21"/>
              <w:szCs w:val="21"/>
              <w:bdr w:val="single" w:sz="6" w:space="1" w:color="EFEEE6" w:frame="1"/>
              <w:shd w:val="clear" w:color="auto" w:fill="FFFFFF"/>
            </w:rPr>
          </w:rPrChange>
        </w:rPr>
        <w:pPrChange w:id="1050"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51" w:author="Pham Thanh" w:date="2018-07-18T16:17:00Z">
        <w:r w:rsidRPr="00E749A5">
          <w:rPr>
            <w:rFonts w:asciiTheme="majorHAnsi" w:hAnsiTheme="majorHAnsi" w:cstheme="majorHAnsi"/>
            <w:color w:val="313131"/>
            <w:sz w:val="24"/>
            <w:szCs w:val="24"/>
            <w:rPrChange w:id="1052" w:author="Pham Thanh" w:date="2018-07-18T16:24:00Z">
              <w:rPr>
                <w:rStyle w:val="HTMLCode"/>
                <w:rFonts w:ascii="Courier" w:hAnsi="Courier"/>
                <w:color w:val="F14E32"/>
                <w:sz w:val="21"/>
                <w:szCs w:val="21"/>
                <w:bdr w:val="single" w:sz="6" w:space="1" w:color="EFEEE6" w:frame="1"/>
                <w:shd w:val="clear" w:color="auto" w:fill="FFFFFF"/>
              </w:rPr>
            </w:rPrChange>
          </w:rPr>
          <w:t>color.diff=auto</w:t>
        </w:r>
      </w:ins>
    </w:p>
    <w:p w:rsidR="00C54D8C" w:rsidRPr="00C54D8C" w:rsidRDefault="00C54D8C" w:rsidP="00E749A5">
      <w:pPr>
        <w:pBdr>
          <w:top w:val="single" w:sz="4" w:space="1" w:color="auto"/>
          <w:left w:val="single" w:sz="4" w:space="4" w:color="auto"/>
          <w:bottom w:val="single" w:sz="4" w:space="1" w:color="auto"/>
          <w:right w:val="single" w:sz="4" w:space="4" w:color="auto"/>
        </w:pBdr>
        <w:rPr>
          <w:ins w:id="1053" w:author="Pham Thanh" w:date="2018-07-18T16:17:00Z"/>
          <w:rFonts w:asciiTheme="majorHAnsi" w:hAnsiTheme="majorHAnsi" w:cstheme="majorHAnsi"/>
          <w:color w:val="313131"/>
          <w:sz w:val="24"/>
          <w:szCs w:val="24"/>
          <w:rPrChange w:id="1054" w:author="Pham Thanh" w:date="2018-07-18T16:17:00Z">
            <w:rPr>
              <w:ins w:id="1055" w:author="Pham Thanh" w:date="2018-07-18T16:17:00Z"/>
              <w:rStyle w:val="HTMLCode"/>
              <w:rFonts w:ascii="Courier" w:hAnsi="Courier"/>
              <w:color w:val="F14E32"/>
              <w:sz w:val="21"/>
              <w:szCs w:val="21"/>
              <w:bdr w:val="single" w:sz="6" w:space="1" w:color="EFEEE6" w:frame="1"/>
              <w:shd w:val="clear" w:color="auto" w:fill="FFFFFF"/>
            </w:rPr>
          </w:rPrChange>
        </w:rPr>
        <w:pPrChange w:id="1056"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57" w:author="Pham Thanh" w:date="2018-07-18T16:17:00Z">
        <w:r w:rsidRPr="00E749A5">
          <w:rPr>
            <w:rFonts w:asciiTheme="majorHAnsi" w:hAnsiTheme="majorHAnsi" w:cstheme="majorHAnsi"/>
            <w:color w:val="313131"/>
            <w:sz w:val="24"/>
            <w:szCs w:val="24"/>
            <w:rPrChange w:id="1058" w:author="Pham Thanh" w:date="2018-07-18T16:24:00Z">
              <w:rPr>
                <w:rStyle w:val="HTMLCode"/>
                <w:rFonts w:ascii="Courier" w:hAnsi="Courier"/>
                <w:color w:val="F14E32"/>
                <w:sz w:val="21"/>
                <w:szCs w:val="21"/>
                <w:bdr w:val="single" w:sz="6" w:space="1" w:color="EFEEE6" w:frame="1"/>
                <w:shd w:val="clear" w:color="auto" w:fill="FFFFFF"/>
              </w:rPr>
            </w:rPrChange>
          </w:rPr>
          <w:t>...</w:t>
        </w:r>
      </w:ins>
    </w:p>
    <w:p w:rsidR="00C54D8C" w:rsidRPr="00C54D8C" w:rsidRDefault="00C54D8C" w:rsidP="00C54D8C">
      <w:pPr>
        <w:rPr>
          <w:ins w:id="1059" w:author="Pham Thanh" w:date="2018-07-18T16:17:00Z"/>
          <w:rFonts w:asciiTheme="majorHAnsi" w:hAnsiTheme="majorHAnsi" w:cstheme="majorHAnsi"/>
          <w:color w:val="313131"/>
          <w:sz w:val="24"/>
          <w:szCs w:val="24"/>
          <w:lang w:val="en-GB"/>
          <w:rPrChange w:id="1060" w:author="Pham Thanh" w:date="2018-07-18T16:17:00Z">
            <w:rPr>
              <w:ins w:id="1061" w:author="Pham Thanh" w:date="2018-07-18T16:17:00Z"/>
              <w:rFonts w:ascii="Georgia" w:hAnsi="Georgia"/>
              <w:color w:val="4E443C"/>
              <w:sz w:val="21"/>
              <w:szCs w:val="21"/>
            </w:rPr>
          </w:rPrChange>
        </w:rPr>
        <w:pPrChange w:id="1062" w:author="Pham Thanh" w:date="2018-07-18T16:23:00Z">
          <w:pPr>
            <w:pStyle w:val="NormalWeb"/>
            <w:shd w:val="clear" w:color="auto" w:fill="FCFCFA"/>
            <w:spacing w:before="0" w:beforeAutospacing="0" w:after="0" w:afterAutospacing="0" w:line="330" w:lineRule="atLeast"/>
          </w:pPr>
        </w:pPrChange>
      </w:pPr>
      <w:ins w:id="1063" w:author="Pham Thanh" w:date="2018-07-18T16:17:00Z">
        <w:r w:rsidRPr="00C54D8C">
          <w:rPr>
            <w:rFonts w:asciiTheme="majorHAnsi" w:hAnsiTheme="majorHAnsi" w:cstheme="majorHAnsi"/>
            <w:color w:val="313131"/>
            <w:sz w:val="24"/>
            <w:szCs w:val="24"/>
            <w:lang w:val="en-GB"/>
            <w:rPrChange w:id="1064" w:author="Pham Thanh" w:date="2018-07-18T16:17:00Z">
              <w:rPr>
                <w:rFonts w:ascii="Georgia" w:hAnsi="Georgia"/>
                <w:color w:val="4E443C"/>
                <w:sz w:val="21"/>
                <w:szCs w:val="21"/>
              </w:rPr>
            </w:rPrChange>
          </w:rPr>
          <w:t>B</w:t>
        </w:r>
        <w:r w:rsidRPr="00C54D8C">
          <w:rPr>
            <w:rFonts w:asciiTheme="majorHAnsi" w:hAnsiTheme="majorHAnsi" w:cstheme="majorHAnsi"/>
            <w:color w:val="313131"/>
            <w:sz w:val="24"/>
            <w:szCs w:val="24"/>
            <w:lang w:val="en-GB"/>
            <w:rPrChange w:id="1065"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1066"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1067"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1068"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1069"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1070"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1071"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072" w:author="Pham Thanh" w:date="2018-07-18T16:17:00Z">
              <w:rPr>
                <w:rFonts w:ascii="Georgia" w:hAnsi="Georgia"/>
                <w:color w:val="4E443C"/>
                <w:sz w:val="21"/>
                <w:szCs w:val="21"/>
              </w:rPr>
            </w:rPrChange>
          </w:rPr>
          <w:t>y c</w:t>
        </w:r>
        <w:r w:rsidRPr="00C54D8C">
          <w:rPr>
            <w:rFonts w:asciiTheme="majorHAnsi" w:hAnsiTheme="majorHAnsi" w:cstheme="majorHAnsi"/>
            <w:color w:val="313131"/>
            <w:sz w:val="24"/>
            <w:szCs w:val="24"/>
            <w:lang w:val="en-GB"/>
            <w:rPrChange w:id="1073"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074" w:author="Pham Thanh" w:date="2018-07-18T16:17:00Z">
              <w:rPr>
                <w:rFonts w:ascii="Georgia" w:hAnsi="Georgia"/>
                <w:color w:val="4E443C"/>
                <w:sz w:val="21"/>
                <w:szCs w:val="21"/>
              </w:rPr>
            </w:rPrChange>
          </w:rPr>
          <w:t>c t</w:t>
        </w:r>
        <w:r w:rsidRPr="00C54D8C">
          <w:rPr>
            <w:rFonts w:asciiTheme="majorHAnsi" w:hAnsiTheme="majorHAnsi" w:cstheme="majorHAnsi"/>
            <w:color w:val="313131"/>
            <w:sz w:val="24"/>
            <w:szCs w:val="24"/>
            <w:lang w:val="en-GB"/>
            <w:rPrChange w:id="1075" w:author="Pham Thanh" w:date="2018-07-18T16:17:00Z">
              <w:rPr>
                <w:rFonts w:ascii="Cambria" w:hAnsi="Cambria" w:cs="Cambria"/>
                <w:color w:val="4E443C"/>
                <w:sz w:val="21"/>
                <w:szCs w:val="21"/>
              </w:rPr>
            </w:rPrChange>
          </w:rPr>
          <w:t>ừ</w:t>
        </w:r>
        <w:r w:rsidRPr="00C54D8C">
          <w:rPr>
            <w:rFonts w:asciiTheme="majorHAnsi" w:hAnsiTheme="majorHAnsi" w:cstheme="majorHAnsi"/>
            <w:color w:val="313131"/>
            <w:sz w:val="24"/>
            <w:szCs w:val="24"/>
            <w:lang w:val="en-GB"/>
            <w:rPrChange w:id="1076" w:author="Pham Thanh" w:date="2018-07-18T16:17:00Z">
              <w:rPr>
                <w:rFonts w:ascii="Georgia" w:hAnsi="Georgia"/>
                <w:color w:val="4E443C"/>
                <w:sz w:val="21"/>
                <w:szCs w:val="21"/>
              </w:rPr>
            </w:rPrChange>
          </w:rPr>
          <w:t xml:space="preserve"> kho</w:t>
        </w:r>
        <w:r w:rsidRPr="00C54D8C">
          <w:rPr>
            <w:rFonts w:asciiTheme="majorHAnsi" w:hAnsiTheme="majorHAnsi" w:cstheme="majorHAnsi"/>
            <w:color w:val="313131"/>
            <w:sz w:val="24"/>
            <w:szCs w:val="24"/>
            <w:lang w:val="en-GB"/>
            <w:rPrChange w:id="1077"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078" w:author="Pham Thanh" w:date="2018-07-18T16:17:00Z">
              <w:rPr>
                <w:rFonts w:ascii="Georgia" w:hAnsi="Georgia"/>
                <w:color w:val="4E443C"/>
                <w:sz w:val="21"/>
                <w:szCs w:val="21"/>
              </w:rPr>
            </w:rPrChange>
          </w:rPr>
          <w:t xml:space="preserve"> xu</w:t>
        </w:r>
        <w:r w:rsidRPr="00C54D8C">
          <w:rPr>
            <w:rFonts w:asciiTheme="majorHAnsi" w:hAnsiTheme="majorHAnsi" w:cstheme="majorHAnsi"/>
            <w:color w:val="313131"/>
            <w:sz w:val="24"/>
            <w:szCs w:val="24"/>
            <w:lang w:val="en-GB"/>
            <w:rPrChange w:id="1079"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080" w:author="Pham Thanh" w:date="2018-07-18T16:17:00Z">
              <w:rPr>
                <w:rFonts w:ascii="Georgia" w:hAnsi="Georgia"/>
                <w:color w:val="4E443C"/>
                <w:sz w:val="21"/>
                <w:szCs w:val="21"/>
              </w:rPr>
            </w:rPrChange>
          </w:rPr>
          <w:t>t hi</w:t>
        </w:r>
        <w:r w:rsidRPr="00C54D8C">
          <w:rPr>
            <w:rFonts w:asciiTheme="majorHAnsi" w:hAnsiTheme="majorHAnsi" w:cstheme="majorHAnsi"/>
            <w:color w:val="313131"/>
            <w:sz w:val="24"/>
            <w:szCs w:val="24"/>
            <w:lang w:val="en-GB"/>
            <w:rPrChange w:id="1081"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1082" w:author="Pham Thanh" w:date="2018-07-18T16:17:00Z">
              <w:rPr>
                <w:rFonts w:ascii="Georgia" w:hAnsi="Georgia"/>
                <w:color w:val="4E443C"/>
                <w:sz w:val="21"/>
                <w:szCs w:val="21"/>
              </w:rPr>
            </w:rPrChange>
          </w:rPr>
          <w:t>n nhi</w:t>
        </w:r>
        <w:r w:rsidRPr="00C54D8C">
          <w:rPr>
            <w:rFonts w:asciiTheme="majorHAnsi" w:hAnsiTheme="majorHAnsi" w:cstheme="majorHAnsi"/>
            <w:color w:val="313131"/>
            <w:sz w:val="24"/>
            <w:szCs w:val="24"/>
            <w:lang w:val="en-GB"/>
            <w:rPrChange w:id="1083" w:author="Pham Thanh" w:date="2018-07-18T16:17:00Z">
              <w:rPr>
                <w:rFonts w:ascii="Cambria" w:hAnsi="Cambria" w:cs="Cambria"/>
                <w:color w:val="4E443C"/>
                <w:sz w:val="21"/>
                <w:szCs w:val="21"/>
              </w:rPr>
            </w:rPrChange>
          </w:rPr>
          <w:t>ề</w:t>
        </w:r>
        <w:r w:rsidRPr="00C54D8C">
          <w:rPr>
            <w:rFonts w:asciiTheme="majorHAnsi" w:hAnsiTheme="majorHAnsi" w:cstheme="majorHAnsi"/>
            <w:color w:val="313131"/>
            <w:sz w:val="24"/>
            <w:szCs w:val="24"/>
            <w:lang w:val="en-GB"/>
            <w:rPrChange w:id="1084" w:author="Pham Thanh" w:date="2018-07-18T16:17:00Z">
              <w:rPr>
                <w:rFonts w:ascii="Georgia" w:hAnsi="Georgia"/>
                <w:color w:val="4E443C"/>
                <w:sz w:val="21"/>
                <w:szCs w:val="21"/>
              </w:rPr>
            </w:rPrChange>
          </w:rPr>
          <w:t>u h</w:t>
        </w:r>
        <w:r w:rsidRPr="00C54D8C">
          <w:rPr>
            <w:rFonts w:asciiTheme="majorHAnsi" w:hAnsiTheme="majorHAnsi" w:cstheme="majorHAnsi"/>
            <w:color w:val="313131"/>
            <w:sz w:val="24"/>
            <w:szCs w:val="24"/>
            <w:lang w:val="en-GB"/>
            <w:rPrChange w:id="1085" w:author="Pham Thanh" w:date="2018-07-18T16:17:00Z">
              <w:rPr>
                <w:rFonts w:ascii="Cambria" w:hAnsi="Cambria" w:cs="Cambria"/>
                <w:color w:val="4E443C"/>
                <w:sz w:val="21"/>
                <w:szCs w:val="21"/>
              </w:rPr>
            </w:rPrChange>
          </w:rPr>
          <w:t>ơ</w:t>
        </w:r>
        <w:r w:rsidRPr="00C54D8C">
          <w:rPr>
            <w:rFonts w:asciiTheme="majorHAnsi" w:hAnsiTheme="majorHAnsi" w:cstheme="majorHAnsi"/>
            <w:color w:val="313131"/>
            <w:sz w:val="24"/>
            <w:szCs w:val="24"/>
            <w:lang w:val="en-GB"/>
            <w:rPrChange w:id="1086" w:author="Pham Thanh" w:date="2018-07-18T16:17:00Z">
              <w:rPr>
                <w:rFonts w:ascii="Georgia" w:hAnsi="Georgia"/>
                <w:color w:val="4E443C"/>
                <w:sz w:val="21"/>
                <w:szCs w:val="21"/>
              </w:rPr>
            </w:rPrChange>
          </w:rPr>
          <w:t>n m</w:t>
        </w:r>
        <w:r w:rsidRPr="00C54D8C">
          <w:rPr>
            <w:rFonts w:asciiTheme="majorHAnsi" w:hAnsiTheme="majorHAnsi" w:cstheme="majorHAnsi"/>
            <w:color w:val="313131"/>
            <w:sz w:val="24"/>
            <w:szCs w:val="24"/>
            <w:lang w:val="en-GB"/>
            <w:rPrChange w:id="1087"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1088" w:author="Pham Thanh" w:date="2018-07-18T16:17:00Z">
              <w:rPr>
                <w:rFonts w:ascii="Georgia" w:hAnsi="Georgia"/>
                <w:color w:val="4E443C"/>
                <w:sz w:val="21"/>
                <w:szCs w:val="21"/>
              </w:rPr>
            </w:rPrChange>
          </w:rPr>
          <w:t>t l</w:t>
        </w:r>
        <w:r w:rsidRPr="00C54D8C">
          <w:rPr>
            <w:rFonts w:asciiTheme="majorHAnsi" w:hAnsiTheme="majorHAnsi" w:cstheme="majorHAnsi"/>
            <w:color w:val="313131"/>
            <w:sz w:val="24"/>
            <w:szCs w:val="24"/>
            <w:lang w:val="en-GB"/>
            <w:rPrChange w:id="1089" w:author="Pham Thanh" w:date="2018-07-18T16:17:00Z">
              <w:rPr>
                <w:rFonts w:ascii="Cambria" w:hAnsi="Cambria" w:cs="Cambria"/>
                <w:color w:val="4E443C"/>
                <w:sz w:val="21"/>
                <w:szCs w:val="21"/>
              </w:rPr>
            </w:rPrChange>
          </w:rPr>
          <w:t>ầ</w:t>
        </w:r>
        <w:r w:rsidRPr="00C54D8C">
          <w:rPr>
            <w:rFonts w:asciiTheme="majorHAnsi" w:hAnsiTheme="majorHAnsi" w:cstheme="majorHAnsi"/>
            <w:color w:val="313131"/>
            <w:sz w:val="24"/>
            <w:szCs w:val="24"/>
            <w:lang w:val="en-GB"/>
            <w:rPrChange w:id="1090" w:author="Pham Thanh" w:date="2018-07-18T16:17:00Z">
              <w:rPr>
                <w:rFonts w:ascii="Georgia" w:hAnsi="Georgia"/>
                <w:color w:val="4E443C"/>
                <w:sz w:val="21"/>
                <w:szCs w:val="21"/>
              </w:rPr>
            </w:rPrChange>
          </w:rPr>
          <w:t>n, b</w:t>
        </w:r>
        <w:r w:rsidRPr="00C54D8C">
          <w:rPr>
            <w:rFonts w:asciiTheme="majorHAnsi" w:hAnsiTheme="majorHAnsi" w:cstheme="majorHAnsi"/>
            <w:color w:val="313131"/>
            <w:sz w:val="24"/>
            <w:szCs w:val="24"/>
            <w:lang w:val="en-GB"/>
            <w:rPrChange w:id="1091" w:author="Pham Thanh" w:date="2018-07-18T16:17:00Z">
              <w:rPr>
                <w:rFonts w:ascii="Cambria" w:hAnsi="Cambria" w:cs="Cambria"/>
                <w:color w:val="4E443C"/>
                <w:sz w:val="21"/>
                <w:szCs w:val="21"/>
              </w:rPr>
            </w:rPrChange>
          </w:rPr>
          <w:t>ở</w:t>
        </w:r>
        <w:r w:rsidRPr="00C54D8C">
          <w:rPr>
            <w:rFonts w:asciiTheme="majorHAnsi" w:hAnsiTheme="majorHAnsi" w:cstheme="majorHAnsi"/>
            <w:color w:val="313131"/>
            <w:sz w:val="24"/>
            <w:szCs w:val="24"/>
            <w:lang w:val="en-GB"/>
            <w:rPrChange w:id="1092" w:author="Pham Thanh" w:date="2018-07-18T16:17:00Z">
              <w:rPr>
                <w:rFonts w:ascii="Georgia" w:hAnsi="Georgia"/>
                <w:color w:val="4E443C"/>
                <w:sz w:val="21"/>
                <w:szCs w:val="21"/>
              </w:rPr>
            </w:rPrChange>
          </w:rPr>
          <w:t>i v</w:t>
        </w:r>
        <w:r w:rsidRPr="00C54D8C">
          <w:rPr>
            <w:rFonts w:asciiTheme="majorHAnsi" w:hAnsiTheme="majorHAnsi" w:cstheme="majorHAnsi"/>
            <w:color w:val="313131"/>
            <w:sz w:val="24"/>
            <w:szCs w:val="24"/>
            <w:lang w:val="en-GB"/>
            <w:rPrChange w:id="1093"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1094" w:author="Pham Thanh" w:date="2018-07-18T16:17:00Z">
              <w:rPr>
                <w:rFonts w:ascii="Georgia" w:hAnsi="Georgia"/>
                <w:color w:val="4E443C"/>
                <w:sz w:val="21"/>
                <w:szCs w:val="21"/>
              </w:rPr>
            </w:rPrChange>
          </w:rPr>
          <w:t xml:space="preserve"> Git </w:t>
        </w:r>
        <w:r w:rsidRPr="00C54D8C">
          <w:rPr>
            <w:rFonts w:asciiTheme="majorHAnsi" w:hAnsiTheme="majorHAnsi" w:cstheme="majorHAnsi"/>
            <w:color w:val="313131"/>
            <w:sz w:val="24"/>
            <w:szCs w:val="24"/>
            <w:lang w:val="en-GB"/>
            <w:rPrChange w:id="1095"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1096" w:author="Pham Thanh" w:date="2018-07-18T16:17:00Z">
              <w:rPr>
                <w:rFonts w:ascii="Cambria" w:hAnsi="Cambria" w:cs="Cambria"/>
                <w:color w:val="4E443C"/>
                <w:sz w:val="21"/>
                <w:szCs w:val="21"/>
              </w:rPr>
            </w:rPrChange>
          </w:rPr>
          <w:t>ọ</w:t>
        </w:r>
        <w:r w:rsidRPr="00C54D8C">
          <w:rPr>
            <w:rFonts w:asciiTheme="majorHAnsi" w:hAnsiTheme="majorHAnsi" w:cstheme="majorHAnsi"/>
            <w:color w:val="313131"/>
            <w:sz w:val="24"/>
            <w:szCs w:val="24"/>
            <w:lang w:val="en-GB"/>
            <w:rPrChange w:id="1097" w:author="Pham Thanh" w:date="2018-07-18T16:17:00Z">
              <w:rPr>
                <w:rFonts w:ascii="Georgia" w:hAnsi="Georgia"/>
                <w:color w:val="4E443C"/>
                <w:sz w:val="21"/>
                <w:szCs w:val="21"/>
              </w:rPr>
            </w:rPrChange>
          </w:rPr>
          <w:t>c ch</w:t>
        </w:r>
        <w:r w:rsidRPr="00C54D8C">
          <w:rPr>
            <w:rFonts w:asciiTheme="majorHAnsi" w:hAnsiTheme="majorHAnsi" w:cstheme="majorHAnsi"/>
            <w:color w:val="313131"/>
            <w:sz w:val="24"/>
            <w:szCs w:val="24"/>
            <w:lang w:val="en-GB"/>
            <w:rPrChange w:id="1098" w:author="Pham Thanh" w:date="2018-07-18T16:17:00Z">
              <w:rPr>
                <w:rFonts w:ascii="Georgia" w:hAnsi="Georgia" w:cs="Georgia"/>
                <w:color w:val="4E443C"/>
                <w:sz w:val="21"/>
                <w:szCs w:val="21"/>
              </w:rPr>
            </w:rPrChange>
          </w:rPr>
          <w:t>ú</w:t>
        </w:r>
        <w:r w:rsidRPr="00C54D8C">
          <w:rPr>
            <w:rFonts w:asciiTheme="majorHAnsi" w:hAnsiTheme="majorHAnsi" w:cstheme="majorHAnsi"/>
            <w:color w:val="313131"/>
            <w:sz w:val="24"/>
            <w:szCs w:val="24"/>
            <w:lang w:val="en-GB"/>
            <w:rPrChange w:id="1099" w:author="Pham Thanh" w:date="2018-07-18T16:17:00Z">
              <w:rPr>
                <w:rFonts w:ascii="Georgia" w:hAnsi="Georgia"/>
                <w:color w:val="4E443C"/>
                <w:sz w:val="21"/>
                <w:szCs w:val="21"/>
              </w:rPr>
            </w:rPrChange>
          </w:rPr>
          <w:t>ng t</w:t>
        </w:r>
        <w:r w:rsidRPr="00C54D8C">
          <w:rPr>
            <w:rFonts w:asciiTheme="majorHAnsi" w:hAnsiTheme="majorHAnsi" w:cstheme="majorHAnsi"/>
            <w:color w:val="313131"/>
            <w:sz w:val="24"/>
            <w:szCs w:val="24"/>
            <w:lang w:val="en-GB"/>
            <w:rPrChange w:id="1100" w:author="Pham Thanh" w:date="2018-07-18T16:17:00Z">
              <w:rPr>
                <w:rFonts w:ascii="Cambria" w:hAnsi="Cambria" w:cs="Cambria"/>
                <w:color w:val="4E443C"/>
                <w:sz w:val="21"/>
                <w:szCs w:val="21"/>
              </w:rPr>
            </w:rPrChange>
          </w:rPr>
          <w:t>ừ</w:t>
        </w:r>
        <w:r w:rsidRPr="00C54D8C">
          <w:rPr>
            <w:rFonts w:asciiTheme="majorHAnsi" w:hAnsiTheme="majorHAnsi" w:cstheme="majorHAnsi"/>
            <w:color w:val="313131"/>
            <w:sz w:val="24"/>
            <w:szCs w:val="24"/>
            <w:lang w:val="en-GB"/>
            <w:rPrChange w:id="1101" w:author="Pham Thanh" w:date="2018-07-18T16:17:00Z">
              <w:rPr>
                <w:rFonts w:ascii="Georgia" w:hAnsi="Georgia"/>
                <w:color w:val="4E443C"/>
                <w:sz w:val="21"/>
                <w:szCs w:val="21"/>
              </w:rPr>
            </w:rPrChange>
          </w:rPr>
          <w:t xml:space="preserve"> c</w:t>
        </w:r>
        <w:r w:rsidRPr="00C54D8C">
          <w:rPr>
            <w:rFonts w:asciiTheme="majorHAnsi" w:hAnsiTheme="majorHAnsi" w:cstheme="majorHAnsi"/>
            <w:color w:val="313131"/>
            <w:sz w:val="24"/>
            <w:szCs w:val="24"/>
            <w:lang w:val="en-GB"/>
            <w:rPrChange w:id="1102"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03" w:author="Pham Thanh" w:date="2018-07-18T16:17:00Z">
              <w:rPr>
                <w:rFonts w:ascii="Georgia" w:hAnsi="Georgia"/>
                <w:color w:val="4E443C"/>
                <w:sz w:val="21"/>
                <w:szCs w:val="21"/>
              </w:rPr>
            </w:rPrChange>
          </w:rPr>
          <w:t>c t</w:t>
        </w:r>
        <w:r w:rsidRPr="00C54D8C">
          <w:rPr>
            <w:rFonts w:asciiTheme="majorHAnsi" w:hAnsiTheme="majorHAnsi" w:cstheme="majorHAnsi"/>
            <w:color w:val="313131"/>
            <w:sz w:val="24"/>
            <w:szCs w:val="24"/>
            <w:lang w:val="en-GB"/>
            <w:rPrChange w:id="1104" w:author="Pham Thanh" w:date="2018-07-18T16:17:00Z">
              <w:rPr>
                <w:rFonts w:ascii="Cambria" w:hAnsi="Cambria" w:cs="Cambria"/>
                <w:color w:val="4E443C"/>
                <w:sz w:val="21"/>
                <w:szCs w:val="21"/>
              </w:rPr>
            </w:rPrChange>
          </w:rPr>
          <w:t>ậ</w:t>
        </w:r>
        <w:r w:rsidRPr="00C54D8C">
          <w:rPr>
            <w:rFonts w:asciiTheme="majorHAnsi" w:hAnsiTheme="majorHAnsi" w:cstheme="majorHAnsi"/>
            <w:color w:val="313131"/>
            <w:sz w:val="24"/>
            <w:szCs w:val="24"/>
            <w:lang w:val="en-GB"/>
            <w:rPrChange w:id="1105" w:author="Pham Thanh" w:date="2018-07-18T16:17:00Z">
              <w:rPr>
                <w:rFonts w:ascii="Georgia" w:hAnsi="Georgia"/>
                <w:color w:val="4E443C"/>
                <w:sz w:val="21"/>
                <w:szCs w:val="21"/>
              </w:rPr>
            </w:rPrChange>
          </w:rPr>
          <w:t>p tin kh</w:t>
        </w:r>
        <w:r w:rsidRPr="00C54D8C">
          <w:rPr>
            <w:rFonts w:asciiTheme="majorHAnsi" w:hAnsiTheme="majorHAnsi" w:cstheme="majorHAnsi"/>
            <w:color w:val="313131"/>
            <w:sz w:val="24"/>
            <w:szCs w:val="24"/>
            <w:lang w:val="en-GB"/>
            <w:rPrChange w:id="1106"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07" w:author="Pham Thanh" w:date="2018-07-18T16:17:00Z">
              <w:rPr>
                <w:rFonts w:ascii="Georgia" w:hAnsi="Georgia"/>
                <w:color w:val="4E443C"/>
                <w:sz w:val="21"/>
                <w:szCs w:val="21"/>
              </w:rPr>
            </w:rPrChange>
          </w:rPr>
          <w:t>c nhau (v</w:t>
        </w:r>
        <w:r w:rsidRPr="00C54D8C">
          <w:rPr>
            <w:rFonts w:asciiTheme="majorHAnsi" w:hAnsiTheme="majorHAnsi" w:cstheme="majorHAnsi"/>
            <w:color w:val="313131"/>
            <w:sz w:val="24"/>
            <w:szCs w:val="24"/>
            <w:lang w:val="en-GB"/>
            <w:rPrChange w:id="1108" w:author="Pham Thanh" w:date="2018-07-18T16:17:00Z">
              <w:rPr>
                <w:rFonts w:ascii="Georgia" w:hAnsi="Georgia" w:cs="Georgia"/>
                <w:color w:val="4E443C"/>
                <w:sz w:val="21"/>
                <w:szCs w:val="21"/>
              </w:rPr>
            </w:rPrChange>
          </w:rPr>
          <w:t>í</w:t>
        </w:r>
        <w:r w:rsidRPr="00C54D8C">
          <w:rPr>
            <w:rFonts w:asciiTheme="majorHAnsi" w:hAnsiTheme="majorHAnsi" w:cstheme="majorHAnsi"/>
            <w:color w:val="313131"/>
            <w:sz w:val="24"/>
            <w:szCs w:val="24"/>
            <w:lang w:val="en-GB"/>
            <w:rPrChange w:id="1109"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1110"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1111" w:author="Pham Thanh" w:date="2018-07-18T16:17:00Z">
              <w:rPr>
                <w:rFonts w:ascii="Georgia" w:hAnsi="Georgia"/>
                <w:color w:val="4E443C"/>
                <w:sz w:val="21"/>
                <w:szCs w:val="21"/>
              </w:rPr>
            </w:rPrChange>
          </w:rPr>
          <w:t>, </w:t>
        </w:r>
        <w:r w:rsidRPr="00C54D8C">
          <w:rPr>
            <w:rFonts w:asciiTheme="majorHAnsi" w:hAnsiTheme="majorHAnsi" w:cstheme="majorHAnsi"/>
            <w:color w:val="313131"/>
            <w:sz w:val="24"/>
            <w:szCs w:val="24"/>
            <w:lang w:val="en-GB"/>
            <w:rPrChange w:id="1112" w:author="Pham Thanh" w:date="2018-07-18T16:17:00Z">
              <w:rPr>
                <w:rStyle w:val="HTMLCode"/>
                <w:rFonts w:ascii="Courier" w:hAnsi="Courier"/>
                <w:color w:val="F14E32"/>
                <w:sz w:val="21"/>
                <w:szCs w:val="21"/>
                <w:bdr w:val="single" w:sz="6" w:space="1" w:color="EFEEE6" w:frame="1"/>
                <w:shd w:val="clear" w:color="auto" w:fill="FFFFFF"/>
              </w:rPr>
            </w:rPrChange>
          </w:rPr>
          <w:t>/etc/gitconfig</w:t>
        </w:r>
        <w:r w:rsidRPr="00C54D8C">
          <w:rPr>
            <w:rFonts w:asciiTheme="majorHAnsi" w:hAnsiTheme="majorHAnsi" w:cstheme="majorHAnsi"/>
            <w:color w:val="313131"/>
            <w:sz w:val="24"/>
            <w:szCs w:val="24"/>
            <w:lang w:val="en-GB"/>
            <w:rPrChange w:id="1113" w:author="Pham Thanh" w:date="2018-07-18T16:17:00Z">
              <w:rPr>
                <w:rFonts w:ascii="Georgia" w:hAnsi="Georgia"/>
                <w:color w:val="4E443C"/>
                <w:sz w:val="21"/>
                <w:szCs w:val="21"/>
              </w:rPr>
            </w:rPrChange>
          </w:rPr>
          <w:t> và </w:t>
        </w:r>
        <w:r w:rsidRPr="00C54D8C">
          <w:rPr>
            <w:rFonts w:asciiTheme="majorHAnsi" w:hAnsiTheme="majorHAnsi" w:cstheme="majorHAnsi"/>
            <w:color w:val="313131"/>
            <w:sz w:val="24"/>
            <w:szCs w:val="24"/>
            <w:lang w:val="en-GB"/>
            <w:rPrChange w:id="1114" w:author="Pham Thanh" w:date="2018-07-18T16:17:00Z">
              <w:rPr>
                <w:rStyle w:val="HTMLCode"/>
                <w:rFonts w:ascii="Courier" w:hAnsi="Courier"/>
                <w:color w:val="F14E32"/>
                <w:sz w:val="21"/>
                <w:szCs w:val="21"/>
                <w:bdr w:val="single" w:sz="6" w:space="1" w:color="EFEEE6" w:frame="1"/>
                <w:shd w:val="clear" w:color="auto" w:fill="FFFFFF"/>
              </w:rPr>
            </w:rPrChange>
          </w:rPr>
          <w:t>~/.gitconfig</w:t>
        </w:r>
        <w:r w:rsidRPr="00C54D8C">
          <w:rPr>
            <w:rFonts w:asciiTheme="majorHAnsi" w:hAnsiTheme="majorHAnsi" w:cstheme="majorHAnsi"/>
            <w:color w:val="313131"/>
            <w:sz w:val="24"/>
            <w:szCs w:val="24"/>
            <w:lang w:val="en-GB"/>
            <w:rPrChange w:id="1115" w:author="Pham Thanh" w:date="2018-07-18T16:17:00Z">
              <w:rPr>
                <w:rFonts w:ascii="Georgia" w:hAnsi="Georgia"/>
                <w:color w:val="4E443C"/>
                <w:sz w:val="21"/>
                <w:szCs w:val="21"/>
              </w:rPr>
            </w:rPrChange>
          </w:rPr>
          <w:t>). Trong tr</w:t>
        </w:r>
        <w:r w:rsidRPr="00C54D8C">
          <w:rPr>
            <w:rFonts w:asciiTheme="majorHAnsi" w:hAnsiTheme="majorHAnsi" w:cstheme="majorHAnsi"/>
            <w:color w:val="313131"/>
            <w:sz w:val="24"/>
            <w:szCs w:val="24"/>
            <w:lang w:val="en-GB"/>
            <w:rPrChange w:id="1116" w:author="Pham Thanh" w:date="2018-07-18T16:17:00Z">
              <w:rPr>
                <w:rFonts w:ascii="Cambria" w:hAnsi="Cambria" w:cs="Cambria"/>
                <w:color w:val="4E443C"/>
                <w:sz w:val="21"/>
                <w:szCs w:val="21"/>
              </w:rPr>
            </w:rPrChange>
          </w:rPr>
          <w:t>ườ</w:t>
        </w:r>
        <w:r w:rsidRPr="00C54D8C">
          <w:rPr>
            <w:rFonts w:asciiTheme="majorHAnsi" w:hAnsiTheme="majorHAnsi" w:cstheme="majorHAnsi"/>
            <w:color w:val="313131"/>
            <w:sz w:val="24"/>
            <w:szCs w:val="24"/>
            <w:lang w:val="en-GB"/>
            <w:rPrChange w:id="1117" w:author="Pham Thanh" w:date="2018-07-18T16:17:00Z">
              <w:rPr>
                <w:rFonts w:ascii="Georgia" w:hAnsi="Georgia"/>
                <w:color w:val="4E443C"/>
                <w:sz w:val="21"/>
                <w:szCs w:val="21"/>
              </w:rPr>
            </w:rPrChange>
          </w:rPr>
          <w:t>ng h</w:t>
        </w:r>
        <w:r w:rsidRPr="00C54D8C">
          <w:rPr>
            <w:rFonts w:asciiTheme="majorHAnsi" w:hAnsiTheme="majorHAnsi" w:cstheme="majorHAnsi"/>
            <w:color w:val="313131"/>
            <w:sz w:val="24"/>
            <w:szCs w:val="24"/>
            <w:lang w:val="en-GB"/>
            <w:rPrChange w:id="1118" w:author="Pham Thanh" w:date="2018-07-18T16:17:00Z">
              <w:rPr>
                <w:rFonts w:ascii="Cambria" w:hAnsi="Cambria" w:cs="Cambria"/>
                <w:color w:val="4E443C"/>
                <w:sz w:val="21"/>
                <w:szCs w:val="21"/>
              </w:rPr>
            </w:rPrChange>
          </w:rPr>
          <w:t>ợ</w:t>
        </w:r>
        <w:r w:rsidRPr="00C54D8C">
          <w:rPr>
            <w:rFonts w:asciiTheme="majorHAnsi" w:hAnsiTheme="majorHAnsi" w:cstheme="majorHAnsi"/>
            <w:color w:val="313131"/>
            <w:sz w:val="24"/>
            <w:szCs w:val="24"/>
            <w:lang w:val="en-GB"/>
            <w:rPrChange w:id="1119" w:author="Pham Thanh" w:date="2018-07-18T16:17:00Z">
              <w:rPr>
                <w:rFonts w:ascii="Georgia" w:hAnsi="Georgia"/>
                <w:color w:val="4E443C"/>
                <w:sz w:val="21"/>
                <w:szCs w:val="21"/>
              </w:rPr>
            </w:rPrChange>
          </w:rPr>
          <w:t>p n</w:t>
        </w:r>
        <w:r w:rsidRPr="00C54D8C">
          <w:rPr>
            <w:rFonts w:asciiTheme="majorHAnsi" w:hAnsiTheme="majorHAnsi" w:cstheme="majorHAnsi"/>
            <w:color w:val="313131"/>
            <w:sz w:val="24"/>
            <w:szCs w:val="24"/>
            <w:lang w:val="en-GB"/>
            <w:rPrChange w:id="1120"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1121" w:author="Pham Thanh" w:date="2018-07-18T16:17:00Z">
              <w:rPr>
                <w:rFonts w:ascii="Georgia" w:hAnsi="Georgia"/>
                <w:color w:val="4E443C"/>
                <w:sz w:val="21"/>
                <w:szCs w:val="21"/>
              </w:rPr>
            </w:rPrChange>
          </w:rPr>
          <w:t>y Git s</w:t>
        </w:r>
        <w:r w:rsidRPr="00C54D8C">
          <w:rPr>
            <w:rFonts w:asciiTheme="majorHAnsi" w:hAnsiTheme="majorHAnsi" w:cstheme="majorHAnsi"/>
            <w:color w:val="313131"/>
            <w:sz w:val="24"/>
            <w:szCs w:val="24"/>
            <w:lang w:val="en-GB"/>
            <w:rPrChange w:id="1122"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1123"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1124"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1125" w:author="Pham Thanh" w:date="2018-07-18T16:17:00Z">
              <w:rPr>
                <w:rFonts w:ascii="Georgia" w:hAnsi="Georgia"/>
                <w:color w:val="4E443C"/>
                <w:sz w:val="21"/>
                <w:szCs w:val="21"/>
              </w:rPr>
            </w:rPrChange>
          </w:rPr>
          <w:t>ng gi</w:t>
        </w:r>
        <w:r w:rsidRPr="00C54D8C">
          <w:rPr>
            <w:rFonts w:asciiTheme="majorHAnsi" w:hAnsiTheme="majorHAnsi" w:cstheme="majorHAnsi"/>
            <w:color w:val="313131"/>
            <w:sz w:val="24"/>
            <w:szCs w:val="24"/>
            <w:lang w:val="en-GB"/>
            <w:rPrChange w:id="1126"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27" w:author="Pham Thanh" w:date="2018-07-18T16:17:00Z">
              <w:rPr>
                <w:rFonts w:ascii="Georgia" w:hAnsi="Georgia"/>
                <w:color w:val="4E443C"/>
                <w:sz w:val="21"/>
                <w:szCs w:val="21"/>
              </w:rPr>
            </w:rPrChange>
          </w:rPr>
          <w:t xml:space="preserve"> tr</w:t>
        </w:r>
        <w:r w:rsidRPr="00C54D8C">
          <w:rPr>
            <w:rFonts w:asciiTheme="majorHAnsi" w:hAnsiTheme="majorHAnsi" w:cstheme="majorHAnsi"/>
            <w:color w:val="313131"/>
            <w:sz w:val="24"/>
            <w:szCs w:val="24"/>
            <w:lang w:val="en-GB"/>
            <w:rPrChange w:id="1128"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1129" w:author="Pham Thanh" w:date="2018-07-18T16:17:00Z">
              <w:rPr>
                <w:rFonts w:ascii="Georgia" w:hAnsi="Georgia"/>
                <w:color w:val="4E443C"/>
                <w:sz w:val="21"/>
                <w:szCs w:val="21"/>
              </w:rPr>
            </w:rPrChange>
          </w:rPr>
          <w:t xml:space="preserve"> xu</w:t>
        </w:r>
        <w:r w:rsidRPr="00C54D8C">
          <w:rPr>
            <w:rFonts w:asciiTheme="majorHAnsi" w:hAnsiTheme="majorHAnsi" w:cstheme="majorHAnsi"/>
            <w:color w:val="313131"/>
            <w:sz w:val="24"/>
            <w:szCs w:val="24"/>
            <w:lang w:val="en-GB"/>
            <w:rPrChange w:id="1130"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131" w:author="Pham Thanh" w:date="2018-07-18T16:17:00Z">
              <w:rPr>
                <w:rFonts w:ascii="Georgia" w:hAnsi="Georgia"/>
                <w:color w:val="4E443C"/>
                <w:sz w:val="21"/>
                <w:szCs w:val="21"/>
              </w:rPr>
            </w:rPrChange>
          </w:rPr>
          <w:t>t hi</w:t>
        </w:r>
        <w:r w:rsidRPr="00C54D8C">
          <w:rPr>
            <w:rFonts w:asciiTheme="majorHAnsi" w:hAnsiTheme="majorHAnsi" w:cstheme="majorHAnsi"/>
            <w:color w:val="313131"/>
            <w:sz w:val="24"/>
            <w:szCs w:val="24"/>
            <w:lang w:val="en-GB"/>
            <w:rPrChange w:id="1132"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1133" w:author="Pham Thanh" w:date="2018-07-18T16:17:00Z">
              <w:rPr>
                <w:rFonts w:ascii="Georgia" w:hAnsi="Georgia"/>
                <w:color w:val="4E443C"/>
                <w:sz w:val="21"/>
                <w:szCs w:val="21"/>
              </w:rPr>
            </w:rPrChange>
          </w:rPr>
          <w:t>n cu</w:t>
        </w:r>
        <w:r w:rsidRPr="00C54D8C">
          <w:rPr>
            <w:rFonts w:asciiTheme="majorHAnsi" w:hAnsiTheme="majorHAnsi" w:cstheme="majorHAnsi"/>
            <w:color w:val="313131"/>
            <w:sz w:val="24"/>
            <w:szCs w:val="24"/>
            <w:lang w:val="en-GB"/>
            <w:rPrChange w:id="1134"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1135" w:author="Pham Thanh" w:date="2018-07-18T16:17:00Z">
              <w:rPr>
                <w:rFonts w:ascii="Georgia" w:hAnsi="Georgia"/>
                <w:color w:val="4E443C"/>
                <w:sz w:val="21"/>
                <w:szCs w:val="21"/>
              </w:rPr>
            </w:rPrChange>
          </w:rPr>
          <w:t>i c</w:t>
        </w:r>
        <w:r w:rsidRPr="00C54D8C">
          <w:rPr>
            <w:rFonts w:asciiTheme="majorHAnsi" w:hAnsiTheme="majorHAnsi" w:cstheme="majorHAnsi"/>
            <w:color w:val="313131"/>
            <w:sz w:val="24"/>
            <w:szCs w:val="24"/>
            <w:lang w:val="en-GB"/>
            <w:rPrChange w:id="1136" w:author="Pham Thanh" w:date="2018-07-18T16:17:00Z">
              <w:rPr>
                <w:rFonts w:ascii="Georgia" w:hAnsi="Georgia" w:cs="Georgia"/>
                <w:color w:val="4E443C"/>
                <w:sz w:val="21"/>
                <w:szCs w:val="21"/>
              </w:rPr>
            </w:rPrChange>
          </w:rPr>
          <w:t>ù</w:t>
        </w:r>
        <w:r w:rsidRPr="00C54D8C">
          <w:rPr>
            <w:rFonts w:asciiTheme="majorHAnsi" w:hAnsiTheme="majorHAnsi" w:cstheme="majorHAnsi"/>
            <w:color w:val="313131"/>
            <w:sz w:val="24"/>
            <w:szCs w:val="24"/>
            <w:lang w:val="en-GB"/>
            <w:rPrChange w:id="1137" w:author="Pham Thanh" w:date="2018-07-18T16:17:00Z">
              <w:rPr>
                <w:rFonts w:ascii="Georgia" w:hAnsi="Georgia"/>
                <w:color w:val="4E443C"/>
                <w:sz w:val="21"/>
                <w:szCs w:val="21"/>
              </w:rPr>
            </w:rPrChange>
          </w:rPr>
          <w:t>ng cho m</w:t>
        </w:r>
        <w:r w:rsidRPr="00C54D8C">
          <w:rPr>
            <w:rFonts w:asciiTheme="majorHAnsi" w:hAnsiTheme="majorHAnsi" w:cstheme="majorHAnsi"/>
            <w:color w:val="313131"/>
            <w:sz w:val="24"/>
            <w:szCs w:val="24"/>
            <w:lang w:val="en-GB"/>
            <w:rPrChange w:id="1138" w:author="Pham Thanh" w:date="2018-07-18T16:17:00Z">
              <w:rPr>
                <w:rFonts w:ascii="Cambria" w:hAnsi="Cambria" w:cs="Cambria"/>
                <w:color w:val="4E443C"/>
                <w:sz w:val="21"/>
                <w:szCs w:val="21"/>
              </w:rPr>
            </w:rPrChange>
          </w:rPr>
          <w:t>ỗ</w:t>
        </w:r>
        <w:r w:rsidRPr="00C54D8C">
          <w:rPr>
            <w:rFonts w:asciiTheme="majorHAnsi" w:hAnsiTheme="majorHAnsi" w:cstheme="majorHAnsi"/>
            <w:color w:val="313131"/>
            <w:sz w:val="24"/>
            <w:szCs w:val="24"/>
            <w:lang w:val="en-GB"/>
            <w:rPrChange w:id="1139" w:author="Pham Thanh" w:date="2018-07-18T16:17:00Z">
              <w:rPr>
                <w:rFonts w:ascii="Georgia" w:hAnsi="Georgia"/>
                <w:color w:val="4E443C"/>
                <w:sz w:val="21"/>
                <w:szCs w:val="21"/>
              </w:rPr>
            </w:rPrChange>
          </w:rPr>
          <w:t>i t</w:t>
        </w:r>
        <w:r w:rsidRPr="00C54D8C">
          <w:rPr>
            <w:rFonts w:asciiTheme="majorHAnsi" w:hAnsiTheme="majorHAnsi" w:cstheme="majorHAnsi"/>
            <w:color w:val="313131"/>
            <w:sz w:val="24"/>
            <w:szCs w:val="24"/>
            <w:lang w:val="en-GB"/>
            <w:rPrChange w:id="1140" w:author="Pham Thanh" w:date="2018-07-18T16:17:00Z">
              <w:rPr>
                <w:rFonts w:ascii="Cambria" w:hAnsi="Cambria" w:cs="Cambria"/>
                <w:color w:val="4E443C"/>
                <w:sz w:val="21"/>
                <w:szCs w:val="21"/>
              </w:rPr>
            </w:rPrChange>
          </w:rPr>
          <w:t>ừ</w:t>
        </w:r>
        <w:r w:rsidRPr="00C54D8C">
          <w:rPr>
            <w:rFonts w:asciiTheme="majorHAnsi" w:hAnsiTheme="majorHAnsi" w:cstheme="majorHAnsi"/>
            <w:color w:val="313131"/>
            <w:sz w:val="24"/>
            <w:szCs w:val="24"/>
            <w:lang w:val="en-GB"/>
            <w:rPrChange w:id="1141" w:author="Pham Thanh" w:date="2018-07-18T16:17:00Z">
              <w:rPr>
                <w:rFonts w:ascii="Georgia" w:hAnsi="Georgia"/>
                <w:color w:val="4E443C"/>
                <w:sz w:val="21"/>
                <w:szCs w:val="21"/>
              </w:rPr>
            </w:rPrChange>
          </w:rPr>
          <w:t xml:space="preserve"> kho</w:t>
        </w:r>
        <w:r w:rsidRPr="00C54D8C">
          <w:rPr>
            <w:rFonts w:asciiTheme="majorHAnsi" w:hAnsiTheme="majorHAnsi" w:cstheme="majorHAnsi"/>
            <w:color w:val="313131"/>
            <w:sz w:val="24"/>
            <w:szCs w:val="24"/>
            <w:lang w:val="en-GB"/>
            <w:rPrChange w:id="1142"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43" w:author="Pham Thanh" w:date="2018-07-18T16:17:00Z">
              <w:rPr>
                <w:rFonts w:ascii="Georgia" w:hAnsi="Georgia"/>
                <w:color w:val="4E443C"/>
                <w:sz w:val="21"/>
                <w:szCs w:val="21"/>
              </w:rPr>
            </w:rPrChange>
          </w:rPr>
          <w:t xml:space="preserve"> duy nh</w:t>
        </w:r>
        <w:r w:rsidRPr="00C54D8C">
          <w:rPr>
            <w:rFonts w:asciiTheme="majorHAnsi" w:hAnsiTheme="majorHAnsi" w:cstheme="majorHAnsi"/>
            <w:color w:val="313131"/>
            <w:sz w:val="24"/>
            <w:szCs w:val="24"/>
            <w:lang w:val="en-GB"/>
            <w:rPrChange w:id="1144"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145" w:author="Pham Thanh" w:date="2018-07-18T16:17:00Z">
              <w:rPr>
                <w:rFonts w:ascii="Georgia" w:hAnsi="Georgia"/>
                <w:color w:val="4E443C"/>
                <w:sz w:val="21"/>
                <w:szCs w:val="21"/>
              </w:rPr>
            </w:rPrChange>
          </w:rPr>
          <w:t>t.</w:t>
        </w:r>
      </w:ins>
    </w:p>
    <w:p w:rsidR="00C54D8C" w:rsidRPr="00C54D8C" w:rsidRDefault="00C54D8C" w:rsidP="00C54D8C">
      <w:pPr>
        <w:rPr>
          <w:ins w:id="1146" w:author="Pham Thanh" w:date="2018-07-18T16:17:00Z"/>
          <w:rFonts w:asciiTheme="majorHAnsi" w:hAnsiTheme="majorHAnsi" w:cstheme="majorHAnsi"/>
          <w:color w:val="313131"/>
          <w:sz w:val="24"/>
          <w:szCs w:val="24"/>
          <w:lang w:val="en-GB"/>
          <w:rPrChange w:id="1147" w:author="Pham Thanh" w:date="2018-07-18T16:17:00Z">
            <w:rPr>
              <w:ins w:id="1148" w:author="Pham Thanh" w:date="2018-07-18T16:17:00Z"/>
              <w:rFonts w:ascii="Georgia" w:hAnsi="Georgia"/>
              <w:color w:val="4E443C"/>
              <w:sz w:val="21"/>
              <w:szCs w:val="21"/>
            </w:rPr>
          </w:rPrChange>
        </w:rPr>
        <w:pPrChange w:id="1149" w:author="Pham Thanh" w:date="2018-07-18T16:23:00Z">
          <w:pPr>
            <w:pStyle w:val="NormalWeb"/>
            <w:shd w:val="clear" w:color="auto" w:fill="FCFCFA"/>
            <w:spacing w:before="0" w:beforeAutospacing="0" w:after="0" w:afterAutospacing="0" w:line="330" w:lineRule="atLeast"/>
          </w:pPr>
        </w:pPrChange>
      </w:pPr>
      <w:ins w:id="1150" w:author="Pham Thanh" w:date="2018-07-18T16:17:00Z">
        <w:r w:rsidRPr="00C54D8C">
          <w:rPr>
            <w:rFonts w:asciiTheme="majorHAnsi" w:hAnsiTheme="majorHAnsi" w:cstheme="majorHAnsi"/>
            <w:color w:val="313131"/>
            <w:sz w:val="24"/>
            <w:szCs w:val="24"/>
            <w:lang w:val="en-GB"/>
            <w:rPrChange w:id="1151" w:author="Pham Thanh" w:date="2018-07-18T16:17:00Z">
              <w:rPr>
                <w:rFonts w:ascii="Georgia" w:hAnsi="Georgia"/>
                <w:color w:val="4E443C"/>
                <w:sz w:val="21"/>
                <w:szCs w:val="21"/>
              </w:rPr>
            </w:rPrChange>
          </w:rPr>
          <w:t>B</w:t>
        </w:r>
        <w:r w:rsidRPr="00C54D8C">
          <w:rPr>
            <w:rFonts w:asciiTheme="majorHAnsi" w:hAnsiTheme="majorHAnsi" w:cstheme="majorHAnsi"/>
            <w:color w:val="313131"/>
            <w:sz w:val="24"/>
            <w:szCs w:val="24"/>
            <w:lang w:val="en-GB"/>
            <w:rPrChange w:id="1152"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1153"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1154" w:author="Pham Thanh" w:date="2018-07-18T16:17:00Z">
              <w:rPr>
                <w:rFonts w:ascii="Georgia" w:hAnsi="Georgia" w:cs="Georgia"/>
                <w:color w:val="4E443C"/>
                <w:sz w:val="21"/>
                <w:szCs w:val="21"/>
              </w:rPr>
            </w:rPrChange>
          </w:rPr>
          <w:t>ũ</w:t>
        </w:r>
        <w:r w:rsidRPr="00C54D8C">
          <w:rPr>
            <w:rFonts w:asciiTheme="majorHAnsi" w:hAnsiTheme="majorHAnsi" w:cstheme="majorHAnsi"/>
            <w:color w:val="313131"/>
            <w:sz w:val="24"/>
            <w:szCs w:val="24"/>
            <w:lang w:val="en-GB"/>
            <w:rPrChange w:id="1155" w:author="Pham Thanh" w:date="2018-07-18T16:17:00Z">
              <w:rPr>
                <w:rFonts w:ascii="Georgia" w:hAnsi="Georgia"/>
                <w:color w:val="4E443C"/>
                <w:sz w:val="21"/>
                <w:szCs w:val="21"/>
              </w:rPr>
            </w:rPrChange>
          </w:rPr>
          <w:t>ng c</w:t>
        </w:r>
        <w:r w:rsidRPr="00C54D8C">
          <w:rPr>
            <w:rFonts w:asciiTheme="majorHAnsi" w:hAnsiTheme="majorHAnsi" w:cstheme="majorHAnsi"/>
            <w:color w:val="313131"/>
            <w:sz w:val="24"/>
            <w:szCs w:val="24"/>
            <w:lang w:val="en-GB"/>
            <w:rPrChange w:id="1156"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1157"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1158"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1159" w:author="Pham Thanh" w:date="2018-07-18T16:17:00Z">
              <w:rPr>
                <w:rFonts w:ascii="Georgia" w:hAnsi="Georgia"/>
                <w:color w:val="4E443C"/>
                <w:sz w:val="21"/>
                <w:szCs w:val="21"/>
              </w:rPr>
            </w:rPrChange>
          </w:rPr>
          <w:t xml:space="preserve"> ki</w:t>
        </w:r>
        <w:r w:rsidRPr="00C54D8C">
          <w:rPr>
            <w:rFonts w:asciiTheme="majorHAnsi" w:hAnsiTheme="majorHAnsi" w:cstheme="majorHAnsi"/>
            <w:color w:val="313131"/>
            <w:sz w:val="24"/>
            <w:szCs w:val="24"/>
            <w:lang w:val="en-GB"/>
            <w:rPrChange w:id="1160"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1161" w:author="Pham Thanh" w:date="2018-07-18T16:17:00Z">
              <w:rPr>
                <w:rFonts w:ascii="Georgia" w:hAnsi="Georgia"/>
                <w:color w:val="4E443C"/>
                <w:sz w:val="21"/>
                <w:szCs w:val="21"/>
              </w:rPr>
            </w:rPrChange>
          </w:rPr>
          <w:t>m tra giá tr</w:t>
        </w:r>
        <w:r w:rsidRPr="00C54D8C">
          <w:rPr>
            <w:rFonts w:asciiTheme="majorHAnsi" w:hAnsiTheme="majorHAnsi" w:cstheme="majorHAnsi"/>
            <w:color w:val="313131"/>
            <w:sz w:val="24"/>
            <w:szCs w:val="24"/>
            <w:lang w:val="en-GB"/>
            <w:rPrChange w:id="1162"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1163" w:author="Pham Thanh" w:date="2018-07-18T16:17:00Z">
              <w:rPr>
                <w:rFonts w:ascii="Georgia" w:hAnsi="Georgia"/>
                <w:color w:val="4E443C"/>
                <w:sz w:val="21"/>
                <w:szCs w:val="21"/>
              </w:rPr>
            </w:rPrChange>
          </w:rPr>
          <w:t xml:space="preserve"> c</w:t>
        </w:r>
        <w:r w:rsidRPr="00C54D8C">
          <w:rPr>
            <w:rFonts w:asciiTheme="majorHAnsi" w:hAnsiTheme="majorHAnsi" w:cstheme="majorHAnsi"/>
            <w:color w:val="313131"/>
            <w:sz w:val="24"/>
            <w:szCs w:val="24"/>
            <w:lang w:val="en-GB"/>
            <w:rPrChange w:id="1164" w:author="Pham Thanh" w:date="2018-07-18T16:17:00Z">
              <w:rPr>
                <w:rFonts w:ascii="Cambria" w:hAnsi="Cambria" w:cs="Cambria"/>
                <w:color w:val="4E443C"/>
                <w:sz w:val="21"/>
                <w:szCs w:val="21"/>
              </w:rPr>
            </w:rPrChange>
          </w:rPr>
          <w:t>ủ</w:t>
        </w:r>
        <w:r w:rsidRPr="00C54D8C">
          <w:rPr>
            <w:rFonts w:asciiTheme="majorHAnsi" w:hAnsiTheme="majorHAnsi" w:cstheme="majorHAnsi"/>
            <w:color w:val="313131"/>
            <w:sz w:val="24"/>
            <w:szCs w:val="24"/>
            <w:lang w:val="en-GB"/>
            <w:rPrChange w:id="1165" w:author="Pham Thanh" w:date="2018-07-18T16:17:00Z">
              <w:rPr>
                <w:rFonts w:ascii="Georgia" w:hAnsi="Georgia"/>
                <w:color w:val="4E443C"/>
                <w:sz w:val="21"/>
                <w:szCs w:val="21"/>
              </w:rPr>
            </w:rPrChange>
          </w:rPr>
          <w:t>a m</w:t>
        </w:r>
        <w:r w:rsidRPr="00C54D8C">
          <w:rPr>
            <w:rFonts w:asciiTheme="majorHAnsi" w:hAnsiTheme="majorHAnsi" w:cstheme="majorHAnsi"/>
            <w:color w:val="313131"/>
            <w:sz w:val="24"/>
            <w:szCs w:val="24"/>
            <w:lang w:val="en-GB"/>
            <w:rPrChange w:id="1166"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1167" w:author="Pham Thanh" w:date="2018-07-18T16:17:00Z">
              <w:rPr>
                <w:rFonts w:ascii="Georgia" w:hAnsi="Georgia"/>
                <w:color w:val="4E443C"/>
                <w:sz w:val="21"/>
                <w:szCs w:val="21"/>
              </w:rPr>
            </w:rPrChange>
          </w:rPr>
          <w:t>t t</w:t>
        </w:r>
        <w:r w:rsidRPr="00C54D8C">
          <w:rPr>
            <w:rFonts w:asciiTheme="majorHAnsi" w:hAnsiTheme="majorHAnsi" w:cstheme="majorHAnsi"/>
            <w:color w:val="313131"/>
            <w:sz w:val="24"/>
            <w:szCs w:val="24"/>
            <w:lang w:val="en-GB"/>
            <w:rPrChange w:id="1168" w:author="Pham Thanh" w:date="2018-07-18T16:17:00Z">
              <w:rPr>
                <w:rFonts w:ascii="Cambria" w:hAnsi="Cambria" w:cs="Cambria"/>
                <w:color w:val="4E443C"/>
                <w:sz w:val="21"/>
                <w:szCs w:val="21"/>
              </w:rPr>
            </w:rPrChange>
          </w:rPr>
          <w:t>ừ</w:t>
        </w:r>
        <w:r w:rsidRPr="00C54D8C">
          <w:rPr>
            <w:rFonts w:asciiTheme="majorHAnsi" w:hAnsiTheme="majorHAnsi" w:cstheme="majorHAnsi"/>
            <w:color w:val="313131"/>
            <w:sz w:val="24"/>
            <w:szCs w:val="24"/>
            <w:lang w:val="en-GB"/>
            <w:rPrChange w:id="1169" w:author="Pham Thanh" w:date="2018-07-18T16:17:00Z">
              <w:rPr>
                <w:rFonts w:ascii="Georgia" w:hAnsi="Georgia"/>
                <w:color w:val="4E443C"/>
                <w:sz w:val="21"/>
                <w:szCs w:val="21"/>
              </w:rPr>
            </w:rPrChange>
          </w:rPr>
          <w:t xml:space="preserve"> kho</w:t>
        </w:r>
        <w:r w:rsidRPr="00C54D8C">
          <w:rPr>
            <w:rFonts w:asciiTheme="majorHAnsi" w:hAnsiTheme="majorHAnsi" w:cstheme="majorHAnsi"/>
            <w:color w:val="313131"/>
            <w:sz w:val="24"/>
            <w:szCs w:val="24"/>
            <w:lang w:val="en-GB"/>
            <w:rPrChange w:id="1170"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71" w:author="Pham Thanh" w:date="2018-07-18T16:17:00Z">
              <w:rPr>
                <w:rFonts w:ascii="Georgia" w:hAnsi="Georgia"/>
                <w:color w:val="4E443C"/>
                <w:sz w:val="21"/>
                <w:szCs w:val="21"/>
              </w:rPr>
            </w:rPrChange>
          </w:rPr>
          <w:t xml:space="preserve"> ri</w:t>
        </w:r>
        <w:r w:rsidRPr="00C54D8C">
          <w:rPr>
            <w:rFonts w:asciiTheme="majorHAnsi" w:hAnsiTheme="majorHAnsi" w:cstheme="majorHAnsi"/>
            <w:color w:val="313131"/>
            <w:sz w:val="24"/>
            <w:szCs w:val="24"/>
            <w:lang w:val="en-GB"/>
            <w:rPrChange w:id="1172"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1173" w:author="Pham Thanh" w:date="2018-07-18T16:17:00Z">
              <w:rPr>
                <w:rFonts w:ascii="Georgia" w:hAnsi="Georgia"/>
                <w:color w:val="4E443C"/>
                <w:sz w:val="21"/>
                <w:szCs w:val="21"/>
              </w:rPr>
            </w:rPrChange>
          </w:rPr>
          <w:t>ng bi</w:t>
        </w:r>
        <w:r w:rsidRPr="00C54D8C">
          <w:rPr>
            <w:rFonts w:asciiTheme="majorHAnsi" w:hAnsiTheme="majorHAnsi" w:cstheme="majorHAnsi"/>
            <w:color w:val="313131"/>
            <w:sz w:val="24"/>
            <w:szCs w:val="24"/>
            <w:lang w:val="en-GB"/>
            <w:rPrChange w:id="1174"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1175" w:author="Pham Thanh" w:date="2018-07-18T16:17:00Z">
              <w:rPr>
                <w:rFonts w:ascii="Georgia" w:hAnsi="Georgia"/>
                <w:color w:val="4E443C"/>
                <w:sz w:val="21"/>
                <w:szCs w:val="21"/>
              </w:rPr>
            </w:rPrChange>
          </w:rPr>
          <w:t>t n</w:t>
        </w:r>
        <w:r w:rsidRPr="00C54D8C">
          <w:rPr>
            <w:rFonts w:asciiTheme="majorHAnsi" w:hAnsiTheme="majorHAnsi" w:cstheme="majorHAnsi"/>
            <w:color w:val="313131"/>
            <w:sz w:val="24"/>
            <w:szCs w:val="24"/>
            <w:lang w:val="en-GB"/>
            <w:rPrChange w:id="1176"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1177" w:author="Pham Thanh" w:date="2018-07-18T16:17:00Z">
              <w:rPr>
                <w:rFonts w:ascii="Georgia" w:hAnsi="Georgia"/>
                <w:color w:val="4E443C"/>
                <w:sz w:val="21"/>
                <w:szCs w:val="21"/>
              </w:rPr>
            </w:rPrChange>
          </w:rPr>
          <w:t xml:space="preserve">o </w:t>
        </w:r>
        <w:r w:rsidRPr="00C54D8C">
          <w:rPr>
            <w:rFonts w:asciiTheme="majorHAnsi" w:hAnsiTheme="majorHAnsi" w:cstheme="majorHAnsi"/>
            <w:color w:val="313131"/>
            <w:sz w:val="24"/>
            <w:szCs w:val="24"/>
            <w:lang w:val="en-GB"/>
            <w:rPrChange w:id="1178" w:author="Pham Thanh" w:date="2018-07-18T16:17:00Z">
              <w:rPr>
                <w:rFonts w:ascii="Georgia" w:hAnsi="Georgia" w:cs="Georgia"/>
                <w:color w:val="4E443C"/>
                <w:sz w:val="21"/>
                <w:szCs w:val="21"/>
              </w:rPr>
            </w:rPrChange>
          </w:rPr>
          <w:t>đó</w:t>
        </w:r>
        <w:r w:rsidRPr="00C54D8C">
          <w:rPr>
            <w:rFonts w:asciiTheme="majorHAnsi" w:hAnsiTheme="majorHAnsi" w:cstheme="majorHAnsi"/>
            <w:color w:val="313131"/>
            <w:sz w:val="24"/>
            <w:szCs w:val="24"/>
            <w:lang w:val="en-GB"/>
            <w:rPrChange w:id="1179" w:author="Pham Thanh" w:date="2018-07-18T16:17:00Z">
              <w:rPr>
                <w:rFonts w:ascii="Georgia" w:hAnsi="Georgia"/>
                <w:color w:val="4E443C"/>
                <w:sz w:val="21"/>
                <w:szCs w:val="21"/>
              </w:rPr>
            </w:rPrChange>
          </w:rPr>
          <w:t xml:space="preserve"> b</w:t>
        </w:r>
        <w:r w:rsidRPr="00C54D8C">
          <w:rPr>
            <w:rFonts w:asciiTheme="majorHAnsi" w:hAnsiTheme="majorHAnsi" w:cstheme="majorHAnsi"/>
            <w:color w:val="313131"/>
            <w:sz w:val="24"/>
            <w:szCs w:val="24"/>
            <w:lang w:val="en-GB"/>
            <w:rPrChange w:id="1180" w:author="Pham Thanh" w:date="2018-07-18T16:17:00Z">
              <w:rPr>
                <w:rFonts w:ascii="Cambria" w:hAnsi="Cambria" w:cs="Cambria"/>
                <w:color w:val="4E443C"/>
                <w:sz w:val="21"/>
                <w:szCs w:val="21"/>
              </w:rPr>
            </w:rPrChange>
          </w:rPr>
          <w:t>ằ</w:t>
        </w:r>
        <w:r w:rsidRPr="00C54D8C">
          <w:rPr>
            <w:rFonts w:asciiTheme="majorHAnsi" w:hAnsiTheme="majorHAnsi" w:cstheme="majorHAnsi"/>
            <w:color w:val="313131"/>
            <w:sz w:val="24"/>
            <w:szCs w:val="24"/>
            <w:lang w:val="en-GB"/>
            <w:rPrChange w:id="1181" w:author="Pham Thanh" w:date="2018-07-18T16:17:00Z">
              <w:rPr>
                <w:rFonts w:ascii="Georgia" w:hAnsi="Georgia"/>
                <w:color w:val="4E443C"/>
                <w:sz w:val="21"/>
                <w:szCs w:val="21"/>
              </w:rPr>
            </w:rPrChange>
          </w:rPr>
          <w:t>ng c</w:t>
        </w:r>
        <w:r w:rsidRPr="00C54D8C">
          <w:rPr>
            <w:rFonts w:asciiTheme="majorHAnsi" w:hAnsiTheme="majorHAnsi" w:cstheme="majorHAnsi"/>
            <w:color w:val="313131"/>
            <w:sz w:val="24"/>
            <w:szCs w:val="24"/>
            <w:lang w:val="en-GB"/>
            <w:rPrChange w:id="1182"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83" w:author="Pham Thanh" w:date="2018-07-18T16:17:00Z">
              <w:rPr>
                <w:rFonts w:ascii="Georgia" w:hAnsi="Georgia"/>
                <w:color w:val="4E443C"/>
                <w:sz w:val="21"/>
                <w:szCs w:val="21"/>
              </w:rPr>
            </w:rPrChange>
          </w:rPr>
          <w:t>ch s</w:t>
        </w:r>
        <w:r w:rsidRPr="00C54D8C">
          <w:rPr>
            <w:rFonts w:asciiTheme="majorHAnsi" w:hAnsiTheme="majorHAnsi" w:cstheme="majorHAnsi"/>
            <w:color w:val="313131"/>
            <w:sz w:val="24"/>
            <w:szCs w:val="24"/>
            <w:lang w:val="en-GB"/>
            <w:rPrChange w:id="1184"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1185"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1186"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1187" w:author="Pham Thanh" w:date="2018-07-18T16:17:00Z">
              <w:rPr>
                <w:rFonts w:ascii="Georgia" w:hAnsi="Georgia"/>
                <w:color w:val="4E443C"/>
                <w:sz w:val="21"/>
                <w:szCs w:val="21"/>
              </w:rPr>
            </w:rPrChange>
          </w:rPr>
          <w:t>ng </w:t>
        </w:r>
        <w:r w:rsidRPr="00C54D8C">
          <w:rPr>
            <w:rFonts w:asciiTheme="majorHAnsi" w:hAnsiTheme="majorHAnsi" w:cstheme="majorHAnsi"/>
            <w:color w:val="313131"/>
            <w:sz w:val="24"/>
            <w:szCs w:val="24"/>
            <w:lang w:val="en-GB"/>
            <w:rPrChange w:id="1188" w:author="Pham Thanh" w:date="2018-07-18T16:17:00Z">
              <w:rPr>
                <w:rStyle w:val="HTMLCode"/>
                <w:rFonts w:ascii="Courier" w:hAnsi="Courier"/>
                <w:color w:val="F14E32"/>
                <w:sz w:val="21"/>
                <w:szCs w:val="21"/>
                <w:bdr w:val="single" w:sz="6" w:space="1" w:color="EFEEE6" w:frame="1"/>
                <w:shd w:val="clear" w:color="auto" w:fill="FFFFFF"/>
              </w:rPr>
            </w:rPrChange>
          </w:rPr>
          <w:t>git config {key}</w:t>
        </w:r>
        <w:r w:rsidRPr="00C54D8C">
          <w:rPr>
            <w:rFonts w:asciiTheme="majorHAnsi" w:hAnsiTheme="majorHAnsi" w:cstheme="majorHAnsi"/>
            <w:color w:val="313131"/>
            <w:sz w:val="24"/>
            <w:szCs w:val="24"/>
            <w:lang w:val="en-GB"/>
            <w:rPrChange w:id="1189" w:author="Pham Thanh" w:date="2018-07-18T16:17:00Z">
              <w:rPr>
                <w:rFonts w:ascii="Georgia" w:hAnsi="Georgia"/>
                <w:color w:val="4E443C"/>
                <w:sz w:val="21"/>
                <w:szCs w:val="21"/>
              </w:rPr>
            </w:rPrChange>
          </w:rPr>
          <w:t>:</w:t>
        </w:r>
      </w:ins>
    </w:p>
    <w:p w:rsidR="00C54D8C" w:rsidRPr="00C54D8C" w:rsidRDefault="00C54D8C" w:rsidP="00E749A5">
      <w:pPr>
        <w:pBdr>
          <w:top w:val="single" w:sz="4" w:space="1" w:color="auto"/>
          <w:left w:val="single" w:sz="4" w:space="4" w:color="auto"/>
          <w:bottom w:val="single" w:sz="4" w:space="1" w:color="auto"/>
          <w:right w:val="single" w:sz="4" w:space="4" w:color="auto"/>
        </w:pBdr>
        <w:rPr>
          <w:ins w:id="1190" w:author="Pham Thanh" w:date="2018-07-18T16:17:00Z"/>
          <w:rFonts w:asciiTheme="majorHAnsi" w:hAnsiTheme="majorHAnsi" w:cstheme="majorHAnsi"/>
          <w:color w:val="313131"/>
          <w:sz w:val="24"/>
          <w:szCs w:val="24"/>
          <w:rPrChange w:id="1191" w:author="Pham Thanh" w:date="2018-07-18T16:17:00Z">
            <w:rPr>
              <w:ins w:id="1192" w:author="Pham Thanh" w:date="2018-07-18T16:17:00Z"/>
              <w:rStyle w:val="HTMLCode"/>
              <w:rFonts w:ascii="Courier" w:hAnsi="Courier"/>
              <w:color w:val="F14E32"/>
              <w:sz w:val="21"/>
              <w:szCs w:val="21"/>
              <w:bdr w:val="single" w:sz="6" w:space="1" w:color="EFEEE6" w:frame="1"/>
              <w:shd w:val="clear" w:color="auto" w:fill="FFFFFF"/>
            </w:rPr>
          </w:rPrChange>
        </w:rPr>
        <w:pPrChange w:id="1193" w:author="Pham Thanh" w:date="2018-07-18T16:25: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194" w:author="Pham Thanh" w:date="2018-07-18T16:17:00Z">
        <w:r w:rsidRPr="00C54D8C">
          <w:rPr>
            <w:rFonts w:asciiTheme="majorHAnsi" w:hAnsiTheme="majorHAnsi" w:cstheme="majorHAnsi"/>
            <w:color w:val="313131"/>
            <w:sz w:val="24"/>
            <w:szCs w:val="24"/>
            <w:rPrChange w:id="1195" w:author="Pham Thanh" w:date="2018-07-18T16:17:00Z">
              <w:rPr>
                <w:rStyle w:val="HTMLCode"/>
                <w:rFonts w:ascii="Courier" w:hAnsi="Courier"/>
                <w:color w:val="F14E32"/>
                <w:sz w:val="21"/>
                <w:szCs w:val="21"/>
                <w:bdr w:val="single" w:sz="6" w:space="1" w:color="EFEEE6" w:frame="1"/>
                <w:shd w:val="clear" w:color="auto" w:fill="FFFFFF"/>
              </w:rPr>
            </w:rPrChange>
          </w:rPr>
          <w:t>$ git config user.name</w:t>
        </w:r>
      </w:ins>
    </w:p>
    <w:p w:rsidR="00C54D8C" w:rsidRPr="00C54D8C" w:rsidRDefault="00C54D8C" w:rsidP="00E749A5">
      <w:pPr>
        <w:pBdr>
          <w:top w:val="single" w:sz="4" w:space="1" w:color="auto"/>
          <w:left w:val="single" w:sz="4" w:space="4" w:color="auto"/>
          <w:bottom w:val="single" w:sz="4" w:space="1" w:color="auto"/>
          <w:right w:val="single" w:sz="4" w:space="4" w:color="auto"/>
        </w:pBdr>
        <w:rPr>
          <w:ins w:id="1196" w:author="Pham Thanh" w:date="2018-07-18T16:17:00Z"/>
          <w:rFonts w:asciiTheme="majorHAnsi" w:hAnsiTheme="majorHAnsi" w:cstheme="majorHAnsi"/>
          <w:color w:val="313131"/>
          <w:sz w:val="24"/>
          <w:szCs w:val="24"/>
          <w:rPrChange w:id="1197" w:author="Pham Thanh" w:date="2018-07-18T16:17:00Z">
            <w:rPr>
              <w:ins w:id="1198" w:author="Pham Thanh" w:date="2018-07-18T16:17:00Z"/>
              <w:rFonts w:ascii="Courier" w:hAnsi="Courier"/>
              <w:color w:val="F14E32"/>
              <w:sz w:val="21"/>
              <w:szCs w:val="21"/>
            </w:rPr>
          </w:rPrChange>
        </w:rPr>
        <w:pPrChange w:id="1199" w:author="Pham Thanh" w:date="2018-07-18T16:25:00Z">
          <w:pPr>
            <w:pStyle w:val="HTMLPreformatted"/>
            <w:pBdr>
              <w:top w:val="single" w:sz="6" w:space="8" w:color="EFEEE6"/>
              <w:left w:val="single" w:sz="6" w:space="11" w:color="EFEEE6"/>
              <w:bottom w:val="single" w:sz="6" w:space="10" w:color="EFEEE6"/>
              <w:right w:val="single" w:sz="6" w:space="11" w:color="EFEEE6"/>
            </w:pBdr>
            <w:shd w:val="clear" w:color="auto" w:fill="FFFFFF"/>
            <w:spacing w:line="270" w:lineRule="atLeast"/>
          </w:pPr>
        </w:pPrChange>
      </w:pPr>
      <w:ins w:id="1200" w:author="Pham Thanh" w:date="2018-07-18T16:21:00Z">
        <w:r>
          <w:rPr>
            <w:rFonts w:asciiTheme="majorHAnsi" w:hAnsiTheme="majorHAnsi" w:cstheme="majorHAnsi"/>
            <w:color w:val="313131"/>
            <w:sz w:val="24"/>
            <w:szCs w:val="24"/>
          </w:rPr>
          <w:t>phamthanh</w:t>
        </w:r>
      </w:ins>
    </w:p>
    <w:p w:rsidR="00000263" w:rsidRPr="00000263" w:rsidRDefault="00E749A5" w:rsidP="00000263">
      <w:pPr>
        <w:pStyle w:val="Heading3"/>
        <w:rPr>
          <w:ins w:id="1201" w:author="Pham Thanh" w:date="2018-07-18T16:41:00Z"/>
          <w:b/>
          <w:lang w:val="en-GB"/>
          <w:rPrChange w:id="1202" w:author="Pham Thanh" w:date="2018-07-18T16:41:00Z">
            <w:rPr>
              <w:ins w:id="1203" w:author="Pham Thanh" w:date="2018-07-18T16:41:00Z"/>
              <w:b/>
              <w:lang w:val="en-GB"/>
            </w:rPr>
          </w:rPrChange>
        </w:rPr>
        <w:pPrChange w:id="1204" w:author="Pham Thanh" w:date="2018-07-18T16:41:00Z">
          <w:pPr>
            <w:pStyle w:val="Heading3"/>
          </w:pPr>
        </w:pPrChange>
      </w:pPr>
      <w:ins w:id="1205" w:author="Pham Thanh" w:date="2018-07-18T16:25:00Z">
        <w:r>
          <w:rPr>
            <w:b/>
            <w:lang w:val="en-GB"/>
          </w:rPr>
          <w:t>5.1</w:t>
        </w:r>
        <w:r w:rsidRPr="00344B87">
          <w:rPr>
            <w:b/>
            <w:lang w:val="en-GB"/>
          </w:rPr>
          <w:t xml:space="preserve"> </w:t>
        </w:r>
      </w:ins>
      <w:ins w:id="1206" w:author="Pham Thanh" w:date="2018-07-18T16:26:00Z">
        <w:r>
          <w:rPr>
            <w:b/>
            <w:lang w:val="en-GB"/>
          </w:rPr>
          <w:t>Tạo một kho chứa git</w:t>
        </w:r>
      </w:ins>
      <w:ins w:id="1207" w:author="Pham Thanh" w:date="2018-07-18T16:25:00Z">
        <w:r>
          <w:rPr>
            <w:b/>
            <w:lang w:val="en-GB"/>
          </w:rPr>
          <w:t xml:space="preserve">  </w:t>
        </w:r>
      </w:ins>
    </w:p>
    <w:p w:rsidR="00000263" w:rsidRPr="00000263" w:rsidRDefault="00000263" w:rsidP="00000263">
      <w:pPr>
        <w:rPr>
          <w:ins w:id="1208" w:author="Pham Thanh" w:date="2018-07-18T16:25:00Z"/>
          <w:rFonts w:asciiTheme="majorHAnsi" w:hAnsiTheme="majorHAnsi" w:cstheme="majorHAnsi"/>
          <w:color w:val="313131"/>
          <w:sz w:val="24"/>
          <w:szCs w:val="24"/>
          <w:lang w:val="en-GB"/>
          <w:rPrChange w:id="1209" w:author="Pham Thanh" w:date="2018-07-18T16:41:00Z">
            <w:rPr>
              <w:ins w:id="1210" w:author="Pham Thanh" w:date="2018-07-18T16:25:00Z"/>
              <w:b/>
              <w:lang w:val="en-GB"/>
            </w:rPr>
          </w:rPrChange>
        </w:rPr>
        <w:pPrChange w:id="1211" w:author="Pham Thanh" w:date="2018-07-18T16:41:00Z">
          <w:pPr>
            <w:pStyle w:val="Heading3"/>
          </w:pPr>
        </w:pPrChange>
      </w:pPr>
      <w:ins w:id="1212" w:author="Pham Thanh" w:date="2018-07-18T16:41:00Z">
        <w:r w:rsidRPr="00000263">
          <w:rPr>
            <w:rFonts w:asciiTheme="majorHAnsi" w:hAnsiTheme="majorHAnsi" w:cstheme="majorHAnsi"/>
            <w:color w:val="313131"/>
            <w:sz w:val="24"/>
            <w:szCs w:val="24"/>
            <w:lang w:val="en-GB"/>
            <w:rPrChange w:id="1213" w:author="Pham Thanh" w:date="2018-07-18T16:41:00Z">
              <w:rPr>
                <w:rFonts w:ascii="Georgia" w:hAnsi="Georgia"/>
                <w:color w:val="4E443C"/>
                <w:sz w:val="21"/>
                <w:szCs w:val="21"/>
                <w:shd w:val="clear" w:color="auto" w:fill="FCFCFA"/>
              </w:rPr>
            </w:rPrChange>
          </w:rPr>
          <w:t>B</w:t>
        </w:r>
        <w:r w:rsidRPr="00000263">
          <w:rPr>
            <w:rFonts w:asciiTheme="majorHAnsi" w:hAnsiTheme="majorHAnsi" w:cstheme="majorHAnsi"/>
            <w:color w:val="313131"/>
            <w:sz w:val="24"/>
            <w:szCs w:val="24"/>
            <w:lang w:val="en-GB"/>
            <w:rPrChange w:id="1214" w:author="Pham Thanh" w:date="2018-07-18T16:41:00Z">
              <w:rPr>
                <w:rFonts w:ascii="Cambria" w:hAnsi="Cambria" w:cs="Cambria"/>
                <w:color w:val="4E443C"/>
                <w:sz w:val="21"/>
                <w:szCs w:val="21"/>
                <w:shd w:val="clear" w:color="auto" w:fill="FCFCFA"/>
              </w:rPr>
            </w:rPrChange>
          </w:rPr>
          <w:t>ạ</w:t>
        </w:r>
        <w:r w:rsidRPr="00000263">
          <w:rPr>
            <w:rFonts w:asciiTheme="majorHAnsi" w:hAnsiTheme="majorHAnsi" w:cstheme="majorHAnsi"/>
            <w:color w:val="313131"/>
            <w:sz w:val="24"/>
            <w:szCs w:val="24"/>
            <w:lang w:val="en-GB"/>
            <w:rPrChange w:id="1215" w:author="Pham Thanh" w:date="2018-07-18T16:41:00Z">
              <w:rPr>
                <w:rFonts w:ascii="Georgia" w:hAnsi="Georgia"/>
                <w:color w:val="4E443C"/>
                <w:sz w:val="21"/>
                <w:szCs w:val="21"/>
                <w:shd w:val="clear" w:color="auto" w:fill="FCFCFA"/>
              </w:rPr>
            </w:rPrChange>
          </w:rPr>
          <w:t>n có th</w:t>
        </w:r>
        <w:r w:rsidRPr="00000263">
          <w:rPr>
            <w:rFonts w:asciiTheme="majorHAnsi" w:hAnsiTheme="majorHAnsi" w:cstheme="majorHAnsi"/>
            <w:color w:val="313131"/>
            <w:sz w:val="24"/>
            <w:szCs w:val="24"/>
            <w:lang w:val="en-GB"/>
            <w:rPrChange w:id="1216" w:author="Pham Thanh" w:date="2018-07-18T16:41:00Z">
              <w:rPr>
                <w:rFonts w:ascii="Cambria" w:hAnsi="Cambria" w:cs="Cambria"/>
                <w:color w:val="4E443C"/>
                <w:sz w:val="21"/>
                <w:szCs w:val="21"/>
                <w:shd w:val="clear" w:color="auto" w:fill="FCFCFA"/>
              </w:rPr>
            </w:rPrChange>
          </w:rPr>
          <w:t>ể</w:t>
        </w:r>
        <w:r w:rsidRPr="00000263">
          <w:rPr>
            <w:rFonts w:asciiTheme="majorHAnsi" w:hAnsiTheme="majorHAnsi" w:cstheme="majorHAnsi"/>
            <w:color w:val="313131"/>
            <w:sz w:val="24"/>
            <w:szCs w:val="24"/>
            <w:lang w:val="en-GB"/>
            <w:rPrChange w:id="1217" w:author="Pham Thanh" w:date="2018-07-18T16:41:00Z">
              <w:rPr>
                <w:rFonts w:ascii="Georgia" w:hAnsi="Georgia"/>
                <w:color w:val="4E443C"/>
                <w:sz w:val="21"/>
                <w:szCs w:val="21"/>
                <w:shd w:val="clear" w:color="auto" w:fill="FCFCFA"/>
              </w:rPr>
            </w:rPrChange>
          </w:rPr>
          <w:t xml:space="preserve"> t</w:t>
        </w:r>
        <w:r w:rsidRPr="00000263">
          <w:rPr>
            <w:rFonts w:asciiTheme="majorHAnsi" w:hAnsiTheme="majorHAnsi" w:cstheme="majorHAnsi"/>
            <w:color w:val="313131"/>
            <w:sz w:val="24"/>
            <w:szCs w:val="24"/>
            <w:lang w:val="en-GB"/>
            <w:rPrChange w:id="1218" w:author="Pham Thanh" w:date="2018-07-18T16:41:00Z">
              <w:rPr>
                <w:rFonts w:ascii="Cambria" w:hAnsi="Cambria" w:cs="Cambria"/>
                <w:color w:val="4E443C"/>
                <w:sz w:val="21"/>
                <w:szCs w:val="21"/>
                <w:shd w:val="clear" w:color="auto" w:fill="FCFCFA"/>
              </w:rPr>
            </w:rPrChange>
          </w:rPr>
          <w:t>ạ</w:t>
        </w:r>
        <w:r w:rsidRPr="00000263">
          <w:rPr>
            <w:rFonts w:asciiTheme="majorHAnsi" w:hAnsiTheme="majorHAnsi" w:cstheme="majorHAnsi"/>
            <w:color w:val="313131"/>
            <w:sz w:val="24"/>
            <w:szCs w:val="24"/>
            <w:lang w:val="en-GB"/>
            <w:rPrChange w:id="1219" w:author="Pham Thanh" w:date="2018-07-18T16:41:00Z">
              <w:rPr>
                <w:rFonts w:ascii="Georgia" w:hAnsi="Georgia"/>
                <w:color w:val="4E443C"/>
                <w:sz w:val="21"/>
                <w:szCs w:val="21"/>
                <w:shd w:val="clear" w:color="auto" w:fill="FCFCFA"/>
              </w:rPr>
            </w:rPrChange>
          </w:rPr>
          <w:t>o m</w:t>
        </w:r>
        <w:r w:rsidRPr="00000263">
          <w:rPr>
            <w:rFonts w:asciiTheme="majorHAnsi" w:hAnsiTheme="majorHAnsi" w:cstheme="majorHAnsi"/>
            <w:color w:val="313131"/>
            <w:sz w:val="24"/>
            <w:szCs w:val="24"/>
            <w:lang w:val="en-GB"/>
            <w:rPrChange w:id="1220"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221" w:author="Pham Thanh" w:date="2018-07-18T16:41:00Z">
              <w:rPr>
                <w:rFonts w:ascii="Georgia" w:hAnsi="Georgia"/>
                <w:color w:val="4E443C"/>
                <w:sz w:val="21"/>
                <w:szCs w:val="21"/>
                <w:shd w:val="clear" w:color="auto" w:fill="FCFCFA"/>
              </w:rPr>
            </w:rPrChange>
          </w:rPr>
          <w:t>t d</w:t>
        </w:r>
        <w:r w:rsidRPr="00000263">
          <w:rPr>
            <w:rFonts w:asciiTheme="majorHAnsi" w:hAnsiTheme="majorHAnsi" w:cstheme="majorHAnsi"/>
            <w:color w:val="313131"/>
            <w:sz w:val="24"/>
            <w:szCs w:val="24"/>
            <w:lang w:val="en-GB"/>
            <w:rPrChange w:id="1222" w:author="Pham Thanh" w:date="2018-07-18T16:41:00Z">
              <w:rPr>
                <w:rFonts w:ascii="Cambria" w:hAnsi="Cambria" w:cs="Cambria"/>
                <w:color w:val="4E443C"/>
                <w:sz w:val="21"/>
                <w:szCs w:val="21"/>
                <w:shd w:val="clear" w:color="auto" w:fill="FCFCFA"/>
              </w:rPr>
            </w:rPrChange>
          </w:rPr>
          <w:t>ự</w:t>
        </w:r>
        <w:r w:rsidRPr="00000263">
          <w:rPr>
            <w:rFonts w:asciiTheme="majorHAnsi" w:hAnsiTheme="majorHAnsi" w:cstheme="majorHAnsi"/>
            <w:color w:val="313131"/>
            <w:sz w:val="24"/>
            <w:szCs w:val="24"/>
            <w:lang w:val="en-GB"/>
            <w:rPrChange w:id="1223" w:author="Pham Thanh" w:date="2018-07-18T16:41:00Z">
              <w:rPr>
                <w:rFonts w:ascii="Georgia" w:hAnsi="Georgia"/>
                <w:color w:val="4E443C"/>
                <w:sz w:val="21"/>
                <w:szCs w:val="21"/>
                <w:shd w:val="clear" w:color="auto" w:fill="FCFCFA"/>
              </w:rPr>
            </w:rPrChange>
          </w:rPr>
          <w:t xml:space="preserve"> án có s</w:t>
        </w:r>
        <w:r w:rsidRPr="00000263">
          <w:rPr>
            <w:rFonts w:asciiTheme="majorHAnsi" w:hAnsiTheme="majorHAnsi" w:cstheme="majorHAnsi"/>
            <w:color w:val="313131"/>
            <w:sz w:val="24"/>
            <w:szCs w:val="24"/>
            <w:lang w:val="en-GB"/>
            <w:rPrChange w:id="1224" w:author="Pham Thanh" w:date="2018-07-18T16:41:00Z">
              <w:rPr>
                <w:rFonts w:ascii="Cambria" w:hAnsi="Cambria" w:cs="Cambria"/>
                <w:color w:val="4E443C"/>
                <w:sz w:val="21"/>
                <w:szCs w:val="21"/>
                <w:shd w:val="clear" w:color="auto" w:fill="FCFCFA"/>
              </w:rPr>
            </w:rPrChange>
          </w:rPr>
          <w:t>ử</w:t>
        </w:r>
        <w:r w:rsidRPr="00000263">
          <w:rPr>
            <w:rFonts w:asciiTheme="majorHAnsi" w:hAnsiTheme="majorHAnsi" w:cstheme="majorHAnsi"/>
            <w:color w:val="313131"/>
            <w:sz w:val="24"/>
            <w:szCs w:val="24"/>
            <w:lang w:val="en-GB"/>
            <w:rPrChange w:id="1225" w:author="Pham Thanh" w:date="2018-07-18T16:41:00Z">
              <w:rPr>
                <w:rFonts w:ascii="Georgia" w:hAnsi="Georgia"/>
                <w:color w:val="4E443C"/>
                <w:sz w:val="21"/>
                <w:szCs w:val="21"/>
                <w:shd w:val="clear" w:color="auto" w:fill="FCFCFA"/>
              </w:rPr>
            </w:rPrChange>
          </w:rPr>
          <w:t xml:space="preserve"> d</w:t>
        </w:r>
        <w:r w:rsidRPr="00000263">
          <w:rPr>
            <w:rFonts w:asciiTheme="majorHAnsi" w:hAnsiTheme="majorHAnsi" w:cstheme="majorHAnsi"/>
            <w:color w:val="313131"/>
            <w:sz w:val="24"/>
            <w:szCs w:val="24"/>
            <w:lang w:val="en-GB"/>
            <w:rPrChange w:id="1226" w:author="Pham Thanh" w:date="2018-07-18T16:41:00Z">
              <w:rPr>
                <w:rFonts w:ascii="Cambria" w:hAnsi="Cambria" w:cs="Cambria"/>
                <w:color w:val="4E443C"/>
                <w:sz w:val="21"/>
                <w:szCs w:val="21"/>
                <w:shd w:val="clear" w:color="auto" w:fill="FCFCFA"/>
              </w:rPr>
            </w:rPrChange>
          </w:rPr>
          <w:t>ụ</w:t>
        </w:r>
        <w:r w:rsidRPr="00000263">
          <w:rPr>
            <w:rFonts w:asciiTheme="majorHAnsi" w:hAnsiTheme="majorHAnsi" w:cstheme="majorHAnsi"/>
            <w:color w:val="313131"/>
            <w:sz w:val="24"/>
            <w:szCs w:val="24"/>
            <w:lang w:val="en-GB"/>
            <w:rPrChange w:id="1227" w:author="Pham Thanh" w:date="2018-07-18T16:41:00Z">
              <w:rPr>
                <w:rFonts w:ascii="Georgia" w:hAnsi="Georgia"/>
                <w:color w:val="4E443C"/>
                <w:sz w:val="21"/>
                <w:szCs w:val="21"/>
                <w:shd w:val="clear" w:color="auto" w:fill="FCFCFA"/>
              </w:rPr>
            </w:rPrChange>
          </w:rPr>
          <w:t>ng Git d</w:t>
        </w:r>
        <w:r w:rsidRPr="00000263">
          <w:rPr>
            <w:rFonts w:asciiTheme="majorHAnsi" w:hAnsiTheme="majorHAnsi" w:cstheme="majorHAnsi"/>
            <w:color w:val="313131"/>
            <w:sz w:val="24"/>
            <w:szCs w:val="24"/>
            <w:lang w:val="en-GB"/>
            <w:rPrChange w:id="1228" w:author="Pham Thanh" w:date="2018-07-18T16:41:00Z">
              <w:rPr>
                <w:rFonts w:ascii="Cambria" w:hAnsi="Cambria" w:cs="Cambria"/>
                <w:color w:val="4E443C"/>
                <w:sz w:val="21"/>
                <w:szCs w:val="21"/>
                <w:shd w:val="clear" w:color="auto" w:fill="FCFCFA"/>
              </w:rPr>
            </w:rPrChange>
          </w:rPr>
          <w:t>ự</w:t>
        </w:r>
        <w:r w:rsidRPr="00000263">
          <w:rPr>
            <w:rFonts w:asciiTheme="majorHAnsi" w:hAnsiTheme="majorHAnsi" w:cstheme="majorHAnsi"/>
            <w:color w:val="313131"/>
            <w:sz w:val="24"/>
            <w:szCs w:val="24"/>
            <w:lang w:val="en-GB"/>
            <w:rPrChange w:id="1229" w:author="Pham Thanh" w:date="2018-07-18T16:41:00Z">
              <w:rPr>
                <w:rFonts w:ascii="Georgia" w:hAnsi="Georgia"/>
                <w:color w:val="4E443C"/>
                <w:sz w:val="21"/>
                <w:szCs w:val="21"/>
                <w:shd w:val="clear" w:color="auto" w:fill="FCFCFA"/>
              </w:rPr>
            </w:rPrChange>
          </w:rPr>
          <w:t>a theo hai ph</w:t>
        </w:r>
        <w:r w:rsidRPr="00000263">
          <w:rPr>
            <w:rFonts w:asciiTheme="majorHAnsi" w:hAnsiTheme="majorHAnsi" w:cstheme="majorHAnsi"/>
            <w:color w:val="313131"/>
            <w:sz w:val="24"/>
            <w:szCs w:val="24"/>
            <w:lang w:val="en-GB"/>
            <w:rPrChange w:id="1230" w:author="Pham Thanh" w:date="2018-07-18T16:41:00Z">
              <w:rPr>
                <w:rFonts w:ascii="Cambria" w:hAnsi="Cambria" w:cs="Cambria"/>
                <w:color w:val="4E443C"/>
                <w:sz w:val="21"/>
                <w:szCs w:val="21"/>
                <w:shd w:val="clear" w:color="auto" w:fill="FCFCFA"/>
              </w:rPr>
            </w:rPrChange>
          </w:rPr>
          <w:t>ươ</w:t>
        </w:r>
        <w:r w:rsidRPr="00000263">
          <w:rPr>
            <w:rFonts w:asciiTheme="majorHAnsi" w:hAnsiTheme="majorHAnsi" w:cstheme="majorHAnsi"/>
            <w:color w:val="313131"/>
            <w:sz w:val="24"/>
            <w:szCs w:val="24"/>
            <w:lang w:val="en-GB"/>
            <w:rPrChange w:id="1231" w:author="Pham Thanh" w:date="2018-07-18T16:41:00Z">
              <w:rPr>
                <w:rFonts w:ascii="Georgia" w:hAnsi="Georgia"/>
                <w:color w:val="4E443C"/>
                <w:sz w:val="21"/>
                <w:szCs w:val="21"/>
                <w:shd w:val="clear" w:color="auto" w:fill="FCFCFA"/>
              </w:rPr>
            </w:rPrChange>
          </w:rPr>
          <w:t>ng ph</w:t>
        </w:r>
        <w:r w:rsidRPr="00000263">
          <w:rPr>
            <w:rFonts w:asciiTheme="majorHAnsi" w:hAnsiTheme="majorHAnsi" w:cstheme="majorHAnsi"/>
            <w:color w:val="313131"/>
            <w:sz w:val="24"/>
            <w:szCs w:val="24"/>
            <w:lang w:val="en-GB"/>
            <w:rPrChange w:id="1232" w:author="Pham Thanh" w:date="2018-07-18T16:41:00Z">
              <w:rPr>
                <w:rFonts w:ascii="Georgia" w:hAnsi="Georgia" w:cs="Georgia"/>
                <w:color w:val="4E443C"/>
                <w:sz w:val="21"/>
                <w:szCs w:val="21"/>
                <w:shd w:val="clear" w:color="auto" w:fill="FCFCFA"/>
              </w:rPr>
            </w:rPrChange>
          </w:rPr>
          <w:t>á</w:t>
        </w:r>
        <w:r w:rsidRPr="00000263">
          <w:rPr>
            <w:rFonts w:asciiTheme="majorHAnsi" w:hAnsiTheme="majorHAnsi" w:cstheme="majorHAnsi"/>
            <w:color w:val="313131"/>
            <w:sz w:val="24"/>
            <w:szCs w:val="24"/>
            <w:lang w:val="en-GB"/>
            <w:rPrChange w:id="1233" w:author="Pham Thanh" w:date="2018-07-18T16:41:00Z">
              <w:rPr>
                <w:rFonts w:ascii="Georgia" w:hAnsi="Georgia"/>
                <w:color w:val="4E443C"/>
                <w:sz w:val="21"/>
                <w:szCs w:val="21"/>
                <w:shd w:val="clear" w:color="auto" w:fill="FCFCFA"/>
              </w:rPr>
            </w:rPrChange>
          </w:rPr>
          <w:t>p ch</w:t>
        </w:r>
        <w:r w:rsidRPr="00000263">
          <w:rPr>
            <w:rFonts w:asciiTheme="majorHAnsi" w:hAnsiTheme="majorHAnsi" w:cstheme="majorHAnsi"/>
            <w:color w:val="313131"/>
            <w:sz w:val="24"/>
            <w:szCs w:val="24"/>
            <w:lang w:val="en-GB"/>
            <w:rPrChange w:id="1234" w:author="Pham Thanh" w:date="2018-07-18T16:41:00Z">
              <w:rPr>
                <w:rFonts w:ascii="Georgia" w:hAnsi="Georgia" w:cs="Georgia"/>
                <w:color w:val="4E443C"/>
                <w:sz w:val="21"/>
                <w:szCs w:val="21"/>
                <w:shd w:val="clear" w:color="auto" w:fill="FCFCFA"/>
              </w:rPr>
            </w:rPrChange>
          </w:rPr>
          <w:t>í</w:t>
        </w:r>
        <w:r w:rsidRPr="00000263">
          <w:rPr>
            <w:rFonts w:asciiTheme="majorHAnsi" w:hAnsiTheme="majorHAnsi" w:cstheme="majorHAnsi"/>
            <w:color w:val="313131"/>
            <w:sz w:val="24"/>
            <w:szCs w:val="24"/>
            <w:lang w:val="en-GB"/>
            <w:rPrChange w:id="1235" w:author="Pham Thanh" w:date="2018-07-18T16:41:00Z">
              <w:rPr>
                <w:rFonts w:ascii="Georgia" w:hAnsi="Georgia"/>
                <w:color w:val="4E443C"/>
                <w:sz w:val="21"/>
                <w:szCs w:val="21"/>
                <w:shd w:val="clear" w:color="auto" w:fill="FCFCFA"/>
              </w:rPr>
            </w:rPrChange>
          </w:rPr>
          <w:t>nh. Th</w:t>
        </w:r>
        <w:r w:rsidRPr="00000263">
          <w:rPr>
            <w:rFonts w:asciiTheme="majorHAnsi" w:hAnsiTheme="majorHAnsi" w:cstheme="majorHAnsi"/>
            <w:color w:val="313131"/>
            <w:sz w:val="24"/>
            <w:szCs w:val="24"/>
            <w:lang w:val="en-GB"/>
            <w:rPrChange w:id="1236" w:author="Pham Thanh" w:date="2018-07-18T16:41:00Z">
              <w:rPr>
                <w:rFonts w:ascii="Cambria" w:hAnsi="Cambria" w:cs="Cambria"/>
                <w:color w:val="4E443C"/>
                <w:sz w:val="21"/>
                <w:szCs w:val="21"/>
                <w:shd w:val="clear" w:color="auto" w:fill="FCFCFA"/>
              </w:rPr>
            </w:rPrChange>
          </w:rPr>
          <w:t>ứ</w:t>
        </w:r>
        <w:r w:rsidRPr="00000263">
          <w:rPr>
            <w:rFonts w:asciiTheme="majorHAnsi" w:hAnsiTheme="majorHAnsi" w:cstheme="majorHAnsi"/>
            <w:color w:val="313131"/>
            <w:sz w:val="24"/>
            <w:szCs w:val="24"/>
            <w:lang w:val="en-GB"/>
            <w:rPrChange w:id="1237" w:author="Pham Thanh" w:date="2018-07-18T16:41:00Z">
              <w:rPr>
                <w:rFonts w:ascii="Georgia" w:hAnsi="Georgia"/>
                <w:color w:val="4E443C"/>
                <w:sz w:val="21"/>
                <w:szCs w:val="21"/>
                <w:shd w:val="clear" w:color="auto" w:fill="FCFCFA"/>
              </w:rPr>
            </w:rPrChange>
          </w:rPr>
          <w:t xml:space="preserve"> nh</w:t>
        </w:r>
        <w:r w:rsidRPr="00000263">
          <w:rPr>
            <w:rFonts w:asciiTheme="majorHAnsi" w:hAnsiTheme="majorHAnsi" w:cstheme="majorHAnsi"/>
            <w:color w:val="313131"/>
            <w:sz w:val="24"/>
            <w:szCs w:val="24"/>
            <w:lang w:val="en-GB"/>
            <w:rPrChange w:id="1238" w:author="Pham Thanh" w:date="2018-07-18T16:41:00Z">
              <w:rPr>
                <w:rFonts w:ascii="Cambria" w:hAnsi="Cambria" w:cs="Cambria"/>
                <w:color w:val="4E443C"/>
                <w:sz w:val="21"/>
                <w:szCs w:val="21"/>
                <w:shd w:val="clear" w:color="auto" w:fill="FCFCFA"/>
              </w:rPr>
            </w:rPrChange>
          </w:rPr>
          <w:t>ấ</w:t>
        </w:r>
        <w:r w:rsidRPr="00000263">
          <w:rPr>
            <w:rFonts w:asciiTheme="majorHAnsi" w:hAnsiTheme="majorHAnsi" w:cstheme="majorHAnsi"/>
            <w:color w:val="313131"/>
            <w:sz w:val="24"/>
            <w:szCs w:val="24"/>
            <w:lang w:val="en-GB"/>
            <w:rPrChange w:id="1239" w:author="Pham Thanh" w:date="2018-07-18T16:41:00Z">
              <w:rPr>
                <w:rFonts w:ascii="Georgia" w:hAnsi="Georgia"/>
                <w:color w:val="4E443C"/>
                <w:sz w:val="21"/>
                <w:szCs w:val="21"/>
                <w:shd w:val="clear" w:color="auto" w:fill="FCFCFA"/>
              </w:rPr>
            </w:rPrChange>
          </w:rPr>
          <w:t>t là dùng m</w:t>
        </w:r>
        <w:r w:rsidRPr="00000263">
          <w:rPr>
            <w:rFonts w:asciiTheme="majorHAnsi" w:hAnsiTheme="majorHAnsi" w:cstheme="majorHAnsi"/>
            <w:color w:val="313131"/>
            <w:sz w:val="24"/>
            <w:szCs w:val="24"/>
            <w:lang w:val="en-GB"/>
            <w:rPrChange w:id="1240"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241" w:author="Pham Thanh" w:date="2018-07-18T16:41:00Z">
              <w:rPr>
                <w:rFonts w:ascii="Georgia" w:hAnsi="Georgia"/>
                <w:color w:val="4E443C"/>
                <w:sz w:val="21"/>
                <w:szCs w:val="21"/>
                <w:shd w:val="clear" w:color="auto" w:fill="FCFCFA"/>
              </w:rPr>
            </w:rPrChange>
          </w:rPr>
          <w:t>t d</w:t>
        </w:r>
        <w:r w:rsidRPr="00000263">
          <w:rPr>
            <w:rFonts w:asciiTheme="majorHAnsi" w:hAnsiTheme="majorHAnsi" w:cstheme="majorHAnsi"/>
            <w:color w:val="313131"/>
            <w:sz w:val="24"/>
            <w:szCs w:val="24"/>
            <w:lang w:val="en-GB"/>
            <w:rPrChange w:id="1242" w:author="Pham Thanh" w:date="2018-07-18T16:41:00Z">
              <w:rPr>
                <w:rFonts w:ascii="Cambria" w:hAnsi="Cambria" w:cs="Cambria"/>
                <w:color w:val="4E443C"/>
                <w:sz w:val="21"/>
                <w:szCs w:val="21"/>
                <w:shd w:val="clear" w:color="auto" w:fill="FCFCFA"/>
              </w:rPr>
            </w:rPrChange>
          </w:rPr>
          <w:t>ự</w:t>
        </w:r>
        <w:r w:rsidRPr="00000263">
          <w:rPr>
            <w:rFonts w:asciiTheme="majorHAnsi" w:hAnsiTheme="majorHAnsi" w:cstheme="majorHAnsi"/>
            <w:color w:val="313131"/>
            <w:sz w:val="24"/>
            <w:szCs w:val="24"/>
            <w:lang w:val="en-GB"/>
            <w:rPrChange w:id="1243" w:author="Pham Thanh" w:date="2018-07-18T16:41:00Z">
              <w:rPr>
                <w:rFonts w:ascii="Georgia" w:hAnsi="Georgia"/>
                <w:color w:val="4E443C"/>
                <w:sz w:val="21"/>
                <w:szCs w:val="21"/>
                <w:shd w:val="clear" w:color="auto" w:fill="FCFCFA"/>
              </w:rPr>
            </w:rPrChange>
          </w:rPr>
          <w:t xml:space="preserve"> án hay m</w:t>
        </w:r>
        <w:r w:rsidRPr="00000263">
          <w:rPr>
            <w:rFonts w:asciiTheme="majorHAnsi" w:hAnsiTheme="majorHAnsi" w:cstheme="majorHAnsi"/>
            <w:color w:val="313131"/>
            <w:sz w:val="24"/>
            <w:szCs w:val="24"/>
            <w:lang w:val="en-GB"/>
            <w:rPrChange w:id="1244"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245" w:author="Pham Thanh" w:date="2018-07-18T16:41:00Z">
              <w:rPr>
                <w:rFonts w:ascii="Georgia" w:hAnsi="Georgia"/>
                <w:color w:val="4E443C"/>
                <w:sz w:val="21"/>
                <w:szCs w:val="21"/>
                <w:shd w:val="clear" w:color="auto" w:fill="FCFCFA"/>
              </w:rPr>
            </w:rPrChange>
          </w:rPr>
          <w:t>t th</w:t>
        </w:r>
        <w:r w:rsidRPr="00000263">
          <w:rPr>
            <w:rFonts w:asciiTheme="majorHAnsi" w:hAnsiTheme="majorHAnsi" w:cstheme="majorHAnsi"/>
            <w:color w:val="313131"/>
            <w:sz w:val="24"/>
            <w:szCs w:val="24"/>
            <w:lang w:val="en-GB"/>
            <w:rPrChange w:id="1246" w:author="Pham Thanh" w:date="2018-07-18T16:41:00Z">
              <w:rPr>
                <w:rFonts w:ascii="Cambria" w:hAnsi="Cambria" w:cs="Cambria"/>
                <w:color w:val="4E443C"/>
                <w:sz w:val="21"/>
                <w:szCs w:val="21"/>
                <w:shd w:val="clear" w:color="auto" w:fill="FCFCFA"/>
              </w:rPr>
            </w:rPrChange>
          </w:rPr>
          <w:t>ư</w:t>
        </w:r>
        <w:r w:rsidRPr="00000263">
          <w:rPr>
            <w:rFonts w:asciiTheme="majorHAnsi" w:hAnsiTheme="majorHAnsi" w:cstheme="majorHAnsi"/>
            <w:color w:val="313131"/>
            <w:sz w:val="24"/>
            <w:szCs w:val="24"/>
            <w:lang w:val="en-GB"/>
            <w:rPrChange w:id="1247" w:author="Pham Thanh" w:date="2018-07-18T16:41:00Z">
              <w:rPr>
                <w:rFonts w:ascii="Georgia" w:hAnsi="Georgia"/>
                <w:color w:val="4E443C"/>
                <w:sz w:val="21"/>
                <w:szCs w:val="21"/>
                <w:shd w:val="clear" w:color="auto" w:fill="FCFCFA"/>
              </w:rPr>
            </w:rPrChange>
          </w:rPr>
          <w:t xml:space="preserve"> m</w:t>
        </w:r>
        <w:r w:rsidRPr="00000263">
          <w:rPr>
            <w:rFonts w:asciiTheme="majorHAnsi" w:hAnsiTheme="majorHAnsi" w:cstheme="majorHAnsi"/>
            <w:color w:val="313131"/>
            <w:sz w:val="24"/>
            <w:szCs w:val="24"/>
            <w:lang w:val="en-GB"/>
            <w:rPrChange w:id="1248" w:author="Pham Thanh" w:date="2018-07-18T16:41:00Z">
              <w:rPr>
                <w:rFonts w:ascii="Cambria" w:hAnsi="Cambria" w:cs="Cambria"/>
                <w:color w:val="4E443C"/>
                <w:sz w:val="21"/>
                <w:szCs w:val="21"/>
                <w:shd w:val="clear" w:color="auto" w:fill="FCFCFA"/>
              </w:rPr>
            </w:rPrChange>
          </w:rPr>
          <w:t>ụ</w:t>
        </w:r>
        <w:r w:rsidRPr="00000263">
          <w:rPr>
            <w:rFonts w:asciiTheme="majorHAnsi" w:hAnsiTheme="majorHAnsi" w:cstheme="majorHAnsi"/>
            <w:color w:val="313131"/>
            <w:sz w:val="24"/>
            <w:szCs w:val="24"/>
            <w:lang w:val="en-GB"/>
            <w:rPrChange w:id="1249" w:author="Pham Thanh" w:date="2018-07-18T16:41:00Z">
              <w:rPr>
                <w:rFonts w:ascii="Georgia" w:hAnsi="Georgia"/>
                <w:color w:val="4E443C"/>
                <w:sz w:val="21"/>
                <w:szCs w:val="21"/>
                <w:shd w:val="clear" w:color="auto" w:fill="FCFCFA"/>
              </w:rPr>
            </w:rPrChange>
          </w:rPr>
          <w:t>c đã có s</w:t>
        </w:r>
        <w:r w:rsidRPr="00000263">
          <w:rPr>
            <w:rFonts w:asciiTheme="majorHAnsi" w:hAnsiTheme="majorHAnsi" w:cstheme="majorHAnsi"/>
            <w:color w:val="313131"/>
            <w:sz w:val="24"/>
            <w:szCs w:val="24"/>
            <w:lang w:val="en-GB"/>
            <w:rPrChange w:id="1250" w:author="Pham Thanh" w:date="2018-07-18T16:41:00Z">
              <w:rPr>
                <w:rFonts w:ascii="Cambria" w:hAnsi="Cambria" w:cs="Cambria"/>
                <w:color w:val="4E443C"/>
                <w:sz w:val="21"/>
                <w:szCs w:val="21"/>
                <w:shd w:val="clear" w:color="auto" w:fill="FCFCFA"/>
              </w:rPr>
            </w:rPrChange>
          </w:rPr>
          <w:t>ẵ</w:t>
        </w:r>
        <w:r w:rsidRPr="00000263">
          <w:rPr>
            <w:rFonts w:asciiTheme="majorHAnsi" w:hAnsiTheme="majorHAnsi" w:cstheme="majorHAnsi"/>
            <w:color w:val="313131"/>
            <w:sz w:val="24"/>
            <w:szCs w:val="24"/>
            <w:lang w:val="en-GB"/>
            <w:rPrChange w:id="1251" w:author="Pham Thanh" w:date="2018-07-18T16:41:00Z">
              <w:rPr>
                <w:rFonts w:ascii="Georgia" w:hAnsi="Georgia"/>
                <w:color w:val="4E443C"/>
                <w:sz w:val="21"/>
                <w:szCs w:val="21"/>
                <w:shd w:val="clear" w:color="auto" w:fill="FCFCFA"/>
              </w:rPr>
            </w:rPrChange>
          </w:rPr>
          <w:t>n đ</w:t>
        </w:r>
        <w:r w:rsidRPr="00000263">
          <w:rPr>
            <w:rFonts w:asciiTheme="majorHAnsi" w:hAnsiTheme="majorHAnsi" w:cstheme="majorHAnsi"/>
            <w:color w:val="313131"/>
            <w:sz w:val="24"/>
            <w:szCs w:val="24"/>
            <w:lang w:val="en-GB"/>
            <w:rPrChange w:id="1252" w:author="Pham Thanh" w:date="2018-07-18T16:41:00Z">
              <w:rPr>
                <w:rFonts w:ascii="Cambria" w:hAnsi="Cambria" w:cs="Cambria"/>
                <w:color w:val="4E443C"/>
                <w:sz w:val="21"/>
                <w:szCs w:val="21"/>
                <w:shd w:val="clear" w:color="auto" w:fill="FCFCFA"/>
              </w:rPr>
            </w:rPrChange>
          </w:rPr>
          <w:t>ể</w:t>
        </w:r>
        <w:r w:rsidRPr="00000263">
          <w:rPr>
            <w:rFonts w:asciiTheme="majorHAnsi" w:hAnsiTheme="majorHAnsi" w:cstheme="majorHAnsi"/>
            <w:color w:val="313131"/>
            <w:sz w:val="24"/>
            <w:szCs w:val="24"/>
            <w:lang w:val="en-GB"/>
            <w:rPrChange w:id="1253" w:author="Pham Thanh" w:date="2018-07-18T16:41:00Z">
              <w:rPr>
                <w:rFonts w:ascii="Georgia" w:hAnsi="Georgia"/>
                <w:color w:val="4E443C"/>
                <w:sz w:val="21"/>
                <w:szCs w:val="21"/>
                <w:shd w:val="clear" w:color="auto" w:fill="FCFCFA"/>
              </w:rPr>
            </w:rPrChange>
          </w:rPr>
          <w:t xml:space="preserve"> nh</w:t>
        </w:r>
        <w:r w:rsidRPr="00000263">
          <w:rPr>
            <w:rFonts w:asciiTheme="majorHAnsi" w:hAnsiTheme="majorHAnsi" w:cstheme="majorHAnsi"/>
            <w:color w:val="313131"/>
            <w:sz w:val="24"/>
            <w:szCs w:val="24"/>
            <w:lang w:val="en-GB"/>
            <w:rPrChange w:id="1254" w:author="Pham Thanh" w:date="2018-07-18T16:41:00Z">
              <w:rPr>
                <w:rFonts w:ascii="Cambria" w:hAnsi="Cambria" w:cs="Cambria"/>
                <w:color w:val="4E443C"/>
                <w:sz w:val="21"/>
                <w:szCs w:val="21"/>
                <w:shd w:val="clear" w:color="auto" w:fill="FCFCFA"/>
              </w:rPr>
            </w:rPrChange>
          </w:rPr>
          <w:t>ậ</w:t>
        </w:r>
        <w:r w:rsidRPr="00000263">
          <w:rPr>
            <w:rFonts w:asciiTheme="majorHAnsi" w:hAnsiTheme="majorHAnsi" w:cstheme="majorHAnsi"/>
            <w:color w:val="313131"/>
            <w:sz w:val="24"/>
            <w:szCs w:val="24"/>
            <w:lang w:val="en-GB"/>
            <w:rPrChange w:id="1255" w:author="Pham Thanh" w:date="2018-07-18T16:41:00Z">
              <w:rPr>
                <w:rFonts w:ascii="Georgia" w:hAnsi="Georgia"/>
                <w:color w:val="4E443C"/>
                <w:sz w:val="21"/>
                <w:szCs w:val="21"/>
                <w:shd w:val="clear" w:color="auto" w:fill="FCFCFA"/>
              </w:rPr>
            </w:rPrChange>
          </w:rPr>
          <w:t>p (import) vào Git. Th</w:t>
        </w:r>
        <w:r w:rsidRPr="00000263">
          <w:rPr>
            <w:rFonts w:asciiTheme="majorHAnsi" w:hAnsiTheme="majorHAnsi" w:cstheme="majorHAnsi"/>
            <w:color w:val="313131"/>
            <w:sz w:val="24"/>
            <w:szCs w:val="24"/>
            <w:lang w:val="en-GB"/>
            <w:rPrChange w:id="1256" w:author="Pham Thanh" w:date="2018-07-18T16:41:00Z">
              <w:rPr>
                <w:rFonts w:ascii="Cambria" w:hAnsi="Cambria" w:cs="Cambria"/>
                <w:color w:val="4E443C"/>
                <w:sz w:val="21"/>
                <w:szCs w:val="21"/>
                <w:shd w:val="clear" w:color="auto" w:fill="FCFCFA"/>
              </w:rPr>
            </w:rPrChange>
          </w:rPr>
          <w:t>ứ</w:t>
        </w:r>
        <w:r w:rsidRPr="00000263">
          <w:rPr>
            <w:rFonts w:asciiTheme="majorHAnsi" w:hAnsiTheme="majorHAnsi" w:cstheme="majorHAnsi"/>
            <w:color w:val="313131"/>
            <w:sz w:val="24"/>
            <w:szCs w:val="24"/>
            <w:lang w:val="en-GB"/>
            <w:rPrChange w:id="1257" w:author="Pham Thanh" w:date="2018-07-18T16:41:00Z">
              <w:rPr>
                <w:rFonts w:ascii="Georgia" w:hAnsi="Georgia"/>
                <w:color w:val="4E443C"/>
                <w:sz w:val="21"/>
                <w:szCs w:val="21"/>
                <w:shd w:val="clear" w:color="auto" w:fill="FCFCFA"/>
              </w:rPr>
            </w:rPrChange>
          </w:rPr>
          <w:t xml:space="preserve"> hai là t</w:t>
        </w:r>
        <w:r w:rsidRPr="00000263">
          <w:rPr>
            <w:rFonts w:asciiTheme="majorHAnsi" w:hAnsiTheme="majorHAnsi" w:cstheme="majorHAnsi"/>
            <w:color w:val="313131"/>
            <w:sz w:val="24"/>
            <w:szCs w:val="24"/>
            <w:lang w:val="en-GB"/>
            <w:rPrChange w:id="1258" w:author="Pham Thanh" w:date="2018-07-18T16:41:00Z">
              <w:rPr>
                <w:rFonts w:ascii="Cambria" w:hAnsi="Cambria" w:cs="Cambria"/>
                <w:color w:val="4E443C"/>
                <w:sz w:val="21"/>
                <w:szCs w:val="21"/>
                <w:shd w:val="clear" w:color="auto" w:fill="FCFCFA"/>
              </w:rPr>
            </w:rPrChange>
          </w:rPr>
          <w:t>ạ</w:t>
        </w:r>
        <w:r w:rsidRPr="00000263">
          <w:rPr>
            <w:rFonts w:asciiTheme="majorHAnsi" w:hAnsiTheme="majorHAnsi" w:cstheme="majorHAnsi"/>
            <w:color w:val="313131"/>
            <w:sz w:val="24"/>
            <w:szCs w:val="24"/>
            <w:lang w:val="en-GB"/>
            <w:rPrChange w:id="1259" w:author="Pham Thanh" w:date="2018-07-18T16:41:00Z">
              <w:rPr>
                <w:rFonts w:ascii="Georgia" w:hAnsi="Georgia"/>
                <w:color w:val="4E443C"/>
                <w:sz w:val="21"/>
                <w:szCs w:val="21"/>
                <w:shd w:val="clear" w:color="auto" w:fill="FCFCFA"/>
              </w:rPr>
            </w:rPrChange>
          </w:rPr>
          <w:t>o b</w:t>
        </w:r>
        <w:r w:rsidRPr="00000263">
          <w:rPr>
            <w:rFonts w:asciiTheme="majorHAnsi" w:hAnsiTheme="majorHAnsi" w:cstheme="majorHAnsi"/>
            <w:color w:val="313131"/>
            <w:sz w:val="24"/>
            <w:szCs w:val="24"/>
            <w:lang w:val="en-GB"/>
            <w:rPrChange w:id="1260" w:author="Pham Thanh" w:date="2018-07-18T16:41:00Z">
              <w:rPr>
                <w:rFonts w:ascii="Cambria" w:hAnsi="Cambria" w:cs="Cambria"/>
                <w:color w:val="4E443C"/>
                <w:sz w:val="21"/>
                <w:szCs w:val="21"/>
                <w:shd w:val="clear" w:color="auto" w:fill="FCFCFA"/>
              </w:rPr>
            </w:rPrChange>
          </w:rPr>
          <w:t>ả</w:t>
        </w:r>
        <w:r w:rsidRPr="00000263">
          <w:rPr>
            <w:rFonts w:asciiTheme="majorHAnsi" w:hAnsiTheme="majorHAnsi" w:cstheme="majorHAnsi"/>
            <w:color w:val="313131"/>
            <w:sz w:val="24"/>
            <w:szCs w:val="24"/>
            <w:lang w:val="en-GB"/>
            <w:rPrChange w:id="1261" w:author="Pham Thanh" w:date="2018-07-18T16:41:00Z">
              <w:rPr>
                <w:rFonts w:ascii="Georgia" w:hAnsi="Georgia"/>
                <w:color w:val="4E443C"/>
                <w:sz w:val="21"/>
                <w:szCs w:val="21"/>
                <w:shd w:val="clear" w:color="auto" w:fill="FCFCFA"/>
              </w:rPr>
            </w:rPrChange>
          </w:rPr>
          <w:t>n sao c</w:t>
        </w:r>
        <w:r w:rsidRPr="00000263">
          <w:rPr>
            <w:rFonts w:asciiTheme="majorHAnsi" w:hAnsiTheme="majorHAnsi" w:cstheme="majorHAnsi"/>
            <w:color w:val="313131"/>
            <w:sz w:val="24"/>
            <w:szCs w:val="24"/>
            <w:lang w:val="en-GB"/>
            <w:rPrChange w:id="1262" w:author="Pham Thanh" w:date="2018-07-18T16:41:00Z">
              <w:rPr>
                <w:rFonts w:ascii="Cambria" w:hAnsi="Cambria" w:cs="Cambria"/>
                <w:color w:val="4E443C"/>
                <w:sz w:val="21"/>
                <w:szCs w:val="21"/>
                <w:shd w:val="clear" w:color="auto" w:fill="FCFCFA"/>
              </w:rPr>
            </w:rPrChange>
          </w:rPr>
          <w:t>ủ</w:t>
        </w:r>
        <w:r w:rsidRPr="00000263">
          <w:rPr>
            <w:rFonts w:asciiTheme="majorHAnsi" w:hAnsiTheme="majorHAnsi" w:cstheme="majorHAnsi"/>
            <w:color w:val="313131"/>
            <w:sz w:val="24"/>
            <w:szCs w:val="24"/>
            <w:lang w:val="en-GB"/>
            <w:rPrChange w:id="1263" w:author="Pham Thanh" w:date="2018-07-18T16:41:00Z">
              <w:rPr>
                <w:rFonts w:ascii="Georgia" w:hAnsi="Georgia"/>
                <w:color w:val="4E443C"/>
                <w:sz w:val="21"/>
                <w:szCs w:val="21"/>
                <w:shd w:val="clear" w:color="auto" w:fill="FCFCFA"/>
              </w:rPr>
            </w:rPrChange>
          </w:rPr>
          <w:t>a m</w:t>
        </w:r>
        <w:r w:rsidRPr="00000263">
          <w:rPr>
            <w:rFonts w:asciiTheme="majorHAnsi" w:hAnsiTheme="majorHAnsi" w:cstheme="majorHAnsi"/>
            <w:color w:val="313131"/>
            <w:sz w:val="24"/>
            <w:szCs w:val="24"/>
            <w:lang w:val="en-GB"/>
            <w:rPrChange w:id="1264"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265" w:author="Pham Thanh" w:date="2018-07-18T16:41:00Z">
              <w:rPr>
                <w:rFonts w:ascii="Georgia" w:hAnsi="Georgia"/>
                <w:color w:val="4E443C"/>
                <w:sz w:val="21"/>
                <w:szCs w:val="21"/>
                <w:shd w:val="clear" w:color="auto" w:fill="FCFCFA"/>
              </w:rPr>
            </w:rPrChange>
          </w:rPr>
          <w:t>t kho ch</w:t>
        </w:r>
        <w:r w:rsidRPr="00000263">
          <w:rPr>
            <w:rFonts w:asciiTheme="majorHAnsi" w:hAnsiTheme="majorHAnsi" w:cstheme="majorHAnsi"/>
            <w:color w:val="313131"/>
            <w:sz w:val="24"/>
            <w:szCs w:val="24"/>
            <w:lang w:val="en-GB"/>
            <w:rPrChange w:id="1266" w:author="Pham Thanh" w:date="2018-07-18T16:41:00Z">
              <w:rPr>
                <w:rFonts w:ascii="Cambria" w:hAnsi="Cambria" w:cs="Cambria"/>
                <w:color w:val="4E443C"/>
                <w:sz w:val="21"/>
                <w:szCs w:val="21"/>
                <w:shd w:val="clear" w:color="auto" w:fill="FCFCFA"/>
              </w:rPr>
            </w:rPrChange>
          </w:rPr>
          <w:t>ứ</w:t>
        </w:r>
        <w:r w:rsidRPr="00000263">
          <w:rPr>
            <w:rFonts w:asciiTheme="majorHAnsi" w:hAnsiTheme="majorHAnsi" w:cstheme="majorHAnsi"/>
            <w:color w:val="313131"/>
            <w:sz w:val="24"/>
            <w:szCs w:val="24"/>
            <w:lang w:val="en-GB"/>
            <w:rPrChange w:id="1267" w:author="Pham Thanh" w:date="2018-07-18T16:41:00Z">
              <w:rPr>
                <w:rFonts w:ascii="Georgia" w:hAnsi="Georgia"/>
                <w:color w:val="4E443C"/>
                <w:sz w:val="21"/>
                <w:szCs w:val="21"/>
                <w:shd w:val="clear" w:color="auto" w:fill="FCFCFA"/>
              </w:rPr>
            </w:rPrChange>
          </w:rPr>
          <w:t>a Git đang ho</w:t>
        </w:r>
        <w:r w:rsidRPr="00000263">
          <w:rPr>
            <w:rFonts w:asciiTheme="majorHAnsi" w:hAnsiTheme="majorHAnsi" w:cstheme="majorHAnsi"/>
            <w:color w:val="313131"/>
            <w:sz w:val="24"/>
            <w:szCs w:val="24"/>
            <w:lang w:val="en-GB"/>
            <w:rPrChange w:id="1268" w:author="Pham Thanh" w:date="2018-07-18T16:41:00Z">
              <w:rPr>
                <w:rFonts w:ascii="Cambria" w:hAnsi="Cambria" w:cs="Cambria"/>
                <w:color w:val="4E443C"/>
                <w:sz w:val="21"/>
                <w:szCs w:val="21"/>
                <w:shd w:val="clear" w:color="auto" w:fill="FCFCFA"/>
              </w:rPr>
            </w:rPrChange>
          </w:rPr>
          <w:t>ạ</w:t>
        </w:r>
        <w:r w:rsidRPr="00000263">
          <w:rPr>
            <w:rFonts w:asciiTheme="majorHAnsi" w:hAnsiTheme="majorHAnsi" w:cstheme="majorHAnsi"/>
            <w:color w:val="313131"/>
            <w:sz w:val="24"/>
            <w:szCs w:val="24"/>
            <w:lang w:val="en-GB"/>
            <w:rPrChange w:id="1269" w:author="Pham Thanh" w:date="2018-07-18T16:41:00Z">
              <w:rPr>
                <w:rFonts w:ascii="Georgia" w:hAnsi="Georgia"/>
                <w:color w:val="4E443C"/>
                <w:sz w:val="21"/>
                <w:szCs w:val="21"/>
                <w:shd w:val="clear" w:color="auto" w:fill="FCFCFA"/>
              </w:rPr>
            </w:rPrChange>
          </w:rPr>
          <w:t>t đ</w:t>
        </w:r>
        <w:r w:rsidRPr="00000263">
          <w:rPr>
            <w:rFonts w:asciiTheme="majorHAnsi" w:hAnsiTheme="majorHAnsi" w:cstheme="majorHAnsi"/>
            <w:color w:val="313131"/>
            <w:sz w:val="24"/>
            <w:szCs w:val="24"/>
            <w:lang w:val="en-GB"/>
            <w:rPrChange w:id="1270"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271" w:author="Pham Thanh" w:date="2018-07-18T16:41:00Z">
              <w:rPr>
                <w:rFonts w:ascii="Georgia" w:hAnsi="Georgia"/>
                <w:color w:val="4E443C"/>
                <w:sz w:val="21"/>
                <w:szCs w:val="21"/>
                <w:shd w:val="clear" w:color="auto" w:fill="FCFCFA"/>
              </w:rPr>
            </w:rPrChange>
          </w:rPr>
          <w:t>ng trên m</w:t>
        </w:r>
        <w:r w:rsidRPr="00000263">
          <w:rPr>
            <w:rFonts w:asciiTheme="majorHAnsi" w:hAnsiTheme="majorHAnsi" w:cstheme="majorHAnsi"/>
            <w:color w:val="313131"/>
            <w:sz w:val="24"/>
            <w:szCs w:val="24"/>
            <w:lang w:val="en-GB"/>
            <w:rPrChange w:id="1272"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273" w:author="Pham Thanh" w:date="2018-07-18T16:41:00Z">
              <w:rPr>
                <w:rFonts w:ascii="Georgia" w:hAnsi="Georgia"/>
                <w:color w:val="4E443C"/>
                <w:sz w:val="21"/>
                <w:szCs w:val="21"/>
                <w:shd w:val="clear" w:color="auto" w:fill="FCFCFA"/>
              </w:rPr>
            </w:rPrChange>
          </w:rPr>
          <w:t>t máy ch</w:t>
        </w:r>
        <w:r w:rsidRPr="00000263">
          <w:rPr>
            <w:rFonts w:asciiTheme="majorHAnsi" w:hAnsiTheme="majorHAnsi" w:cstheme="majorHAnsi"/>
            <w:color w:val="313131"/>
            <w:sz w:val="24"/>
            <w:szCs w:val="24"/>
            <w:lang w:val="en-GB"/>
            <w:rPrChange w:id="1274" w:author="Pham Thanh" w:date="2018-07-18T16:41:00Z">
              <w:rPr>
                <w:rFonts w:ascii="Cambria" w:hAnsi="Cambria" w:cs="Cambria"/>
                <w:color w:val="4E443C"/>
                <w:sz w:val="21"/>
                <w:szCs w:val="21"/>
                <w:shd w:val="clear" w:color="auto" w:fill="FCFCFA"/>
              </w:rPr>
            </w:rPrChange>
          </w:rPr>
          <w:t>ủ</w:t>
        </w:r>
        <w:r w:rsidRPr="00000263">
          <w:rPr>
            <w:rFonts w:asciiTheme="majorHAnsi" w:hAnsiTheme="majorHAnsi" w:cstheme="majorHAnsi"/>
            <w:color w:val="313131"/>
            <w:sz w:val="24"/>
            <w:szCs w:val="24"/>
            <w:lang w:val="en-GB"/>
            <w:rPrChange w:id="1275" w:author="Pham Thanh" w:date="2018-07-18T16:41:00Z">
              <w:rPr>
                <w:rFonts w:ascii="Georgia" w:hAnsi="Georgia"/>
                <w:color w:val="4E443C"/>
                <w:sz w:val="21"/>
                <w:szCs w:val="21"/>
                <w:shd w:val="clear" w:color="auto" w:fill="FCFCFA"/>
              </w:rPr>
            </w:rPrChange>
          </w:rPr>
          <w:t xml:space="preserve"> khác.</w:t>
        </w:r>
      </w:ins>
    </w:p>
    <w:p w:rsidR="00C54D8C" w:rsidRPr="00000263" w:rsidRDefault="00000263" w:rsidP="00000263">
      <w:pPr>
        <w:rPr>
          <w:ins w:id="1276" w:author="Pham Thanh" w:date="2018-07-18T16:15:00Z"/>
          <w:rFonts w:asciiTheme="majorHAnsi" w:hAnsiTheme="majorHAnsi" w:cstheme="majorHAnsi"/>
          <w:b/>
          <w:color w:val="313131"/>
          <w:sz w:val="24"/>
          <w:szCs w:val="24"/>
          <w:lang w:val="en-GB"/>
          <w:rPrChange w:id="1277" w:author="Pham Thanh" w:date="2018-07-18T16:40:00Z">
            <w:rPr>
              <w:ins w:id="1278" w:author="Pham Thanh" w:date="2018-07-18T16:15:00Z"/>
              <w:lang w:val="en-GB"/>
            </w:rPr>
          </w:rPrChange>
        </w:rPr>
        <w:pPrChange w:id="1279" w:author="Pham Thanh" w:date="2018-07-18T16:39:00Z">
          <w:pPr>
            <w:pStyle w:val="Heading3"/>
          </w:pPr>
        </w:pPrChange>
      </w:pPr>
      <w:ins w:id="1280" w:author="Pham Thanh" w:date="2018-07-18T16:39:00Z">
        <w:r w:rsidRPr="00000263">
          <w:rPr>
            <w:rFonts w:asciiTheme="majorHAnsi" w:hAnsiTheme="majorHAnsi" w:cstheme="majorHAnsi"/>
            <w:b/>
            <w:color w:val="313131"/>
            <w:sz w:val="24"/>
            <w:szCs w:val="24"/>
            <w:lang w:val="en-GB"/>
            <w:rPrChange w:id="1281" w:author="Pham Thanh" w:date="2018-07-18T16:40:00Z">
              <w:rPr>
                <w:lang w:val="en-GB"/>
              </w:rPr>
            </w:rPrChange>
          </w:rPr>
          <w:t xml:space="preserve">Khởi </w:t>
        </w:r>
        <w:r w:rsidRPr="00000263">
          <w:rPr>
            <w:rFonts w:asciiTheme="majorHAnsi" w:hAnsiTheme="majorHAnsi" w:cstheme="majorHAnsi"/>
            <w:b/>
            <w:color w:val="313131"/>
            <w:sz w:val="24"/>
            <w:szCs w:val="24"/>
            <w:lang w:val="en-GB"/>
            <w:rPrChange w:id="1282" w:author="Pham Thanh" w:date="2018-07-18T16:40:00Z">
              <w:rPr>
                <w:rFonts w:cstheme="majorHAnsi"/>
                <w:color w:val="313131"/>
                <w:lang w:val="en-GB"/>
              </w:rPr>
            </w:rPrChange>
          </w:rPr>
          <w:t>tạo một kho chứa từ thư mục cũ</w:t>
        </w:r>
      </w:ins>
    </w:p>
    <w:p w:rsidR="00000263" w:rsidRDefault="00000263" w:rsidP="00000263">
      <w:pPr>
        <w:pStyle w:val="HTMLCode"/>
        <w:shd w:val="clear" w:color="auto" w:fill="FCFCFA"/>
        <w:spacing w:after="165" w:line="330" w:lineRule="atLeast"/>
        <w:rPr>
          <w:ins w:id="1283" w:author="Pham Thanh" w:date="2018-07-18T16:43:00Z"/>
          <w:rFonts w:asciiTheme="majorHAnsi" w:hAnsiTheme="majorHAnsi" w:cstheme="majorHAnsi"/>
          <w:color w:val="313131"/>
          <w:sz w:val="24"/>
          <w:szCs w:val="24"/>
          <w:lang w:val="en-GB"/>
        </w:rPr>
        <w:pPrChange w:id="1284" w:author="Pham Thanh" w:date="2018-07-18T16:4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285" w:author="Pham Thanh" w:date="2018-07-18T16:42:00Z">
        <w:r w:rsidRPr="00000263">
          <w:rPr>
            <w:rFonts w:asciiTheme="majorHAnsi" w:hAnsiTheme="majorHAnsi" w:cstheme="majorHAnsi"/>
            <w:color w:val="313131"/>
            <w:sz w:val="24"/>
            <w:szCs w:val="24"/>
            <w:lang w:val="en-GB"/>
            <w:rPrChange w:id="1286" w:author="Pham Thanh" w:date="2018-07-18T16:42:00Z">
              <w:rPr>
                <w:rFonts w:ascii="Georgia" w:hAnsi="Georgia"/>
                <w:color w:val="4E443C"/>
                <w:sz w:val="21"/>
                <w:szCs w:val="21"/>
              </w:rPr>
            </w:rPrChange>
          </w:rPr>
          <w:t>N</w:t>
        </w:r>
        <w:r w:rsidRPr="00000263">
          <w:rPr>
            <w:rFonts w:asciiTheme="majorHAnsi" w:hAnsiTheme="majorHAnsi" w:cstheme="majorHAnsi"/>
            <w:color w:val="313131"/>
            <w:sz w:val="24"/>
            <w:szCs w:val="24"/>
            <w:lang w:val="en-GB"/>
            <w:rPrChange w:id="1287" w:author="Pham Thanh" w:date="2018-07-18T16:42:00Z">
              <w:rPr>
                <w:rFonts w:ascii="Cambria" w:hAnsi="Cambria" w:cs="Cambria"/>
                <w:color w:val="4E443C"/>
                <w:sz w:val="21"/>
                <w:szCs w:val="21"/>
              </w:rPr>
            </w:rPrChange>
          </w:rPr>
          <w:t>ế</w:t>
        </w:r>
        <w:r w:rsidRPr="00000263">
          <w:rPr>
            <w:rFonts w:asciiTheme="majorHAnsi" w:hAnsiTheme="majorHAnsi" w:cstheme="majorHAnsi"/>
            <w:color w:val="313131"/>
            <w:sz w:val="24"/>
            <w:szCs w:val="24"/>
            <w:lang w:val="en-GB"/>
            <w:rPrChange w:id="1288" w:author="Pham Thanh" w:date="2018-07-18T16:42:00Z">
              <w:rPr>
                <w:rFonts w:ascii="Georgia" w:hAnsi="Georgia"/>
                <w:color w:val="4E443C"/>
                <w:sz w:val="21"/>
                <w:szCs w:val="21"/>
              </w:rPr>
            </w:rPrChange>
          </w:rPr>
          <w:t>u nh</w:t>
        </w:r>
        <w:r w:rsidRPr="00000263">
          <w:rPr>
            <w:rFonts w:asciiTheme="majorHAnsi" w:hAnsiTheme="majorHAnsi" w:cstheme="majorHAnsi"/>
            <w:color w:val="313131"/>
            <w:sz w:val="24"/>
            <w:szCs w:val="24"/>
            <w:lang w:val="en-GB"/>
            <w:rPrChange w:id="1289" w:author="Pham Thanh" w:date="2018-07-18T16:42:00Z">
              <w:rPr>
                <w:rFonts w:ascii="Cambria" w:hAnsi="Cambria" w:cs="Cambria"/>
                <w:color w:val="4E443C"/>
                <w:sz w:val="21"/>
                <w:szCs w:val="21"/>
              </w:rPr>
            </w:rPrChange>
          </w:rPr>
          <w:t>ư</w:t>
        </w:r>
        <w:r w:rsidRPr="00000263">
          <w:rPr>
            <w:rFonts w:asciiTheme="majorHAnsi" w:hAnsiTheme="majorHAnsi" w:cstheme="majorHAnsi"/>
            <w:color w:val="313131"/>
            <w:sz w:val="24"/>
            <w:szCs w:val="24"/>
            <w:lang w:val="en-GB"/>
            <w:rPrChange w:id="1290" w:author="Pham Thanh" w:date="2018-07-18T16:42:00Z">
              <w:rPr>
                <w:rFonts w:ascii="Georgia" w:hAnsi="Georgia"/>
                <w:color w:val="4E443C"/>
                <w:sz w:val="21"/>
                <w:szCs w:val="21"/>
              </w:rPr>
            </w:rPrChange>
          </w:rPr>
          <w:t xml:space="preserve"> b</w:t>
        </w:r>
        <w:r w:rsidRPr="00000263">
          <w:rPr>
            <w:rFonts w:asciiTheme="majorHAnsi" w:hAnsiTheme="majorHAnsi" w:cstheme="majorHAnsi"/>
            <w:color w:val="313131"/>
            <w:sz w:val="24"/>
            <w:szCs w:val="24"/>
            <w:lang w:val="en-GB"/>
            <w:rPrChange w:id="1291" w:author="Pham Thanh" w:date="2018-07-18T16:42:00Z">
              <w:rPr>
                <w:rFonts w:ascii="Cambria" w:hAnsi="Cambria" w:cs="Cambria"/>
                <w:color w:val="4E443C"/>
                <w:sz w:val="21"/>
                <w:szCs w:val="21"/>
              </w:rPr>
            </w:rPrChange>
          </w:rPr>
          <w:t>ạ</w:t>
        </w:r>
        <w:r w:rsidRPr="00000263">
          <w:rPr>
            <w:rFonts w:asciiTheme="majorHAnsi" w:hAnsiTheme="majorHAnsi" w:cstheme="majorHAnsi"/>
            <w:color w:val="313131"/>
            <w:sz w:val="24"/>
            <w:szCs w:val="24"/>
            <w:lang w:val="en-GB"/>
            <w:rPrChange w:id="1292" w:author="Pham Thanh" w:date="2018-07-18T16:42:00Z">
              <w:rPr>
                <w:rFonts w:ascii="Georgia" w:hAnsi="Georgia"/>
                <w:color w:val="4E443C"/>
                <w:sz w:val="21"/>
                <w:szCs w:val="21"/>
              </w:rPr>
            </w:rPrChange>
          </w:rPr>
          <w:t>n mu</w:t>
        </w:r>
        <w:r w:rsidRPr="00000263">
          <w:rPr>
            <w:rFonts w:asciiTheme="majorHAnsi" w:hAnsiTheme="majorHAnsi" w:cstheme="majorHAnsi"/>
            <w:color w:val="313131"/>
            <w:sz w:val="24"/>
            <w:szCs w:val="24"/>
            <w:lang w:val="en-GB"/>
            <w:rPrChange w:id="1293" w:author="Pham Thanh" w:date="2018-07-18T16:42:00Z">
              <w:rPr>
                <w:rFonts w:ascii="Cambria" w:hAnsi="Cambria" w:cs="Cambria"/>
                <w:color w:val="4E443C"/>
                <w:sz w:val="21"/>
                <w:szCs w:val="21"/>
              </w:rPr>
            </w:rPrChange>
          </w:rPr>
          <w:t>ố</w:t>
        </w:r>
        <w:r w:rsidRPr="00000263">
          <w:rPr>
            <w:rFonts w:asciiTheme="majorHAnsi" w:hAnsiTheme="majorHAnsi" w:cstheme="majorHAnsi"/>
            <w:color w:val="313131"/>
            <w:sz w:val="24"/>
            <w:szCs w:val="24"/>
            <w:lang w:val="en-GB"/>
            <w:rPrChange w:id="1294" w:author="Pham Thanh" w:date="2018-07-18T16:42:00Z">
              <w:rPr>
                <w:rFonts w:ascii="Georgia" w:hAnsi="Georgia"/>
                <w:color w:val="4E443C"/>
                <w:sz w:val="21"/>
                <w:szCs w:val="21"/>
              </w:rPr>
            </w:rPrChange>
          </w:rPr>
          <w:t>n theo dõi m</w:t>
        </w:r>
        <w:r w:rsidRPr="00000263">
          <w:rPr>
            <w:rFonts w:asciiTheme="majorHAnsi" w:hAnsiTheme="majorHAnsi" w:cstheme="majorHAnsi"/>
            <w:color w:val="313131"/>
            <w:sz w:val="24"/>
            <w:szCs w:val="24"/>
            <w:lang w:val="en-GB"/>
            <w:rPrChange w:id="1295" w:author="Pham Thanh" w:date="2018-07-18T16:42:00Z">
              <w:rPr>
                <w:rFonts w:ascii="Cambria" w:hAnsi="Cambria" w:cs="Cambria"/>
                <w:color w:val="4E443C"/>
                <w:sz w:val="21"/>
                <w:szCs w:val="21"/>
              </w:rPr>
            </w:rPrChange>
          </w:rPr>
          <w:t>ộ</w:t>
        </w:r>
        <w:r w:rsidRPr="00000263">
          <w:rPr>
            <w:rFonts w:asciiTheme="majorHAnsi" w:hAnsiTheme="majorHAnsi" w:cstheme="majorHAnsi"/>
            <w:color w:val="313131"/>
            <w:sz w:val="24"/>
            <w:szCs w:val="24"/>
            <w:lang w:val="en-GB"/>
            <w:rPrChange w:id="1296" w:author="Pham Thanh" w:date="2018-07-18T16:42:00Z">
              <w:rPr>
                <w:rFonts w:ascii="Georgia" w:hAnsi="Georgia"/>
                <w:color w:val="4E443C"/>
                <w:sz w:val="21"/>
                <w:szCs w:val="21"/>
              </w:rPr>
            </w:rPrChange>
          </w:rPr>
          <w:t>t d</w:t>
        </w:r>
        <w:r w:rsidRPr="00000263">
          <w:rPr>
            <w:rFonts w:asciiTheme="majorHAnsi" w:hAnsiTheme="majorHAnsi" w:cstheme="majorHAnsi"/>
            <w:color w:val="313131"/>
            <w:sz w:val="24"/>
            <w:szCs w:val="24"/>
            <w:lang w:val="en-GB"/>
            <w:rPrChange w:id="1297" w:author="Pham Thanh" w:date="2018-07-18T16:42:00Z">
              <w:rPr>
                <w:rFonts w:ascii="Cambria" w:hAnsi="Cambria" w:cs="Cambria"/>
                <w:color w:val="4E443C"/>
                <w:sz w:val="21"/>
                <w:szCs w:val="21"/>
              </w:rPr>
            </w:rPrChange>
          </w:rPr>
          <w:t>ự</w:t>
        </w:r>
        <w:r w:rsidRPr="00000263">
          <w:rPr>
            <w:rFonts w:asciiTheme="majorHAnsi" w:hAnsiTheme="majorHAnsi" w:cstheme="majorHAnsi"/>
            <w:color w:val="313131"/>
            <w:sz w:val="24"/>
            <w:szCs w:val="24"/>
            <w:lang w:val="en-GB"/>
            <w:rPrChange w:id="1298" w:author="Pham Thanh" w:date="2018-07-18T16:42:00Z">
              <w:rPr>
                <w:rFonts w:ascii="Georgia" w:hAnsi="Georgia"/>
                <w:color w:val="4E443C"/>
                <w:sz w:val="21"/>
                <w:szCs w:val="21"/>
              </w:rPr>
            </w:rPrChange>
          </w:rPr>
          <w:t xml:space="preserve"> án cũ trong Git, b</w:t>
        </w:r>
        <w:r w:rsidRPr="00000263">
          <w:rPr>
            <w:rFonts w:asciiTheme="majorHAnsi" w:hAnsiTheme="majorHAnsi" w:cstheme="majorHAnsi"/>
            <w:color w:val="313131"/>
            <w:sz w:val="24"/>
            <w:szCs w:val="24"/>
            <w:lang w:val="en-GB"/>
            <w:rPrChange w:id="1299" w:author="Pham Thanh" w:date="2018-07-18T16:42:00Z">
              <w:rPr>
                <w:rFonts w:ascii="Cambria" w:hAnsi="Cambria" w:cs="Cambria"/>
                <w:color w:val="4E443C"/>
                <w:sz w:val="21"/>
                <w:szCs w:val="21"/>
              </w:rPr>
            </w:rPrChange>
          </w:rPr>
          <w:t>ạ</w:t>
        </w:r>
        <w:r w:rsidRPr="00000263">
          <w:rPr>
            <w:rFonts w:asciiTheme="majorHAnsi" w:hAnsiTheme="majorHAnsi" w:cstheme="majorHAnsi"/>
            <w:color w:val="313131"/>
            <w:sz w:val="24"/>
            <w:szCs w:val="24"/>
            <w:lang w:val="en-GB"/>
            <w:rPrChange w:id="1300" w:author="Pham Thanh" w:date="2018-07-18T16:42:00Z">
              <w:rPr>
                <w:rFonts w:ascii="Georgia" w:hAnsi="Georgia"/>
                <w:color w:val="4E443C"/>
                <w:sz w:val="21"/>
                <w:szCs w:val="21"/>
              </w:rPr>
            </w:rPrChange>
          </w:rPr>
          <w:t>n c</w:t>
        </w:r>
        <w:r w:rsidRPr="00000263">
          <w:rPr>
            <w:rFonts w:asciiTheme="majorHAnsi" w:hAnsiTheme="majorHAnsi" w:cstheme="majorHAnsi"/>
            <w:color w:val="313131"/>
            <w:sz w:val="24"/>
            <w:szCs w:val="24"/>
            <w:lang w:val="en-GB"/>
            <w:rPrChange w:id="1301" w:author="Pham Thanh" w:date="2018-07-18T16:42:00Z">
              <w:rPr>
                <w:rFonts w:ascii="Cambria" w:hAnsi="Cambria" w:cs="Cambria"/>
                <w:color w:val="4E443C"/>
                <w:sz w:val="21"/>
                <w:szCs w:val="21"/>
              </w:rPr>
            </w:rPrChange>
          </w:rPr>
          <w:t>ầ</w:t>
        </w:r>
        <w:r w:rsidRPr="00000263">
          <w:rPr>
            <w:rFonts w:asciiTheme="majorHAnsi" w:hAnsiTheme="majorHAnsi" w:cstheme="majorHAnsi"/>
            <w:color w:val="313131"/>
            <w:sz w:val="24"/>
            <w:szCs w:val="24"/>
            <w:lang w:val="en-GB"/>
            <w:rPrChange w:id="1302" w:author="Pham Thanh" w:date="2018-07-18T16:42:00Z">
              <w:rPr>
                <w:rFonts w:ascii="Georgia" w:hAnsi="Georgia"/>
                <w:color w:val="4E443C"/>
                <w:sz w:val="21"/>
                <w:szCs w:val="21"/>
              </w:rPr>
            </w:rPrChange>
          </w:rPr>
          <w:t xml:space="preserve">n </w:t>
        </w:r>
        <w:r w:rsidRPr="00000263">
          <w:rPr>
            <w:rFonts w:asciiTheme="majorHAnsi" w:hAnsiTheme="majorHAnsi" w:cstheme="majorHAnsi"/>
            <w:color w:val="313131"/>
            <w:sz w:val="24"/>
            <w:szCs w:val="24"/>
            <w:lang w:val="en-GB"/>
            <w:rPrChange w:id="1303" w:author="Pham Thanh" w:date="2018-07-18T16:42:00Z">
              <w:rPr>
                <w:rFonts w:ascii="Cambria" w:hAnsi="Cambria" w:cs="Cambria"/>
                <w:color w:val="4E443C"/>
                <w:sz w:val="21"/>
                <w:szCs w:val="21"/>
              </w:rPr>
            </w:rPrChange>
          </w:rPr>
          <w:t>ở</w:t>
        </w:r>
        <w:r w:rsidRPr="00000263">
          <w:rPr>
            <w:rFonts w:asciiTheme="majorHAnsi" w:hAnsiTheme="majorHAnsi" w:cstheme="majorHAnsi"/>
            <w:color w:val="313131"/>
            <w:sz w:val="24"/>
            <w:szCs w:val="24"/>
            <w:lang w:val="en-GB"/>
            <w:rPrChange w:id="1304" w:author="Pham Thanh" w:date="2018-07-18T16:42:00Z">
              <w:rPr>
                <w:rFonts w:ascii="Georgia" w:hAnsi="Georgia"/>
                <w:color w:val="4E443C"/>
                <w:sz w:val="21"/>
                <w:szCs w:val="21"/>
              </w:rPr>
            </w:rPrChange>
          </w:rPr>
          <w:t xml:space="preserve"> trong th</w:t>
        </w:r>
        <w:r w:rsidRPr="00000263">
          <w:rPr>
            <w:rFonts w:asciiTheme="majorHAnsi" w:hAnsiTheme="majorHAnsi" w:cstheme="majorHAnsi"/>
            <w:color w:val="313131"/>
            <w:sz w:val="24"/>
            <w:szCs w:val="24"/>
            <w:lang w:val="en-GB"/>
            <w:rPrChange w:id="1305" w:author="Pham Thanh" w:date="2018-07-18T16:42:00Z">
              <w:rPr>
                <w:rFonts w:ascii="Cambria" w:hAnsi="Cambria" w:cs="Cambria"/>
                <w:color w:val="4E443C"/>
                <w:sz w:val="21"/>
                <w:szCs w:val="21"/>
              </w:rPr>
            </w:rPrChange>
          </w:rPr>
          <w:t>ư</w:t>
        </w:r>
        <w:r w:rsidRPr="00000263">
          <w:rPr>
            <w:rFonts w:asciiTheme="majorHAnsi" w:hAnsiTheme="majorHAnsi" w:cstheme="majorHAnsi"/>
            <w:color w:val="313131"/>
            <w:sz w:val="24"/>
            <w:szCs w:val="24"/>
            <w:lang w:val="en-GB"/>
            <w:rPrChange w:id="1306" w:author="Pham Thanh" w:date="2018-07-18T16:42:00Z">
              <w:rPr>
                <w:rFonts w:ascii="Georgia" w:hAnsi="Georgia"/>
                <w:color w:val="4E443C"/>
                <w:sz w:val="21"/>
                <w:szCs w:val="21"/>
              </w:rPr>
            </w:rPrChange>
          </w:rPr>
          <w:t xml:space="preserve"> m</w:t>
        </w:r>
        <w:r w:rsidRPr="00000263">
          <w:rPr>
            <w:rFonts w:asciiTheme="majorHAnsi" w:hAnsiTheme="majorHAnsi" w:cstheme="majorHAnsi"/>
            <w:color w:val="313131"/>
            <w:sz w:val="24"/>
            <w:szCs w:val="24"/>
            <w:lang w:val="en-GB"/>
            <w:rPrChange w:id="1307" w:author="Pham Thanh" w:date="2018-07-18T16:42:00Z">
              <w:rPr>
                <w:rFonts w:ascii="Cambria" w:hAnsi="Cambria" w:cs="Cambria"/>
                <w:color w:val="4E443C"/>
                <w:sz w:val="21"/>
                <w:szCs w:val="21"/>
              </w:rPr>
            </w:rPrChange>
          </w:rPr>
          <w:t>ụ</w:t>
        </w:r>
        <w:r w:rsidRPr="00000263">
          <w:rPr>
            <w:rFonts w:asciiTheme="majorHAnsi" w:hAnsiTheme="majorHAnsi" w:cstheme="majorHAnsi"/>
            <w:color w:val="313131"/>
            <w:sz w:val="24"/>
            <w:szCs w:val="24"/>
            <w:lang w:val="en-GB"/>
            <w:rPrChange w:id="1308" w:author="Pham Thanh" w:date="2018-07-18T16:42:00Z">
              <w:rPr>
                <w:rFonts w:ascii="Georgia" w:hAnsi="Georgia"/>
                <w:color w:val="4E443C"/>
                <w:sz w:val="21"/>
                <w:szCs w:val="21"/>
              </w:rPr>
            </w:rPrChange>
          </w:rPr>
          <w:t>c c</w:t>
        </w:r>
        <w:r w:rsidRPr="00000263">
          <w:rPr>
            <w:rFonts w:asciiTheme="majorHAnsi" w:hAnsiTheme="majorHAnsi" w:cstheme="majorHAnsi"/>
            <w:color w:val="313131"/>
            <w:sz w:val="24"/>
            <w:szCs w:val="24"/>
            <w:lang w:val="en-GB"/>
            <w:rPrChange w:id="1309" w:author="Pham Thanh" w:date="2018-07-18T16:42:00Z">
              <w:rPr>
                <w:rFonts w:ascii="Cambria" w:hAnsi="Cambria" w:cs="Cambria"/>
                <w:color w:val="4E443C"/>
                <w:sz w:val="21"/>
                <w:szCs w:val="21"/>
              </w:rPr>
            </w:rPrChange>
          </w:rPr>
          <w:t>ủ</w:t>
        </w:r>
        <w:r w:rsidRPr="00000263">
          <w:rPr>
            <w:rFonts w:asciiTheme="majorHAnsi" w:hAnsiTheme="majorHAnsi" w:cstheme="majorHAnsi"/>
            <w:color w:val="313131"/>
            <w:sz w:val="24"/>
            <w:szCs w:val="24"/>
            <w:lang w:val="en-GB"/>
            <w:rPrChange w:id="1310" w:author="Pham Thanh" w:date="2018-07-18T16:42:00Z">
              <w:rPr>
                <w:rFonts w:ascii="Georgia" w:hAnsi="Georgia"/>
                <w:color w:val="4E443C"/>
                <w:sz w:val="21"/>
                <w:szCs w:val="21"/>
              </w:rPr>
            </w:rPrChange>
          </w:rPr>
          <w:t>a d</w:t>
        </w:r>
        <w:r w:rsidRPr="00000263">
          <w:rPr>
            <w:rFonts w:asciiTheme="majorHAnsi" w:hAnsiTheme="majorHAnsi" w:cstheme="majorHAnsi"/>
            <w:color w:val="313131"/>
            <w:sz w:val="24"/>
            <w:szCs w:val="24"/>
            <w:lang w:val="en-GB"/>
            <w:rPrChange w:id="1311" w:author="Pham Thanh" w:date="2018-07-18T16:42:00Z">
              <w:rPr>
                <w:rFonts w:ascii="Cambria" w:hAnsi="Cambria" w:cs="Cambria"/>
                <w:color w:val="4E443C"/>
                <w:sz w:val="21"/>
                <w:szCs w:val="21"/>
              </w:rPr>
            </w:rPrChange>
          </w:rPr>
          <w:t>ự</w:t>
        </w:r>
        <w:r w:rsidRPr="00000263">
          <w:rPr>
            <w:rFonts w:asciiTheme="majorHAnsi" w:hAnsiTheme="majorHAnsi" w:cstheme="majorHAnsi"/>
            <w:color w:val="313131"/>
            <w:sz w:val="24"/>
            <w:szCs w:val="24"/>
            <w:lang w:val="en-GB"/>
            <w:rPrChange w:id="1312" w:author="Pham Thanh" w:date="2018-07-18T16:42:00Z">
              <w:rPr>
                <w:rFonts w:ascii="Georgia" w:hAnsi="Georgia"/>
                <w:color w:val="4E443C"/>
                <w:sz w:val="21"/>
                <w:szCs w:val="21"/>
              </w:rPr>
            </w:rPrChange>
          </w:rPr>
          <w:t xml:space="preserve"> án đó và gõ l</w:t>
        </w:r>
        <w:r w:rsidRPr="00000263">
          <w:rPr>
            <w:rFonts w:asciiTheme="majorHAnsi" w:hAnsiTheme="majorHAnsi" w:cstheme="majorHAnsi"/>
            <w:color w:val="313131"/>
            <w:sz w:val="24"/>
            <w:szCs w:val="24"/>
            <w:lang w:val="en-GB"/>
            <w:rPrChange w:id="1313" w:author="Pham Thanh" w:date="2018-07-18T16:42:00Z">
              <w:rPr>
                <w:rFonts w:ascii="Cambria" w:hAnsi="Cambria" w:cs="Cambria"/>
                <w:color w:val="4E443C"/>
                <w:sz w:val="21"/>
                <w:szCs w:val="21"/>
              </w:rPr>
            </w:rPrChange>
          </w:rPr>
          <w:t>ệ</w:t>
        </w:r>
        <w:r w:rsidRPr="00000263">
          <w:rPr>
            <w:rFonts w:asciiTheme="majorHAnsi" w:hAnsiTheme="majorHAnsi" w:cstheme="majorHAnsi"/>
            <w:color w:val="313131"/>
            <w:sz w:val="24"/>
            <w:szCs w:val="24"/>
            <w:lang w:val="en-GB"/>
            <w:rPrChange w:id="1314" w:author="Pham Thanh" w:date="2018-07-18T16:42:00Z">
              <w:rPr>
                <w:rFonts w:ascii="Georgia" w:hAnsi="Georgia"/>
                <w:color w:val="4E443C"/>
                <w:sz w:val="21"/>
                <w:szCs w:val="21"/>
              </w:rPr>
            </w:rPrChange>
          </w:rPr>
          <w:t>nh sau:</w:t>
        </w:r>
      </w:ins>
    </w:p>
    <w:p w:rsidR="00000263" w:rsidRPr="00000263" w:rsidRDefault="00000263" w:rsidP="00000263">
      <w:pPr>
        <w:pStyle w:val="HTMLCode"/>
        <w:pBdr>
          <w:top w:val="single" w:sz="4" w:space="1" w:color="auto"/>
          <w:left w:val="single" w:sz="4" w:space="4" w:color="auto"/>
          <w:bottom w:val="single" w:sz="4" w:space="1" w:color="auto"/>
          <w:right w:val="single" w:sz="4" w:space="4" w:color="auto"/>
        </w:pBdr>
        <w:shd w:val="clear" w:color="auto" w:fill="FCFCFA"/>
        <w:spacing w:after="165" w:line="330" w:lineRule="atLeast"/>
        <w:rPr>
          <w:ins w:id="1315" w:author="Pham Thanh" w:date="2018-07-18T16:42:00Z"/>
          <w:rFonts w:asciiTheme="majorHAnsi" w:hAnsiTheme="majorHAnsi" w:cstheme="majorHAnsi"/>
          <w:color w:val="313131"/>
          <w:sz w:val="24"/>
          <w:szCs w:val="24"/>
          <w:lang w:val="en-GB"/>
          <w:rPrChange w:id="1316" w:author="Pham Thanh" w:date="2018-07-18T16:43:00Z">
            <w:rPr>
              <w:ins w:id="1317" w:author="Pham Thanh" w:date="2018-07-18T16:42:00Z"/>
              <w:rStyle w:val="HTMLCode"/>
              <w:rFonts w:ascii="Courier" w:hAnsi="Courier"/>
              <w:color w:val="F14E32"/>
              <w:sz w:val="21"/>
              <w:szCs w:val="21"/>
              <w:bdr w:val="single" w:sz="6" w:space="1" w:color="EFEEE6" w:frame="1"/>
              <w:shd w:val="clear" w:color="auto" w:fill="FFFFFF"/>
            </w:rPr>
          </w:rPrChange>
        </w:rPr>
        <w:pPrChange w:id="1318" w:author="Pham Thanh" w:date="2018-07-18T16:4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319" w:author="Pham Thanh" w:date="2018-07-18T16:43:00Z">
        <w:r w:rsidRPr="004E416A">
          <w:rPr>
            <w:rFonts w:asciiTheme="majorHAnsi" w:hAnsiTheme="majorHAnsi" w:cstheme="majorHAnsi"/>
            <w:color w:val="313131"/>
            <w:sz w:val="24"/>
            <w:szCs w:val="24"/>
          </w:rPr>
          <w:t xml:space="preserve">$ git </w:t>
        </w:r>
        <w:r>
          <w:rPr>
            <w:rFonts w:asciiTheme="majorHAnsi" w:hAnsiTheme="majorHAnsi" w:cstheme="majorHAnsi"/>
            <w:color w:val="313131"/>
            <w:sz w:val="24"/>
            <w:szCs w:val="24"/>
          </w:rPr>
          <w:t>init</w:t>
        </w:r>
      </w:ins>
    </w:p>
    <w:p w:rsidR="00000263" w:rsidRDefault="00000263" w:rsidP="00000263">
      <w:pPr>
        <w:pStyle w:val="NormalWeb"/>
        <w:shd w:val="clear" w:color="auto" w:fill="FCFCFA"/>
        <w:spacing w:before="0" w:beforeAutospacing="0" w:after="0" w:afterAutospacing="0" w:line="330" w:lineRule="atLeast"/>
        <w:rPr>
          <w:ins w:id="1320" w:author="Pham Thanh" w:date="2018-07-18T16:45:00Z"/>
          <w:rFonts w:asciiTheme="majorHAnsi" w:eastAsiaTheme="minorEastAsia" w:hAnsiTheme="majorHAnsi" w:cstheme="majorHAnsi"/>
          <w:color w:val="313131"/>
          <w:lang w:val="en-GB"/>
        </w:rPr>
      </w:pPr>
      <w:ins w:id="1321" w:author="Pham Thanh" w:date="2018-07-18T16:42:00Z">
        <w:r w:rsidRPr="00000263">
          <w:rPr>
            <w:rFonts w:asciiTheme="majorHAnsi" w:eastAsiaTheme="minorEastAsia" w:hAnsiTheme="majorHAnsi" w:cstheme="majorHAnsi"/>
            <w:color w:val="313131"/>
            <w:lang w:val="en-GB"/>
            <w:rPrChange w:id="1322" w:author="Pham Thanh" w:date="2018-07-18T16:42:00Z">
              <w:rPr>
                <w:rFonts w:ascii="Georgia" w:hAnsi="Georgia"/>
                <w:color w:val="4E443C"/>
                <w:sz w:val="21"/>
                <w:szCs w:val="21"/>
              </w:rPr>
            </w:rPrChange>
          </w:rPr>
          <w:t>L</w:t>
        </w:r>
        <w:r w:rsidRPr="00000263">
          <w:rPr>
            <w:rFonts w:asciiTheme="majorHAnsi" w:eastAsiaTheme="minorEastAsia" w:hAnsiTheme="majorHAnsi" w:cstheme="majorHAnsi"/>
            <w:color w:val="313131"/>
            <w:lang w:val="en-GB"/>
            <w:rPrChange w:id="1323" w:author="Pham Thanh" w:date="2018-07-18T16:42:00Z">
              <w:rPr>
                <w:rFonts w:ascii="Cambria" w:hAnsi="Cambria" w:cs="Cambria"/>
                <w:color w:val="4E443C"/>
                <w:sz w:val="21"/>
                <w:szCs w:val="21"/>
              </w:rPr>
            </w:rPrChange>
          </w:rPr>
          <w:t>ệ</w:t>
        </w:r>
        <w:r w:rsidRPr="00000263">
          <w:rPr>
            <w:rFonts w:asciiTheme="majorHAnsi" w:eastAsiaTheme="minorEastAsia" w:hAnsiTheme="majorHAnsi" w:cstheme="majorHAnsi"/>
            <w:color w:val="313131"/>
            <w:lang w:val="en-GB"/>
            <w:rPrChange w:id="1324" w:author="Pham Thanh" w:date="2018-07-18T16:42:00Z">
              <w:rPr>
                <w:rFonts w:ascii="Georgia" w:hAnsi="Georgia"/>
                <w:color w:val="4E443C"/>
                <w:sz w:val="21"/>
                <w:szCs w:val="21"/>
              </w:rPr>
            </w:rPrChange>
          </w:rPr>
          <w:t>nh n</w:t>
        </w:r>
        <w:r w:rsidRPr="00000263">
          <w:rPr>
            <w:rFonts w:asciiTheme="majorHAnsi" w:eastAsiaTheme="minorEastAsia" w:hAnsiTheme="majorHAnsi" w:cstheme="majorHAnsi"/>
            <w:color w:val="313131"/>
            <w:lang w:val="en-GB"/>
            <w:rPrChange w:id="1325"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326" w:author="Pham Thanh" w:date="2018-07-18T16:42:00Z">
              <w:rPr>
                <w:rFonts w:ascii="Georgia" w:hAnsi="Georgia"/>
                <w:color w:val="4E443C"/>
                <w:sz w:val="21"/>
                <w:szCs w:val="21"/>
              </w:rPr>
            </w:rPrChange>
          </w:rPr>
          <w:t>y s</w:t>
        </w:r>
        <w:r w:rsidRPr="00000263">
          <w:rPr>
            <w:rFonts w:asciiTheme="majorHAnsi" w:eastAsiaTheme="minorEastAsia" w:hAnsiTheme="majorHAnsi" w:cstheme="majorHAnsi"/>
            <w:color w:val="313131"/>
            <w:lang w:val="en-GB"/>
            <w:rPrChange w:id="1327" w:author="Pham Thanh" w:date="2018-07-18T16:42:00Z">
              <w:rPr>
                <w:rFonts w:ascii="Cambria" w:hAnsi="Cambria" w:cs="Cambria"/>
                <w:color w:val="4E443C"/>
                <w:sz w:val="21"/>
                <w:szCs w:val="21"/>
              </w:rPr>
            </w:rPrChange>
          </w:rPr>
          <w:t>ẽ</w:t>
        </w:r>
        <w:r w:rsidRPr="00000263">
          <w:rPr>
            <w:rFonts w:asciiTheme="majorHAnsi" w:eastAsiaTheme="minorEastAsia" w:hAnsiTheme="majorHAnsi" w:cstheme="majorHAnsi"/>
            <w:color w:val="313131"/>
            <w:lang w:val="en-GB"/>
            <w:rPrChange w:id="1328" w:author="Pham Thanh" w:date="2018-07-18T16:42:00Z">
              <w:rPr>
                <w:rFonts w:ascii="Georgia" w:hAnsi="Georgia"/>
                <w:color w:val="4E443C"/>
                <w:sz w:val="21"/>
                <w:szCs w:val="21"/>
              </w:rPr>
            </w:rPrChange>
          </w:rPr>
          <w:t xml:space="preserve"> t</w:t>
        </w:r>
        <w:r w:rsidRPr="00000263">
          <w:rPr>
            <w:rFonts w:asciiTheme="majorHAnsi" w:eastAsiaTheme="minorEastAsia" w:hAnsiTheme="majorHAnsi" w:cstheme="majorHAnsi"/>
            <w:color w:val="313131"/>
            <w:lang w:val="en-GB"/>
            <w:rPrChange w:id="1329"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330" w:author="Pham Thanh" w:date="2018-07-18T16:42:00Z">
              <w:rPr>
                <w:rFonts w:ascii="Georgia" w:hAnsi="Georgia"/>
                <w:color w:val="4E443C"/>
                <w:sz w:val="21"/>
                <w:szCs w:val="21"/>
              </w:rPr>
            </w:rPrChange>
          </w:rPr>
          <w:t>o m</w:t>
        </w:r>
        <w:r w:rsidRPr="00000263">
          <w:rPr>
            <w:rFonts w:asciiTheme="majorHAnsi" w:eastAsiaTheme="minorEastAsia" w:hAnsiTheme="majorHAnsi" w:cstheme="majorHAnsi"/>
            <w:color w:val="313131"/>
            <w:lang w:val="en-GB"/>
            <w:rPrChange w:id="1331" w:author="Pham Thanh" w:date="2018-07-18T16:42:00Z">
              <w:rPr>
                <w:rFonts w:ascii="Cambria" w:hAnsi="Cambria" w:cs="Cambria"/>
                <w:color w:val="4E443C"/>
                <w:sz w:val="21"/>
                <w:szCs w:val="21"/>
              </w:rPr>
            </w:rPrChange>
          </w:rPr>
          <w:t>ộ</w:t>
        </w:r>
        <w:r w:rsidRPr="00000263">
          <w:rPr>
            <w:rFonts w:asciiTheme="majorHAnsi" w:eastAsiaTheme="minorEastAsia" w:hAnsiTheme="majorHAnsi" w:cstheme="majorHAnsi"/>
            <w:color w:val="313131"/>
            <w:lang w:val="en-GB"/>
            <w:rPrChange w:id="1332" w:author="Pham Thanh" w:date="2018-07-18T16:42:00Z">
              <w:rPr>
                <w:rFonts w:ascii="Georgia" w:hAnsi="Georgia"/>
                <w:color w:val="4E443C"/>
                <w:sz w:val="21"/>
                <w:szCs w:val="21"/>
              </w:rPr>
            </w:rPrChange>
          </w:rPr>
          <w:t>t th</w:t>
        </w:r>
        <w:r w:rsidRPr="00000263">
          <w:rPr>
            <w:rFonts w:asciiTheme="majorHAnsi" w:eastAsiaTheme="minorEastAsia" w:hAnsiTheme="majorHAnsi" w:cstheme="majorHAnsi"/>
            <w:color w:val="313131"/>
            <w:lang w:val="en-GB"/>
            <w:rPrChange w:id="1333" w:author="Pham Thanh" w:date="2018-07-18T16:42:00Z">
              <w:rPr>
                <w:rFonts w:ascii="Cambria" w:hAnsi="Cambria" w:cs="Cambria"/>
                <w:color w:val="4E443C"/>
                <w:sz w:val="21"/>
                <w:szCs w:val="21"/>
              </w:rPr>
            </w:rPrChange>
          </w:rPr>
          <w:t>ư</w:t>
        </w:r>
        <w:r w:rsidRPr="00000263">
          <w:rPr>
            <w:rFonts w:asciiTheme="majorHAnsi" w:eastAsiaTheme="minorEastAsia" w:hAnsiTheme="majorHAnsi" w:cstheme="majorHAnsi"/>
            <w:color w:val="313131"/>
            <w:lang w:val="en-GB"/>
            <w:rPrChange w:id="1334" w:author="Pham Thanh" w:date="2018-07-18T16:42:00Z">
              <w:rPr>
                <w:rFonts w:ascii="Georgia" w:hAnsi="Georgia"/>
                <w:color w:val="4E443C"/>
                <w:sz w:val="21"/>
                <w:szCs w:val="21"/>
              </w:rPr>
            </w:rPrChange>
          </w:rPr>
          <w:t xml:space="preserve"> m</w:t>
        </w:r>
        <w:r w:rsidRPr="00000263">
          <w:rPr>
            <w:rFonts w:asciiTheme="majorHAnsi" w:eastAsiaTheme="minorEastAsia" w:hAnsiTheme="majorHAnsi" w:cstheme="majorHAnsi"/>
            <w:color w:val="313131"/>
            <w:lang w:val="en-GB"/>
            <w:rPrChange w:id="1335" w:author="Pham Thanh" w:date="2018-07-18T16:42:00Z">
              <w:rPr>
                <w:rFonts w:ascii="Cambria" w:hAnsi="Cambria" w:cs="Cambria"/>
                <w:color w:val="4E443C"/>
                <w:sz w:val="21"/>
                <w:szCs w:val="21"/>
              </w:rPr>
            </w:rPrChange>
          </w:rPr>
          <w:t>ụ</w:t>
        </w:r>
        <w:r w:rsidRPr="00000263">
          <w:rPr>
            <w:rFonts w:asciiTheme="majorHAnsi" w:eastAsiaTheme="minorEastAsia" w:hAnsiTheme="majorHAnsi" w:cstheme="majorHAnsi"/>
            <w:color w:val="313131"/>
            <w:lang w:val="en-GB"/>
            <w:rPrChange w:id="1336" w:author="Pham Thanh" w:date="2018-07-18T16:42:00Z">
              <w:rPr>
                <w:rFonts w:ascii="Georgia" w:hAnsi="Georgia"/>
                <w:color w:val="4E443C"/>
                <w:sz w:val="21"/>
                <w:szCs w:val="21"/>
              </w:rPr>
            </w:rPrChange>
          </w:rPr>
          <w:t>c m</w:t>
        </w:r>
        <w:r w:rsidRPr="00000263">
          <w:rPr>
            <w:rFonts w:asciiTheme="majorHAnsi" w:eastAsiaTheme="minorEastAsia" w:hAnsiTheme="majorHAnsi" w:cstheme="majorHAnsi"/>
            <w:color w:val="313131"/>
            <w:lang w:val="en-GB"/>
            <w:rPrChange w:id="1337" w:author="Pham Thanh" w:date="2018-07-18T16:42:00Z">
              <w:rPr>
                <w:rFonts w:ascii="Cambria" w:hAnsi="Cambria" w:cs="Cambria"/>
                <w:color w:val="4E443C"/>
                <w:sz w:val="21"/>
                <w:szCs w:val="21"/>
              </w:rPr>
            </w:rPrChange>
          </w:rPr>
          <w:t>ớ</w:t>
        </w:r>
        <w:r w:rsidRPr="00000263">
          <w:rPr>
            <w:rFonts w:asciiTheme="majorHAnsi" w:eastAsiaTheme="minorEastAsia" w:hAnsiTheme="majorHAnsi" w:cstheme="majorHAnsi"/>
            <w:color w:val="313131"/>
            <w:lang w:val="en-GB"/>
            <w:rPrChange w:id="1338" w:author="Pham Thanh" w:date="2018-07-18T16:42:00Z">
              <w:rPr>
                <w:rFonts w:ascii="Georgia" w:hAnsi="Georgia"/>
                <w:color w:val="4E443C"/>
                <w:sz w:val="21"/>
                <w:szCs w:val="21"/>
              </w:rPr>
            </w:rPrChange>
          </w:rPr>
          <w:t>i c</w:t>
        </w:r>
        <w:r w:rsidRPr="00000263">
          <w:rPr>
            <w:rFonts w:asciiTheme="majorHAnsi" w:eastAsiaTheme="minorEastAsia" w:hAnsiTheme="majorHAnsi" w:cstheme="majorHAnsi"/>
            <w:color w:val="313131"/>
            <w:lang w:val="en-GB"/>
            <w:rPrChange w:id="1339" w:author="Pham Thanh" w:date="2018-07-18T16:42:00Z">
              <w:rPr>
                <w:rFonts w:ascii="Georgia" w:hAnsi="Georgia" w:cs="Georgia"/>
                <w:color w:val="4E443C"/>
                <w:sz w:val="21"/>
                <w:szCs w:val="21"/>
              </w:rPr>
            </w:rPrChange>
          </w:rPr>
          <w:t>ó</w:t>
        </w:r>
        <w:r w:rsidRPr="00000263">
          <w:rPr>
            <w:rFonts w:asciiTheme="majorHAnsi" w:eastAsiaTheme="minorEastAsia" w:hAnsiTheme="majorHAnsi" w:cstheme="majorHAnsi"/>
            <w:color w:val="313131"/>
            <w:lang w:val="en-GB"/>
            <w:rPrChange w:id="1340" w:author="Pham Thanh" w:date="2018-07-18T16:42:00Z">
              <w:rPr>
                <w:rFonts w:ascii="Georgia" w:hAnsi="Georgia"/>
                <w:color w:val="4E443C"/>
                <w:sz w:val="21"/>
                <w:szCs w:val="21"/>
              </w:rPr>
            </w:rPrChange>
          </w:rPr>
          <w:t xml:space="preserve"> t</w:t>
        </w:r>
        <w:r w:rsidRPr="00000263">
          <w:rPr>
            <w:rFonts w:asciiTheme="majorHAnsi" w:eastAsiaTheme="minorEastAsia" w:hAnsiTheme="majorHAnsi" w:cstheme="majorHAnsi"/>
            <w:color w:val="313131"/>
            <w:lang w:val="en-GB"/>
            <w:rPrChange w:id="1341" w:author="Pham Thanh" w:date="2018-07-18T16:42:00Z">
              <w:rPr>
                <w:rFonts w:ascii="Georgia" w:hAnsi="Georgia" w:cs="Georgia"/>
                <w:color w:val="4E443C"/>
                <w:sz w:val="21"/>
                <w:szCs w:val="21"/>
              </w:rPr>
            </w:rPrChange>
          </w:rPr>
          <w:t>ê</w:t>
        </w:r>
        <w:r w:rsidRPr="00000263">
          <w:rPr>
            <w:rFonts w:asciiTheme="majorHAnsi" w:eastAsiaTheme="minorEastAsia" w:hAnsiTheme="majorHAnsi" w:cstheme="majorHAnsi"/>
            <w:color w:val="313131"/>
            <w:lang w:val="en-GB"/>
            <w:rPrChange w:id="1342" w:author="Pham Thanh" w:date="2018-07-18T16:42:00Z">
              <w:rPr>
                <w:rFonts w:ascii="Georgia" w:hAnsi="Georgia"/>
                <w:color w:val="4E443C"/>
                <w:sz w:val="21"/>
                <w:szCs w:val="21"/>
              </w:rPr>
            </w:rPrChange>
          </w:rPr>
          <w:t>n </w:t>
        </w:r>
        <w:r w:rsidRPr="00000263">
          <w:rPr>
            <w:rFonts w:asciiTheme="majorHAnsi" w:eastAsiaTheme="minorEastAsia" w:hAnsiTheme="majorHAnsi" w:cstheme="majorHAnsi"/>
            <w:color w:val="313131"/>
            <w:lang w:val="en-GB"/>
            <w:rPrChange w:id="1343" w:author="Pham Thanh" w:date="2018-07-18T16:42:00Z">
              <w:rPr>
                <w:rStyle w:val="HTMLCode"/>
                <w:rFonts w:ascii="Courier" w:hAnsi="Courier"/>
                <w:color w:val="F14E32"/>
                <w:sz w:val="21"/>
                <w:szCs w:val="21"/>
                <w:bdr w:val="single" w:sz="6" w:space="1" w:color="EFEEE6" w:frame="1"/>
                <w:shd w:val="clear" w:color="auto" w:fill="FFFFFF"/>
              </w:rPr>
            </w:rPrChange>
          </w:rPr>
          <w:t>.git</w:t>
        </w:r>
        <w:r w:rsidRPr="00000263">
          <w:rPr>
            <w:rFonts w:asciiTheme="majorHAnsi" w:eastAsiaTheme="minorEastAsia" w:hAnsiTheme="majorHAnsi" w:cstheme="majorHAnsi"/>
            <w:color w:val="313131"/>
            <w:lang w:val="en-GB"/>
            <w:rPrChange w:id="1344" w:author="Pham Thanh" w:date="2018-07-18T16:42:00Z">
              <w:rPr>
                <w:rFonts w:ascii="Georgia" w:hAnsi="Georgia"/>
                <w:color w:val="4E443C"/>
                <w:sz w:val="21"/>
                <w:szCs w:val="21"/>
              </w:rPr>
            </w:rPrChange>
          </w:rPr>
          <w:t>, th</w:t>
        </w:r>
        <w:r w:rsidRPr="00000263">
          <w:rPr>
            <w:rFonts w:asciiTheme="majorHAnsi" w:eastAsiaTheme="minorEastAsia" w:hAnsiTheme="majorHAnsi" w:cstheme="majorHAnsi"/>
            <w:color w:val="313131"/>
            <w:lang w:val="en-GB"/>
            <w:rPrChange w:id="1345" w:author="Pham Thanh" w:date="2018-07-18T16:42:00Z">
              <w:rPr>
                <w:rFonts w:ascii="Cambria" w:hAnsi="Cambria" w:cs="Cambria"/>
                <w:color w:val="4E443C"/>
                <w:sz w:val="21"/>
                <w:szCs w:val="21"/>
              </w:rPr>
            </w:rPrChange>
          </w:rPr>
          <w:t>ư</w:t>
        </w:r>
        <w:r w:rsidRPr="00000263">
          <w:rPr>
            <w:rFonts w:asciiTheme="majorHAnsi" w:eastAsiaTheme="minorEastAsia" w:hAnsiTheme="majorHAnsi" w:cstheme="majorHAnsi"/>
            <w:color w:val="313131"/>
            <w:lang w:val="en-GB"/>
            <w:rPrChange w:id="1346" w:author="Pham Thanh" w:date="2018-07-18T16:42:00Z">
              <w:rPr>
                <w:rFonts w:ascii="Georgia" w:hAnsi="Georgia"/>
                <w:color w:val="4E443C"/>
                <w:sz w:val="21"/>
                <w:szCs w:val="21"/>
              </w:rPr>
            </w:rPrChange>
          </w:rPr>
          <w:t xml:space="preserve"> m</w:t>
        </w:r>
        <w:r w:rsidRPr="00000263">
          <w:rPr>
            <w:rFonts w:asciiTheme="majorHAnsi" w:eastAsiaTheme="minorEastAsia" w:hAnsiTheme="majorHAnsi" w:cstheme="majorHAnsi"/>
            <w:color w:val="313131"/>
            <w:lang w:val="en-GB"/>
            <w:rPrChange w:id="1347" w:author="Pham Thanh" w:date="2018-07-18T16:42:00Z">
              <w:rPr>
                <w:rFonts w:ascii="Cambria" w:hAnsi="Cambria" w:cs="Cambria"/>
                <w:color w:val="4E443C"/>
                <w:sz w:val="21"/>
                <w:szCs w:val="21"/>
              </w:rPr>
            </w:rPrChange>
          </w:rPr>
          <w:t>ụ</w:t>
        </w:r>
        <w:r w:rsidRPr="00000263">
          <w:rPr>
            <w:rFonts w:asciiTheme="majorHAnsi" w:eastAsiaTheme="minorEastAsia" w:hAnsiTheme="majorHAnsi" w:cstheme="majorHAnsi"/>
            <w:color w:val="313131"/>
            <w:lang w:val="en-GB"/>
            <w:rPrChange w:id="1348" w:author="Pham Thanh" w:date="2018-07-18T16:42:00Z">
              <w:rPr>
                <w:rFonts w:ascii="Georgia" w:hAnsi="Georgia"/>
                <w:color w:val="4E443C"/>
                <w:sz w:val="21"/>
                <w:szCs w:val="21"/>
              </w:rPr>
            </w:rPrChange>
          </w:rPr>
          <w:t>c n</w:t>
        </w:r>
        <w:r w:rsidRPr="00000263">
          <w:rPr>
            <w:rFonts w:asciiTheme="majorHAnsi" w:eastAsiaTheme="minorEastAsia" w:hAnsiTheme="majorHAnsi" w:cstheme="majorHAnsi"/>
            <w:color w:val="313131"/>
            <w:lang w:val="en-GB"/>
            <w:rPrChange w:id="1349"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350" w:author="Pham Thanh" w:date="2018-07-18T16:42:00Z">
              <w:rPr>
                <w:rFonts w:ascii="Georgia" w:hAnsi="Georgia"/>
                <w:color w:val="4E443C"/>
                <w:sz w:val="21"/>
                <w:szCs w:val="21"/>
              </w:rPr>
            </w:rPrChange>
          </w:rPr>
          <w:t>y ch</w:t>
        </w:r>
        <w:r w:rsidRPr="00000263">
          <w:rPr>
            <w:rFonts w:asciiTheme="majorHAnsi" w:eastAsiaTheme="minorEastAsia" w:hAnsiTheme="majorHAnsi" w:cstheme="majorHAnsi"/>
            <w:color w:val="313131"/>
            <w:lang w:val="en-GB"/>
            <w:rPrChange w:id="1351" w:author="Pham Thanh" w:date="2018-07-18T16:42:00Z">
              <w:rPr>
                <w:rFonts w:ascii="Cambria" w:hAnsi="Cambria" w:cs="Cambria"/>
                <w:color w:val="4E443C"/>
                <w:sz w:val="21"/>
                <w:szCs w:val="21"/>
              </w:rPr>
            </w:rPrChange>
          </w:rPr>
          <w:t>ứ</w:t>
        </w:r>
        <w:r w:rsidRPr="00000263">
          <w:rPr>
            <w:rFonts w:asciiTheme="majorHAnsi" w:eastAsiaTheme="minorEastAsia" w:hAnsiTheme="majorHAnsi" w:cstheme="majorHAnsi"/>
            <w:color w:val="313131"/>
            <w:lang w:val="en-GB"/>
            <w:rPrChange w:id="1352" w:author="Pham Thanh" w:date="2018-07-18T16:42:00Z">
              <w:rPr>
                <w:rFonts w:ascii="Georgia" w:hAnsi="Georgia"/>
                <w:color w:val="4E443C"/>
                <w:sz w:val="21"/>
                <w:szCs w:val="21"/>
              </w:rPr>
            </w:rPrChange>
          </w:rPr>
          <w:t>a t</w:t>
        </w:r>
        <w:r w:rsidRPr="00000263">
          <w:rPr>
            <w:rFonts w:asciiTheme="majorHAnsi" w:eastAsiaTheme="minorEastAsia" w:hAnsiTheme="majorHAnsi" w:cstheme="majorHAnsi"/>
            <w:color w:val="313131"/>
            <w:lang w:val="en-GB"/>
            <w:rPrChange w:id="1353" w:author="Pham Thanh" w:date="2018-07-18T16:42:00Z">
              <w:rPr>
                <w:rFonts w:ascii="Cambria" w:hAnsi="Cambria" w:cs="Cambria"/>
                <w:color w:val="4E443C"/>
                <w:sz w:val="21"/>
                <w:szCs w:val="21"/>
              </w:rPr>
            </w:rPrChange>
          </w:rPr>
          <w:t>ấ</w:t>
        </w:r>
        <w:r w:rsidRPr="00000263">
          <w:rPr>
            <w:rFonts w:asciiTheme="majorHAnsi" w:eastAsiaTheme="minorEastAsia" w:hAnsiTheme="majorHAnsi" w:cstheme="majorHAnsi"/>
            <w:color w:val="313131"/>
            <w:lang w:val="en-GB"/>
            <w:rPrChange w:id="1354" w:author="Pham Thanh" w:date="2018-07-18T16:42:00Z">
              <w:rPr>
                <w:rFonts w:ascii="Georgia" w:hAnsi="Georgia"/>
                <w:color w:val="4E443C"/>
                <w:sz w:val="21"/>
                <w:szCs w:val="21"/>
              </w:rPr>
            </w:rPrChange>
          </w:rPr>
          <w:t>t c</w:t>
        </w:r>
        <w:r w:rsidRPr="00000263">
          <w:rPr>
            <w:rFonts w:asciiTheme="majorHAnsi" w:eastAsiaTheme="minorEastAsia" w:hAnsiTheme="majorHAnsi" w:cstheme="majorHAnsi"/>
            <w:color w:val="313131"/>
            <w:lang w:val="en-GB"/>
            <w:rPrChange w:id="1355" w:author="Pham Thanh" w:date="2018-07-18T16:42:00Z">
              <w:rPr>
                <w:rFonts w:ascii="Cambria" w:hAnsi="Cambria" w:cs="Cambria"/>
                <w:color w:val="4E443C"/>
                <w:sz w:val="21"/>
                <w:szCs w:val="21"/>
              </w:rPr>
            </w:rPrChange>
          </w:rPr>
          <w:t>ả</w:t>
        </w:r>
        <w:r w:rsidRPr="00000263">
          <w:rPr>
            <w:rFonts w:asciiTheme="majorHAnsi" w:eastAsiaTheme="minorEastAsia" w:hAnsiTheme="majorHAnsi" w:cstheme="majorHAnsi"/>
            <w:color w:val="313131"/>
            <w:lang w:val="en-GB"/>
            <w:rPrChange w:id="1356" w:author="Pham Thanh" w:date="2018-07-18T16:42:00Z">
              <w:rPr>
                <w:rFonts w:ascii="Georgia" w:hAnsi="Georgia"/>
                <w:color w:val="4E443C"/>
                <w:sz w:val="21"/>
                <w:szCs w:val="21"/>
              </w:rPr>
            </w:rPrChange>
          </w:rPr>
          <w:t xml:space="preserve"> c</w:t>
        </w:r>
        <w:r w:rsidRPr="00000263">
          <w:rPr>
            <w:rFonts w:asciiTheme="majorHAnsi" w:eastAsiaTheme="minorEastAsia" w:hAnsiTheme="majorHAnsi" w:cstheme="majorHAnsi"/>
            <w:color w:val="313131"/>
            <w:lang w:val="en-GB"/>
            <w:rPrChange w:id="1357" w:author="Pham Thanh" w:date="2018-07-18T16:42:00Z">
              <w:rPr>
                <w:rFonts w:ascii="Georgia" w:hAnsi="Georgia" w:cs="Georgia"/>
                <w:color w:val="4E443C"/>
                <w:sz w:val="21"/>
                <w:szCs w:val="21"/>
              </w:rPr>
            </w:rPrChange>
          </w:rPr>
          <w:t>á</w:t>
        </w:r>
        <w:r w:rsidRPr="00000263">
          <w:rPr>
            <w:rFonts w:asciiTheme="majorHAnsi" w:eastAsiaTheme="minorEastAsia" w:hAnsiTheme="majorHAnsi" w:cstheme="majorHAnsi"/>
            <w:color w:val="313131"/>
            <w:lang w:val="en-GB"/>
            <w:rPrChange w:id="1358" w:author="Pham Thanh" w:date="2018-07-18T16:42:00Z">
              <w:rPr>
                <w:rFonts w:ascii="Georgia" w:hAnsi="Georgia"/>
                <w:color w:val="4E443C"/>
                <w:sz w:val="21"/>
                <w:szCs w:val="21"/>
              </w:rPr>
            </w:rPrChange>
          </w:rPr>
          <w:t>c t</w:t>
        </w:r>
        <w:r w:rsidRPr="00000263">
          <w:rPr>
            <w:rFonts w:asciiTheme="majorHAnsi" w:eastAsiaTheme="minorEastAsia" w:hAnsiTheme="majorHAnsi" w:cstheme="majorHAnsi"/>
            <w:color w:val="313131"/>
            <w:lang w:val="en-GB"/>
            <w:rPrChange w:id="1359" w:author="Pham Thanh" w:date="2018-07-18T16:42:00Z">
              <w:rPr>
                <w:rFonts w:ascii="Cambria" w:hAnsi="Cambria" w:cs="Cambria"/>
                <w:color w:val="4E443C"/>
                <w:sz w:val="21"/>
                <w:szCs w:val="21"/>
              </w:rPr>
            </w:rPrChange>
          </w:rPr>
          <w:t>ậ</w:t>
        </w:r>
        <w:r w:rsidRPr="00000263">
          <w:rPr>
            <w:rFonts w:asciiTheme="majorHAnsi" w:eastAsiaTheme="minorEastAsia" w:hAnsiTheme="majorHAnsi" w:cstheme="majorHAnsi"/>
            <w:color w:val="313131"/>
            <w:lang w:val="en-GB"/>
            <w:rPrChange w:id="1360" w:author="Pham Thanh" w:date="2018-07-18T16:42:00Z">
              <w:rPr>
                <w:rFonts w:ascii="Georgia" w:hAnsi="Georgia"/>
                <w:color w:val="4E443C"/>
                <w:sz w:val="21"/>
                <w:szCs w:val="21"/>
              </w:rPr>
            </w:rPrChange>
          </w:rPr>
          <w:t>p tin c</w:t>
        </w:r>
        <w:r w:rsidRPr="00000263">
          <w:rPr>
            <w:rFonts w:asciiTheme="majorHAnsi" w:eastAsiaTheme="minorEastAsia" w:hAnsiTheme="majorHAnsi" w:cstheme="majorHAnsi"/>
            <w:color w:val="313131"/>
            <w:lang w:val="en-GB"/>
            <w:rPrChange w:id="1361" w:author="Pham Thanh" w:date="2018-07-18T16:42:00Z">
              <w:rPr>
                <w:rFonts w:ascii="Cambria" w:hAnsi="Cambria" w:cs="Cambria"/>
                <w:color w:val="4E443C"/>
                <w:sz w:val="21"/>
                <w:szCs w:val="21"/>
              </w:rPr>
            </w:rPrChange>
          </w:rPr>
          <w:t>ầ</w:t>
        </w:r>
        <w:r w:rsidRPr="00000263">
          <w:rPr>
            <w:rFonts w:asciiTheme="majorHAnsi" w:eastAsiaTheme="minorEastAsia" w:hAnsiTheme="majorHAnsi" w:cstheme="majorHAnsi"/>
            <w:color w:val="313131"/>
            <w:lang w:val="en-GB"/>
            <w:rPrChange w:id="1362" w:author="Pham Thanh" w:date="2018-07-18T16:42:00Z">
              <w:rPr>
                <w:rFonts w:ascii="Georgia" w:hAnsi="Georgia"/>
                <w:color w:val="4E443C"/>
                <w:sz w:val="21"/>
                <w:szCs w:val="21"/>
              </w:rPr>
            </w:rPrChange>
          </w:rPr>
          <w:t>n thi</w:t>
        </w:r>
        <w:r w:rsidRPr="00000263">
          <w:rPr>
            <w:rFonts w:asciiTheme="majorHAnsi" w:eastAsiaTheme="minorEastAsia" w:hAnsiTheme="majorHAnsi" w:cstheme="majorHAnsi"/>
            <w:color w:val="313131"/>
            <w:lang w:val="en-GB"/>
            <w:rPrChange w:id="1363" w:author="Pham Thanh" w:date="2018-07-18T16:42:00Z">
              <w:rPr>
                <w:rFonts w:ascii="Cambria" w:hAnsi="Cambria" w:cs="Cambria"/>
                <w:color w:val="4E443C"/>
                <w:sz w:val="21"/>
                <w:szCs w:val="21"/>
              </w:rPr>
            </w:rPrChange>
          </w:rPr>
          <w:t>ế</w:t>
        </w:r>
        <w:r w:rsidRPr="00000263">
          <w:rPr>
            <w:rFonts w:asciiTheme="majorHAnsi" w:eastAsiaTheme="minorEastAsia" w:hAnsiTheme="majorHAnsi" w:cstheme="majorHAnsi"/>
            <w:color w:val="313131"/>
            <w:lang w:val="en-GB"/>
            <w:rPrChange w:id="1364" w:author="Pham Thanh" w:date="2018-07-18T16:42:00Z">
              <w:rPr>
                <w:rFonts w:ascii="Georgia" w:hAnsi="Georgia"/>
                <w:color w:val="4E443C"/>
                <w:sz w:val="21"/>
                <w:szCs w:val="21"/>
              </w:rPr>
            </w:rPrChange>
          </w:rPr>
          <w:t>t cho kho ch</w:t>
        </w:r>
        <w:r w:rsidRPr="00000263">
          <w:rPr>
            <w:rFonts w:asciiTheme="majorHAnsi" w:eastAsiaTheme="minorEastAsia" w:hAnsiTheme="majorHAnsi" w:cstheme="majorHAnsi"/>
            <w:color w:val="313131"/>
            <w:lang w:val="en-GB"/>
            <w:rPrChange w:id="1365" w:author="Pham Thanh" w:date="2018-07-18T16:42:00Z">
              <w:rPr>
                <w:rFonts w:ascii="Cambria" w:hAnsi="Cambria" w:cs="Cambria"/>
                <w:color w:val="4E443C"/>
                <w:sz w:val="21"/>
                <w:szCs w:val="21"/>
              </w:rPr>
            </w:rPrChange>
          </w:rPr>
          <w:t>ứ</w:t>
        </w:r>
        <w:r w:rsidRPr="00000263">
          <w:rPr>
            <w:rFonts w:asciiTheme="majorHAnsi" w:eastAsiaTheme="minorEastAsia" w:hAnsiTheme="majorHAnsi" w:cstheme="majorHAnsi"/>
            <w:color w:val="313131"/>
            <w:lang w:val="en-GB"/>
            <w:rPrChange w:id="1366" w:author="Pham Thanh" w:date="2018-07-18T16:42:00Z">
              <w:rPr>
                <w:rFonts w:ascii="Georgia" w:hAnsi="Georgia"/>
                <w:color w:val="4E443C"/>
                <w:sz w:val="21"/>
                <w:szCs w:val="21"/>
              </w:rPr>
            </w:rPrChange>
          </w:rPr>
          <w:t xml:space="preserve">a - </w:t>
        </w:r>
        <w:r w:rsidRPr="00000263">
          <w:rPr>
            <w:rFonts w:asciiTheme="majorHAnsi" w:eastAsiaTheme="minorEastAsia" w:hAnsiTheme="majorHAnsi" w:cstheme="majorHAnsi"/>
            <w:color w:val="313131"/>
            <w:lang w:val="en-GB"/>
            <w:rPrChange w:id="1367" w:author="Pham Thanh" w:date="2018-07-18T16:42:00Z">
              <w:rPr>
                <w:rFonts w:ascii="Georgia" w:hAnsi="Georgia" w:cs="Georgia"/>
                <w:color w:val="4E443C"/>
                <w:sz w:val="21"/>
                <w:szCs w:val="21"/>
              </w:rPr>
            </w:rPrChange>
          </w:rPr>
          <w:t>đó</w:t>
        </w:r>
        <w:r w:rsidRPr="00000263">
          <w:rPr>
            <w:rFonts w:asciiTheme="majorHAnsi" w:eastAsiaTheme="minorEastAsia" w:hAnsiTheme="majorHAnsi" w:cstheme="majorHAnsi"/>
            <w:color w:val="313131"/>
            <w:lang w:val="en-GB"/>
            <w:rPrChange w:id="1368" w:author="Pham Thanh" w:date="2018-07-18T16:42:00Z">
              <w:rPr>
                <w:rFonts w:ascii="Georgia" w:hAnsi="Georgia"/>
                <w:color w:val="4E443C"/>
                <w:sz w:val="21"/>
                <w:szCs w:val="21"/>
              </w:rPr>
            </w:rPrChange>
          </w:rPr>
          <w:t xml:space="preserve"> ch</w:t>
        </w:r>
        <w:r w:rsidRPr="00000263">
          <w:rPr>
            <w:rFonts w:asciiTheme="majorHAnsi" w:eastAsiaTheme="minorEastAsia" w:hAnsiTheme="majorHAnsi" w:cstheme="majorHAnsi"/>
            <w:color w:val="313131"/>
            <w:lang w:val="en-GB"/>
            <w:rPrChange w:id="1369" w:author="Pham Thanh" w:date="2018-07-18T16:42:00Z">
              <w:rPr>
                <w:rFonts w:ascii="Georgia" w:hAnsi="Georgia" w:cs="Georgia"/>
                <w:color w:val="4E443C"/>
                <w:sz w:val="21"/>
                <w:szCs w:val="21"/>
              </w:rPr>
            </w:rPrChange>
          </w:rPr>
          <w:t>í</w:t>
        </w:r>
        <w:r w:rsidRPr="00000263">
          <w:rPr>
            <w:rFonts w:asciiTheme="majorHAnsi" w:eastAsiaTheme="minorEastAsia" w:hAnsiTheme="majorHAnsi" w:cstheme="majorHAnsi"/>
            <w:color w:val="313131"/>
            <w:lang w:val="en-GB"/>
            <w:rPrChange w:id="1370" w:author="Pham Thanh" w:date="2018-07-18T16:42:00Z">
              <w:rPr>
                <w:rFonts w:ascii="Georgia" w:hAnsi="Georgia"/>
                <w:color w:val="4E443C"/>
                <w:sz w:val="21"/>
                <w:szCs w:val="21"/>
              </w:rPr>
            </w:rPrChange>
          </w:rPr>
          <w:t>nh l</w:t>
        </w:r>
        <w:r w:rsidRPr="00000263">
          <w:rPr>
            <w:rFonts w:asciiTheme="majorHAnsi" w:eastAsiaTheme="minorEastAsia" w:hAnsiTheme="majorHAnsi" w:cstheme="majorHAnsi"/>
            <w:color w:val="313131"/>
            <w:lang w:val="en-GB"/>
            <w:rPrChange w:id="1371"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372" w:author="Pham Thanh" w:date="2018-07-18T16:42:00Z">
              <w:rPr>
                <w:rFonts w:ascii="Georgia" w:hAnsi="Georgia"/>
                <w:color w:val="4E443C"/>
                <w:sz w:val="21"/>
                <w:szCs w:val="21"/>
              </w:rPr>
            </w:rPrChange>
          </w:rPr>
          <w:t xml:space="preserve"> b</w:t>
        </w:r>
        <w:r w:rsidRPr="00000263">
          <w:rPr>
            <w:rFonts w:asciiTheme="majorHAnsi" w:eastAsiaTheme="minorEastAsia" w:hAnsiTheme="majorHAnsi" w:cstheme="majorHAnsi"/>
            <w:color w:val="313131"/>
            <w:lang w:val="en-GB"/>
            <w:rPrChange w:id="1373" w:author="Pham Thanh" w:date="2018-07-18T16:42:00Z">
              <w:rPr>
                <w:rFonts w:ascii="Cambria" w:hAnsi="Cambria" w:cs="Cambria"/>
                <w:color w:val="4E443C"/>
                <w:sz w:val="21"/>
                <w:szCs w:val="21"/>
              </w:rPr>
            </w:rPrChange>
          </w:rPr>
          <w:t>ộ</w:t>
        </w:r>
        <w:r w:rsidRPr="00000263">
          <w:rPr>
            <w:rFonts w:asciiTheme="majorHAnsi" w:eastAsiaTheme="minorEastAsia" w:hAnsiTheme="majorHAnsi" w:cstheme="majorHAnsi"/>
            <w:color w:val="313131"/>
            <w:lang w:val="en-GB"/>
            <w:rPrChange w:id="1374" w:author="Pham Thanh" w:date="2018-07-18T16:42:00Z">
              <w:rPr>
                <w:rFonts w:ascii="Georgia" w:hAnsi="Georgia"/>
                <w:color w:val="4E443C"/>
                <w:sz w:val="21"/>
                <w:szCs w:val="21"/>
              </w:rPr>
            </w:rPrChange>
          </w:rPr>
          <w:t xml:space="preserve"> khung/x</w:t>
        </w:r>
        <w:r w:rsidRPr="00000263">
          <w:rPr>
            <w:rFonts w:asciiTheme="majorHAnsi" w:eastAsiaTheme="minorEastAsia" w:hAnsiTheme="majorHAnsi" w:cstheme="majorHAnsi"/>
            <w:color w:val="313131"/>
            <w:lang w:val="en-GB"/>
            <w:rPrChange w:id="1375" w:author="Pham Thanh" w:date="2018-07-18T16:42:00Z">
              <w:rPr>
                <w:rFonts w:ascii="Cambria" w:hAnsi="Cambria" w:cs="Cambria"/>
                <w:color w:val="4E443C"/>
                <w:sz w:val="21"/>
                <w:szCs w:val="21"/>
              </w:rPr>
            </w:rPrChange>
          </w:rPr>
          <w:t>ươ</w:t>
        </w:r>
        <w:r w:rsidRPr="00000263">
          <w:rPr>
            <w:rFonts w:asciiTheme="majorHAnsi" w:eastAsiaTheme="minorEastAsia" w:hAnsiTheme="majorHAnsi" w:cstheme="majorHAnsi"/>
            <w:color w:val="313131"/>
            <w:lang w:val="en-GB"/>
            <w:rPrChange w:id="1376" w:author="Pham Thanh" w:date="2018-07-18T16:42:00Z">
              <w:rPr>
                <w:rFonts w:ascii="Georgia" w:hAnsi="Georgia"/>
                <w:color w:val="4E443C"/>
                <w:sz w:val="21"/>
                <w:szCs w:val="21"/>
              </w:rPr>
            </w:rPrChange>
          </w:rPr>
          <w:t>ng c</w:t>
        </w:r>
        <w:r w:rsidRPr="00000263">
          <w:rPr>
            <w:rFonts w:asciiTheme="majorHAnsi" w:eastAsiaTheme="minorEastAsia" w:hAnsiTheme="majorHAnsi" w:cstheme="majorHAnsi"/>
            <w:color w:val="313131"/>
            <w:lang w:val="en-GB"/>
            <w:rPrChange w:id="1377" w:author="Pham Thanh" w:date="2018-07-18T16:42:00Z">
              <w:rPr>
                <w:rFonts w:ascii="Cambria" w:hAnsi="Cambria" w:cs="Cambria"/>
                <w:color w:val="4E443C"/>
                <w:sz w:val="21"/>
                <w:szCs w:val="21"/>
              </w:rPr>
            </w:rPrChange>
          </w:rPr>
          <w:t>ủ</w:t>
        </w:r>
        <w:r w:rsidRPr="00000263">
          <w:rPr>
            <w:rFonts w:asciiTheme="majorHAnsi" w:eastAsiaTheme="minorEastAsia" w:hAnsiTheme="majorHAnsi" w:cstheme="majorHAnsi"/>
            <w:color w:val="313131"/>
            <w:lang w:val="en-GB"/>
            <w:rPrChange w:id="1378" w:author="Pham Thanh" w:date="2018-07-18T16:42:00Z">
              <w:rPr>
                <w:rFonts w:ascii="Georgia" w:hAnsi="Georgia"/>
                <w:color w:val="4E443C"/>
                <w:sz w:val="21"/>
                <w:szCs w:val="21"/>
              </w:rPr>
            </w:rPrChange>
          </w:rPr>
          <w:t>a kho ch</w:t>
        </w:r>
        <w:r w:rsidRPr="00000263">
          <w:rPr>
            <w:rFonts w:asciiTheme="majorHAnsi" w:eastAsiaTheme="minorEastAsia" w:hAnsiTheme="majorHAnsi" w:cstheme="majorHAnsi"/>
            <w:color w:val="313131"/>
            <w:lang w:val="en-GB"/>
            <w:rPrChange w:id="1379" w:author="Pham Thanh" w:date="2018-07-18T16:42:00Z">
              <w:rPr>
                <w:rFonts w:ascii="Cambria" w:hAnsi="Cambria" w:cs="Cambria"/>
                <w:color w:val="4E443C"/>
                <w:sz w:val="21"/>
                <w:szCs w:val="21"/>
              </w:rPr>
            </w:rPrChange>
          </w:rPr>
          <w:t>ứ</w:t>
        </w:r>
        <w:r w:rsidRPr="00000263">
          <w:rPr>
            <w:rFonts w:asciiTheme="majorHAnsi" w:eastAsiaTheme="minorEastAsia" w:hAnsiTheme="majorHAnsi" w:cstheme="majorHAnsi"/>
            <w:color w:val="313131"/>
            <w:lang w:val="en-GB"/>
            <w:rPrChange w:id="1380" w:author="Pham Thanh" w:date="2018-07-18T16:42:00Z">
              <w:rPr>
                <w:rFonts w:ascii="Georgia" w:hAnsi="Georgia"/>
                <w:color w:val="4E443C"/>
                <w:sz w:val="21"/>
                <w:szCs w:val="21"/>
              </w:rPr>
            </w:rPrChange>
          </w:rPr>
          <w:t>a Git. Cho t</w:t>
        </w:r>
        <w:r w:rsidRPr="00000263">
          <w:rPr>
            <w:rFonts w:asciiTheme="majorHAnsi" w:eastAsiaTheme="minorEastAsia" w:hAnsiTheme="majorHAnsi" w:cstheme="majorHAnsi"/>
            <w:color w:val="313131"/>
            <w:lang w:val="en-GB"/>
            <w:rPrChange w:id="1381" w:author="Pham Thanh" w:date="2018-07-18T16:42:00Z">
              <w:rPr>
                <w:rFonts w:ascii="Cambria" w:hAnsi="Cambria" w:cs="Cambria"/>
                <w:color w:val="4E443C"/>
                <w:sz w:val="21"/>
                <w:szCs w:val="21"/>
              </w:rPr>
            </w:rPrChange>
          </w:rPr>
          <w:t>ớ</w:t>
        </w:r>
        <w:r w:rsidRPr="00000263">
          <w:rPr>
            <w:rFonts w:asciiTheme="majorHAnsi" w:eastAsiaTheme="minorEastAsia" w:hAnsiTheme="majorHAnsi" w:cstheme="majorHAnsi"/>
            <w:color w:val="313131"/>
            <w:lang w:val="en-GB"/>
            <w:rPrChange w:id="1382" w:author="Pham Thanh" w:date="2018-07-18T16:42:00Z">
              <w:rPr>
                <w:rFonts w:ascii="Georgia" w:hAnsi="Georgia"/>
                <w:color w:val="4E443C"/>
                <w:sz w:val="21"/>
                <w:szCs w:val="21"/>
              </w:rPr>
            </w:rPrChange>
          </w:rPr>
          <w:t>i th</w:t>
        </w:r>
        <w:r w:rsidRPr="00000263">
          <w:rPr>
            <w:rFonts w:asciiTheme="majorHAnsi" w:eastAsiaTheme="minorEastAsia" w:hAnsiTheme="majorHAnsi" w:cstheme="majorHAnsi"/>
            <w:color w:val="313131"/>
            <w:lang w:val="en-GB"/>
            <w:rPrChange w:id="1383" w:author="Pham Thanh" w:date="2018-07-18T16:42:00Z">
              <w:rPr>
                <w:rFonts w:ascii="Cambria" w:hAnsi="Cambria" w:cs="Cambria"/>
                <w:color w:val="4E443C"/>
                <w:sz w:val="21"/>
                <w:szCs w:val="21"/>
              </w:rPr>
            </w:rPrChange>
          </w:rPr>
          <w:t>ờ</w:t>
        </w:r>
        <w:r w:rsidRPr="00000263">
          <w:rPr>
            <w:rFonts w:asciiTheme="majorHAnsi" w:eastAsiaTheme="minorEastAsia" w:hAnsiTheme="majorHAnsi" w:cstheme="majorHAnsi"/>
            <w:color w:val="313131"/>
            <w:lang w:val="en-GB"/>
            <w:rPrChange w:id="1384" w:author="Pham Thanh" w:date="2018-07-18T16:42:00Z">
              <w:rPr>
                <w:rFonts w:ascii="Georgia" w:hAnsi="Georgia"/>
                <w:color w:val="4E443C"/>
                <w:sz w:val="21"/>
                <w:szCs w:val="21"/>
              </w:rPr>
            </w:rPrChange>
          </w:rPr>
          <w:t xml:space="preserve">i </w:t>
        </w:r>
        <w:r w:rsidRPr="00000263">
          <w:rPr>
            <w:rFonts w:asciiTheme="majorHAnsi" w:eastAsiaTheme="minorEastAsia" w:hAnsiTheme="majorHAnsi" w:cstheme="majorHAnsi"/>
            <w:color w:val="313131"/>
            <w:lang w:val="en-GB"/>
            <w:rPrChange w:id="1385"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386" w:author="Pham Thanh" w:date="2018-07-18T16:42:00Z">
              <w:rPr>
                <w:rFonts w:ascii="Georgia" w:hAnsi="Georgia"/>
                <w:color w:val="4E443C"/>
                <w:sz w:val="21"/>
                <w:szCs w:val="21"/>
              </w:rPr>
            </w:rPrChange>
          </w:rPr>
          <w:t>i</w:t>
        </w:r>
        <w:r w:rsidRPr="00000263">
          <w:rPr>
            <w:rFonts w:asciiTheme="majorHAnsi" w:eastAsiaTheme="minorEastAsia" w:hAnsiTheme="majorHAnsi" w:cstheme="majorHAnsi"/>
            <w:color w:val="313131"/>
            <w:lang w:val="en-GB"/>
            <w:rPrChange w:id="1387" w:author="Pham Thanh" w:date="2018-07-18T16:42:00Z">
              <w:rPr>
                <w:rFonts w:ascii="Cambria" w:hAnsi="Cambria" w:cs="Cambria"/>
                <w:color w:val="4E443C"/>
                <w:sz w:val="21"/>
                <w:szCs w:val="21"/>
              </w:rPr>
            </w:rPrChange>
          </w:rPr>
          <w:t>ể</w:t>
        </w:r>
        <w:r w:rsidRPr="00000263">
          <w:rPr>
            <w:rFonts w:asciiTheme="majorHAnsi" w:eastAsiaTheme="minorEastAsia" w:hAnsiTheme="majorHAnsi" w:cstheme="majorHAnsi"/>
            <w:color w:val="313131"/>
            <w:lang w:val="en-GB"/>
            <w:rPrChange w:id="1388" w:author="Pham Thanh" w:date="2018-07-18T16:42:00Z">
              <w:rPr>
                <w:rFonts w:ascii="Georgia" w:hAnsi="Georgia"/>
                <w:color w:val="4E443C"/>
                <w:sz w:val="21"/>
                <w:szCs w:val="21"/>
              </w:rPr>
            </w:rPrChange>
          </w:rPr>
          <w:t>m hi</w:t>
        </w:r>
        <w:r w:rsidRPr="00000263">
          <w:rPr>
            <w:rFonts w:asciiTheme="majorHAnsi" w:eastAsiaTheme="minorEastAsia" w:hAnsiTheme="majorHAnsi" w:cstheme="majorHAnsi"/>
            <w:color w:val="313131"/>
            <w:lang w:val="en-GB"/>
            <w:rPrChange w:id="1389" w:author="Pham Thanh" w:date="2018-07-18T16:42:00Z">
              <w:rPr>
                <w:rFonts w:ascii="Cambria" w:hAnsi="Cambria" w:cs="Cambria"/>
                <w:color w:val="4E443C"/>
                <w:sz w:val="21"/>
                <w:szCs w:val="21"/>
              </w:rPr>
            </w:rPrChange>
          </w:rPr>
          <w:t>ệ</w:t>
        </w:r>
        <w:r w:rsidRPr="00000263">
          <w:rPr>
            <w:rFonts w:asciiTheme="majorHAnsi" w:eastAsiaTheme="minorEastAsia" w:hAnsiTheme="majorHAnsi" w:cstheme="majorHAnsi"/>
            <w:color w:val="313131"/>
            <w:lang w:val="en-GB"/>
            <w:rPrChange w:id="1390" w:author="Pham Thanh" w:date="2018-07-18T16:42:00Z">
              <w:rPr>
                <w:rFonts w:ascii="Georgia" w:hAnsi="Georgia"/>
                <w:color w:val="4E443C"/>
                <w:sz w:val="21"/>
                <w:szCs w:val="21"/>
              </w:rPr>
            </w:rPrChange>
          </w:rPr>
          <w:t>n t</w:t>
        </w:r>
        <w:r w:rsidRPr="00000263">
          <w:rPr>
            <w:rFonts w:asciiTheme="majorHAnsi" w:eastAsiaTheme="minorEastAsia" w:hAnsiTheme="majorHAnsi" w:cstheme="majorHAnsi"/>
            <w:color w:val="313131"/>
            <w:lang w:val="en-GB"/>
            <w:rPrChange w:id="1391"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392" w:author="Pham Thanh" w:date="2018-07-18T16:42:00Z">
              <w:rPr>
                <w:rFonts w:ascii="Georgia" w:hAnsi="Georgia"/>
                <w:color w:val="4E443C"/>
                <w:sz w:val="21"/>
                <w:szCs w:val="21"/>
              </w:rPr>
            </w:rPrChange>
          </w:rPr>
          <w:t>i, v</w:t>
        </w:r>
        <w:r w:rsidRPr="00000263">
          <w:rPr>
            <w:rFonts w:asciiTheme="majorHAnsi" w:eastAsiaTheme="minorEastAsia" w:hAnsiTheme="majorHAnsi" w:cstheme="majorHAnsi"/>
            <w:color w:val="313131"/>
            <w:lang w:val="en-GB"/>
            <w:rPrChange w:id="1393" w:author="Pham Thanh" w:date="2018-07-18T16:42:00Z">
              <w:rPr>
                <w:rFonts w:ascii="Cambria" w:hAnsi="Cambria" w:cs="Cambria"/>
                <w:color w:val="4E443C"/>
                <w:sz w:val="21"/>
                <w:szCs w:val="21"/>
              </w:rPr>
            </w:rPrChange>
          </w:rPr>
          <w:t>ẫ</w:t>
        </w:r>
        <w:r w:rsidRPr="00000263">
          <w:rPr>
            <w:rFonts w:asciiTheme="majorHAnsi" w:eastAsiaTheme="minorEastAsia" w:hAnsiTheme="majorHAnsi" w:cstheme="majorHAnsi"/>
            <w:color w:val="313131"/>
            <w:lang w:val="en-GB"/>
            <w:rPrChange w:id="1394" w:author="Pham Thanh" w:date="2018-07-18T16:42:00Z">
              <w:rPr>
                <w:rFonts w:ascii="Georgia" w:hAnsi="Georgia"/>
                <w:color w:val="4E443C"/>
                <w:sz w:val="21"/>
                <w:szCs w:val="21"/>
              </w:rPr>
            </w:rPrChange>
          </w:rPr>
          <w:t>n ch</w:t>
        </w:r>
        <w:r w:rsidRPr="00000263">
          <w:rPr>
            <w:rFonts w:asciiTheme="majorHAnsi" w:eastAsiaTheme="minorEastAsia" w:hAnsiTheme="majorHAnsi" w:cstheme="majorHAnsi"/>
            <w:color w:val="313131"/>
            <w:lang w:val="en-GB"/>
            <w:rPrChange w:id="1395" w:author="Pham Thanh" w:date="2018-07-18T16:42:00Z">
              <w:rPr>
                <w:rFonts w:ascii="Cambria" w:hAnsi="Cambria" w:cs="Cambria"/>
                <w:color w:val="4E443C"/>
                <w:sz w:val="21"/>
                <w:szCs w:val="21"/>
              </w:rPr>
            </w:rPrChange>
          </w:rPr>
          <w:t>ư</w:t>
        </w:r>
        <w:r w:rsidRPr="00000263">
          <w:rPr>
            <w:rFonts w:asciiTheme="majorHAnsi" w:eastAsiaTheme="minorEastAsia" w:hAnsiTheme="majorHAnsi" w:cstheme="majorHAnsi"/>
            <w:color w:val="313131"/>
            <w:lang w:val="en-GB"/>
            <w:rPrChange w:id="1396" w:author="Pham Thanh" w:date="2018-07-18T16:42:00Z">
              <w:rPr>
                <w:rFonts w:ascii="Georgia" w:hAnsi="Georgia"/>
                <w:color w:val="4E443C"/>
                <w:sz w:val="21"/>
                <w:szCs w:val="21"/>
              </w:rPr>
            </w:rPrChange>
          </w:rPr>
          <w:t>a c</w:t>
        </w:r>
        <w:r w:rsidRPr="00000263">
          <w:rPr>
            <w:rFonts w:asciiTheme="majorHAnsi" w:eastAsiaTheme="minorEastAsia" w:hAnsiTheme="majorHAnsi" w:cstheme="majorHAnsi"/>
            <w:color w:val="313131"/>
            <w:lang w:val="en-GB"/>
            <w:rPrChange w:id="1397" w:author="Pham Thanh" w:date="2018-07-18T16:42:00Z">
              <w:rPr>
                <w:rFonts w:ascii="Georgia" w:hAnsi="Georgia" w:cs="Georgia"/>
                <w:color w:val="4E443C"/>
                <w:sz w:val="21"/>
                <w:szCs w:val="21"/>
              </w:rPr>
            </w:rPrChange>
          </w:rPr>
          <w:t>ó</w:t>
        </w:r>
        <w:r w:rsidRPr="00000263">
          <w:rPr>
            <w:rFonts w:asciiTheme="majorHAnsi" w:eastAsiaTheme="minorEastAsia" w:hAnsiTheme="majorHAnsi" w:cstheme="majorHAnsi"/>
            <w:color w:val="313131"/>
            <w:lang w:val="en-GB"/>
            <w:rPrChange w:id="1398" w:author="Pham Thanh" w:date="2018-07-18T16:42:00Z">
              <w:rPr>
                <w:rFonts w:ascii="Georgia" w:hAnsi="Georgia"/>
                <w:color w:val="4E443C"/>
                <w:sz w:val="21"/>
                <w:szCs w:val="21"/>
              </w:rPr>
            </w:rPrChange>
          </w:rPr>
          <w:t xml:space="preserve"> g</w:t>
        </w:r>
        <w:r w:rsidRPr="00000263">
          <w:rPr>
            <w:rFonts w:asciiTheme="majorHAnsi" w:eastAsiaTheme="minorEastAsia" w:hAnsiTheme="majorHAnsi" w:cstheme="majorHAnsi"/>
            <w:color w:val="313131"/>
            <w:lang w:val="en-GB"/>
            <w:rPrChange w:id="1399" w:author="Pham Thanh" w:date="2018-07-18T16:42:00Z">
              <w:rPr>
                <w:rFonts w:ascii="Georgia" w:hAnsi="Georgia" w:cs="Georgia"/>
                <w:color w:val="4E443C"/>
                <w:sz w:val="21"/>
                <w:szCs w:val="21"/>
              </w:rPr>
            </w:rPrChange>
          </w:rPr>
          <w:t>ì</w:t>
        </w:r>
        <w:r w:rsidRPr="00000263">
          <w:rPr>
            <w:rFonts w:asciiTheme="majorHAnsi" w:eastAsiaTheme="minorEastAsia" w:hAnsiTheme="majorHAnsi" w:cstheme="majorHAnsi"/>
            <w:color w:val="313131"/>
            <w:lang w:val="en-GB"/>
            <w:rPrChange w:id="1400" w:author="Pham Thanh" w:date="2018-07-18T16:42:00Z">
              <w:rPr>
                <w:rFonts w:ascii="Georgia" w:hAnsi="Georgia"/>
                <w:color w:val="4E443C"/>
                <w:sz w:val="21"/>
                <w:szCs w:val="21"/>
              </w:rPr>
            </w:rPrChange>
          </w:rPr>
          <w:t xml:space="preserve"> trong d</w:t>
        </w:r>
        <w:r w:rsidRPr="00000263">
          <w:rPr>
            <w:rFonts w:asciiTheme="majorHAnsi" w:eastAsiaTheme="minorEastAsia" w:hAnsiTheme="majorHAnsi" w:cstheme="majorHAnsi"/>
            <w:color w:val="313131"/>
            <w:lang w:val="en-GB"/>
            <w:rPrChange w:id="1401" w:author="Pham Thanh" w:date="2018-07-18T16:42:00Z">
              <w:rPr>
                <w:rFonts w:ascii="Cambria" w:hAnsi="Cambria" w:cs="Cambria"/>
                <w:color w:val="4E443C"/>
                <w:sz w:val="21"/>
                <w:szCs w:val="21"/>
              </w:rPr>
            </w:rPrChange>
          </w:rPr>
          <w:t>ự</w:t>
        </w:r>
        <w:r w:rsidRPr="00000263">
          <w:rPr>
            <w:rFonts w:asciiTheme="majorHAnsi" w:eastAsiaTheme="minorEastAsia" w:hAnsiTheme="majorHAnsi" w:cstheme="majorHAnsi"/>
            <w:color w:val="313131"/>
            <w:lang w:val="en-GB"/>
            <w:rPrChange w:id="1402" w:author="Pham Thanh" w:date="2018-07-18T16:42:00Z">
              <w:rPr>
                <w:rFonts w:ascii="Georgia" w:hAnsi="Georgia"/>
                <w:color w:val="4E443C"/>
                <w:sz w:val="21"/>
                <w:szCs w:val="21"/>
              </w:rPr>
            </w:rPrChange>
          </w:rPr>
          <w:t xml:space="preserve"> </w:t>
        </w:r>
        <w:r w:rsidRPr="00000263">
          <w:rPr>
            <w:rFonts w:asciiTheme="majorHAnsi" w:eastAsiaTheme="minorEastAsia" w:hAnsiTheme="majorHAnsi" w:cstheme="majorHAnsi"/>
            <w:color w:val="313131"/>
            <w:lang w:val="en-GB"/>
            <w:rPrChange w:id="1403" w:author="Pham Thanh" w:date="2018-07-18T16:42:00Z">
              <w:rPr>
                <w:rFonts w:ascii="Georgia" w:hAnsi="Georgia" w:cs="Georgia"/>
                <w:color w:val="4E443C"/>
                <w:sz w:val="21"/>
                <w:szCs w:val="21"/>
              </w:rPr>
            </w:rPrChange>
          </w:rPr>
          <w:t>á</w:t>
        </w:r>
        <w:r w:rsidRPr="00000263">
          <w:rPr>
            <w:rFonts w:asciiTheme="majorHAnsi" w:eastAsiaTheme="minorEastAsia" w:hAnsiTheme="majorHAnsi" w:cstheme="majorHAnsi"/>
            <w:color w:val="313131"/>
            <w:lang w:val="en-GB"/>
            <w:rPrChange w:id="1404" w:author="Pham Thanh" w:date="2018-07-18T16:42:00Z">
              <w:rPr>
                <w:rFonts w:ascii="Georgia" w:hAnsi="Georgia"/>
                <w:color w:val="4E443C"/>
                <w:sz w:val="21"/>
                <w:szCs w:val="21"/>
              </w:rPr>
            </w:rPrChange>
          </w:rPr>
          <w:t>n c</w:t>
        </w:r>
        <w:r w:rsidRPr="00000263">
          <w:rPr>
            <w:rFonts w:asciiTheme="majorHAnsi" w:eastAsiaTheme="minorEastAsia" w:hAnsiTheme="majorHAnsi" w:cstheme="majorHAnsi"/>
            <w:color w:val="313131"/>
            <w:lang w:val="en-GB"/>
            <w:rPrChange w:id="1405" w:author="Pham Thanh" w:date="2018-07-18T16:42:00Z">
              <w:rPr>
                <w:rFonts w:ascii="Cambria" w:hAnsi="Cambria" w:cs="Cambria"/>
                <w:color w:val="4E443C"/>
                <w:sz w:val="21"/>
                <w:szCs w:val="21"/>
              </w:rPr>
            </w:rPrChange>
          </w:rPr>
          <w:t>ủ</w:t>
        </w:r>
        <w:r w:rsidRPr="00000263">
          <w:rPr>
            <w:rFonts w:asciiTheme="majorHAnsi" w:eastAsiaTheme="minorEastAsia" w:hAnsiTheme="majorHAnsi" w:cstheme="majorHAnsi"/>
            <w:color w:val="313131"/>
            <w:lang w:val="en-GB"/>
            <w:rPrChange w:id="1406" w:author="Pham Thanh" w:date="2018-07-18T16:42:00Z">
              <w:rPr>
                <w:rFonts w:ascii="Georgia" w:hAnsi="Georgia"/>
                <w:color w:val="4E443C"/>
                <w:sz w:val="21"/>
                <w:szCs w:val="21"/>
              </w:rPr>
            </w:rPrChange>
          </w:rPr>
          <w:t>a b</w:t>
        </w:r>
        <w:r w:rsidRPr="00000263">
          <w:rPr>
            <w:rFonts w:asciiTheme="majorHAnsi" w:eastAsiaTheme="minorEastAsia" w:hAnsiTheme="majorHAnsi" w:cstheme="majorHAnsi"/>
            <w:color w:val="313131"/>
            <w:lang w:val="en-GB"/>
            <w:rPrChange w:id="1407"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408" w:author="Pham Thanh" w:date="2018-07-18T16:42:00Z">
              <w:rPr>
                <w:rFonts w:ascii="Georgia" w:hAnsi="Georgia"/>
                <w:color w:val="4E443C"/>
                <w:sz w:val="21"/>
                <w:szCs w:val="21"/>
              </w:rPr>
            </w:rPrChange>
          </w:rPr>
          <w:t xml:space="preserve">n </w:t>
        </w:r>
        <w:r w:rsidRPr="00000263">
          <w:rPr>
            <w:rFonts w:asciiTheme="majorHAnsi" w:eastAsiaTheme="minorEastAsia" w:hAnsiTheme="majorHAnsi" w:cstheme="majorHAnsi"/>
            <w:color w:val="313131"/>
            <w:lang w:val="en-GB"/>
            <w:rPrChange w:id="1409"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410" w:author="Pham Thanh" w:date="2018-07-18T16:42:00Z">
              <w:rPr>
                <w:rFonts w:ascii="Cambria" w:hAnsi="Cambria" w:cs="Cambria"/>
                <w:color w:val="4E443C"/>
                <w:sz w:val="21"/>
                <w:szCs w:val="21"/>
              </w:rPr>
            </w:rPrChange>
          </w:rPr>
          <w:t>ượ</w:t>
        </w:r>
        <w:r w:rsidRPr="00000263">
          <w:rPr>
            <w:rFonts w:asciiTheme="majorHAnsi" w:eastAsiaTheme="minorEastAsia" w:hAnsiTheme="majorHAnsi" w:cstheme="majorHAnsi"/>
            <w:color w:val="313131"/>
            <w:lang w:val="en-GB"/>
            <w:rPrChange w:id="1411" w:author="Pham Thanh" w:date="2018-07-18T16:42:00Z">
              <w:rPr>
                <w:rFonts w:ascii="Georgia" w:hAnsi="Georgia"/>
                <w:color w:val="4E443C"/>
                <w:sz w:val="21"/>
                <w:szCs w:val="21"/>
              </w:rPr>
            </w:rPrChange>
          </w:rPr>
          <w:t>c theo d</w:t>
        </w:r>
        <w:r w:rsidRPr="00000263">
          <w:rPr>
            <w:rFonts w:asciiTheme="majorHAnsi" w:eastAsiaTheme="minorEastAsia" w:hAnsiTheme="majorHAnsi" w:cstheme="majorHAnsi"/>
            <w:color w:val="313131"/>
            <w:lang w:val="en-GB"/>
            <w:rPrChange w:id="1412" w:author="Pham Thanh" w:date="2018-07-18T16:42:00Z">
              <w:rPr>
                <w:rFonts w:ascii="Georgia" w:hAnsi="Georgia" w:cs="Georgia"/>
                <w:color w:val="4E443C"/>
                <w:sz w:val="21"/>
                <w:szCs w:val="21"/>
              </w:rPr>
            </w:rPrChange>
          </w:rPr>
          <w:t>õ</w:t>
        </w:r>
        <w:r w:rsidRPr="00000263">
          <w:rPr>
            <w:rFonts w:asciiTheme="majorHAnsi" w:eastAsiaTheme="minorEastAsia" w:hAnsiTheme="majorHAnsi" w:cstheme="majorHAnsi"/>
            <w:color w:val="313131"/>
            <w:lang w:val="en-GB"/>
            <w:rPrChange w:id="1413" w:author="Pham Thanh" w:date="2018-07-18T16:42:00Z">
              <w:rPr>
                <w:rFonts w:ascii="Georgia" w:hAnsi="Georgia"/>
                <w:color w:val="4E443C"/>
                <w:sz w:val="21"/>
                <w:szCs w:val="21"/>
              </w:rPr>
            </w:rPrChange>
          </w:rPr>
          <w:t>i (track) h</w:t>
        </w:r>
        <w:r w:rsidRPr="00000263">
          <w:rPr>
            <w:rFonts w:asciiTheme="majorHAnsi" w:eastAsiaTheme="minorEastAsia" w:hAnsiTheme="majorHAnsi" w:cstheme="majorHAnsi"/>
            <w:color w:val="313131"/>
            <w:lang w:val="en-GB"/>
            <w:rPrChange w:id="1414" w:author="Pham Thanh" w:date="2018-07-18T16:42:00Z">
              <w:rPr>
                <w:rFonts w:ascii="Cambria" w:hAnsi="Cambria" w:cs="Cambria"/>
                <w:color w:val="4E443C"/>
                <w:sz w:val="21"/>
                <w:szCs w:val="21"/>
              </w:rPr>
            </w:rPrChange>
          </w:rPr>
          <w:t>ế</w:t>
        </w:r>
        <w:r w:rsidRPr="00000263">
          <w:rPr>
            <w:rFonts w:asciiTheme="majorHAnsi" w:eastAsiaTheme="minorEastAsia" w:hAnsiTheme="majorHAnsi" w:cstheme="majorHAnsi"/>
            <w:color w:val="313131"/>
            <w:lang w:val="en-GB"/>
            <w:rPrChange w:id="1415" w:author="Pham Thanh" w:date="2018-07-18T16:42:00Z">
              <w:rPr>
                <w:rFonts w:ascii="Georgia" w:hAnsi="Georgia"/>
                <w:color w:val="4E443C"/>
                <w:sz w:val="21"/>
                <w:szCs w:val="21"/>
              </w:rPr>
            </w:rPrChange>
          </w:rPr>
          <w:t xml:space="preserve">t. </w:t>
        </w:r>
      </w:ins>
    </w:p>
    <w:p w:rsidR="00000263" w:rsidRDefault="00000263" w:rsidP="00000263">
      <w:pPr>
        <w:pStyle w:val="NormalWeb"/>
        <w:shd w:val="clear" w:color="auto" w:fill="FCFCFA"/>
        <w:spacing w:before="0" w:beforeAutospacing="0" w:after="0" w:afterAutospacing="0" w:line="330" w:lineRule="atLeast"/>
        <w:rPr>
          <w:ins w:id="1416" w:author="Pham Thanh" w:date="2018-07-18T16:44:00Z"/>
          <w:rFonts w:asciiTheme="majorHAnsi" w:eastAsiaTheme="minorEastAsia" w:hAnsiTheme="majorHAnsi" w:cstheme="majorHAnsi"/>
          <w:color w:val="313131"/>
          <w:lang w:val="en-GB"/>
        </w:rPr>
      </w:pPr>
      <w:ins w:id="1417" w:author="Pham Thanh" w:date="2018-07-18T16:42:00Z">
        <w:r w:rsidRPr="00000263">
          <w:rPr>
            <w:rFonts w:asciiTheme="majorHAnsi" w:eastAsiaTheme="minorEastAsia" w:hAnsiTheme="majorHAnsi" w:cstheme="majorHAnsi"/>
            <w:color w:val="313131"/>
            <w:lang w:val="en-GB"/>
            <w:rPrChange w:id="1418" w:author="Pham Thanh" w:date="2018-07-18T16:42:00Z">
              <w:rPr>
                <w:rFonts w:ascii="Georgia" w:hAnsi="Georgia"/>
                <w:color w:val="4E443C"/>
                <w:sz w:val="21"/>
                <w:szCs w:val="21"/>
              </w:rPr>
            </w:rPrChange>
          </w:rPr>
          <w:t>N</w:t>
        </w:r>
        <w:r w:rsidRPr="00000263">
          <w:rPr>
            <w:rFonts w:asciiTheme="majorHAnsi" w:eastAsiaTheme="minorEastAsia" w:hAnsiTheme="majorHAnsi" w:cstheme="majorHAnsi"/>
            <w:color w:val="313131"/>
            <w:lang w:val="en-GB"/>
            <w:rPrChange w:id="1419" w:author="Pham Thanh" w:date="2018-07-18T16:42:00Z">
              <w:rPr>
                <w:rFonts w:ascii="Cambria" w:hAnsi="Cambria" w:cs="Cambria"/>
                <w:color w:val="4E443C"/>
                <w:sz w:val="21"/>
                <w:szCs w:val="21"/>
              </w:rPr>
            </w:rPrChange>
          </w:rPr>
          <w:t>ế</w:t>
        </w:r>
        <w:r w:rsidRPr="00000263">
          <w:rPr>
            <w:rFonts w:asciiTheme="majorHAnsi" w:eastAsiaTheme="minorEastAsia" w:hAnsiTheme="majorHAnsi" w:cstheme="majorHAnsi"/>
            <w:color w:val="313131"/>
            <w:lang w:val="en-GB"/>
            <w:rPrChange w:id="1420" w:author="Pham Thanh" w:date="2018-07-18T16:42:00Z">
              <w:rPr>
                <w:rFonts w:ascii="Georgia" w:hAnsi="Georgia"/>
                <w:color w:val="4E443C"/>
                <w:sz w:val="21"/>
                <w:szCs w:val="21"/>
              </w:rPr>
            </w:rPrChange>
          </w:rPr>
          <w:t>u b</w:t>
        </w:r>
        <w:r w:rsidRPr="00000263">
          <w:rPr>
            <w:rFonts w:asciiTheme="majorHAnsi" w:eastAsiaTheme="minorEastAsia" w:hAnsiTheme="majorHAnsi" w:cstheme="majorHAnsi"/>
            <w:color w:val="313131"/>
            <w:lang w:val="en-GB"/>
            <w:rPrChange w:id="1421"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422" w:author="Pham Thanh" w:date="2018-07-18T16:42:00Z">
              <w:rPr>
                <w:rFonts w:ascii="Georgia" w:hAnsi="Georgia"/>
                <w:color w:val="4E443C"/>
                <w:sz w:val="21"/>
                <w:szCs w:val="21"/>
              </w:rPr>
            </w:rPrChange>
          </w:rPr>
          <w:t>n mu</w:t>
        </w:r>
        <w:r w:rsidRPr="00000263">
          <w:rPr>
            <w:rFonts w:asciiTheme="majorHAnsi" w:eastAsiaTheme="minorEastAsia" w:hAnsiTheme="majorHAnsi" w:cstheme="majorHAnsi"/>
            <w:color w:val="313131"/>
            <w:lang w:val="en-GB"/>
            <w:rPrChange w:id="1423" w:author="Pham Thanh" w:date="2018-07-18T16:42:00Z">
              <w:rPr>
                <w:rFonts w:ascii="Cambria" w:hAnsi="Cambria" w:cs="Cambria"/>
                <w:color w:val="4E443C"/>
                <w:sz w:val="21"/>
                <w:szCs w:val="21"/>
              </w:rPr>
            </w:rPrChange>
          </w:rPr>
          <w:t>ố</w:t>
        </w:r>
        <w:r w:rsidRPr="00000263">
          <w:rPr>
            <w:rFonts w:asciiTheme="majorHAnsi" w:eastAsiaTheme="minorEastAsia" w:hAnsiTheme="majorHAnsi" w:cstheme="majorHAnsi"/>
            <w:color w:val="313131"/>
            <w:lang w:val="en-GB"/>
            <w:rPrChange w:id="1424" w:author="Pham Thanh" w:date="2018-07-18T16:42:00Z">
              <w:rPr>
                <w:rFonts w:ascii="Georgia" w:hAnsi="Georgia"/>
                <w:color w:val="4E443C"/>
                <w:sz w:val="21"/>
                <w:szCs w:val="21"/>
              </w:rPr>
            </w:rPrChange>
          </w:rPr>
          <w:t>n ki</w:t>
        </w:r>
        <w:r w:rsidRPr="00000263">
          <w:rPr>
            <w:rFonts w:asciiTheme="majorHAnsi" w:eastAsiaTheme="minorEastAsia" w:hAnsiTheme="majorHAnsi" w:cstheme="majorHAnsi"/>
            <w:color w:val="313131"/>
            <w:lang w:val="en-GB"/>
            <w:rPrChange w:id="1425" w:author="Pham Thanh" w:date="2018-07-18T16:42:00Z">
              <w:rPr>
                <w:rFonts w:ascii="Cambria" w:hAnsi="Cambria" w:cs="Cambria"/>
                <w:color w:val="4E443C"/>
                <w:sz w:val="21"/>
                <w:szCs w:val="21"/>
              </w:rPr>
            </w:rPrChange>
          </w:rPr>
          <w:t>ế</w:t>
        </w:r>
        <w:r w:rsidRPr="00000263">
          <w:rPr>
            <w:rFonts w:asciiTheme="majorHAnsi" w:eastAsiaTheme="minorEastAsia" w:hAnsiTheme="majorHAnsi" w:cstheme="majorHAnsi"/>
            <w:color w:val="313131"/>
            <w:lang w:val="en-GB"/>
            <w:rPrChange w:id="1426" w:author="Pham Thanh" w:date="2018-07-18T16:42:00Z">
              <w:rPr>
                <w:rFonts w:ascii="Georgia" w:hAnsi="Georgia"/>
                <w:color w:val="4E443C"/>
                <w:sz w:val="21"/>
                <w:szCs w:val="21"/>
              </w:rPr>
            </w:rPrChange>
          </w:rPr>
          <w:t>m so</w:t>
        </w:r>
        <w:r w:rsidRPr="00000263">
          <w:rPr>
            <w:rFonts w:asciiTheme="majorHAnsi" w:eastAsiaTheme="minorEastAsia" w:hAnsiTheme="majorHAnsi" w:cstheme="majorHAnsi"/>
            <w:color w:val="313131"/>
            <w:lang w:val="en-GB"/>
            <w:rPrChange w:id="1427" w:author="Pham Thanh" w:date="2018-07-18T16:42:00Z">
              <w:rPr>
                <w:rFonts w:ascii="Georgia" w:hAnsi="Georgia" w:cs="Georgia"/>
                <w:color w:val="4E443C"/>
                <w:sz w:val="21"/>
                <w:szCs w:val="21"/>
              </w:rPr>
            </w:rPrChange>
          </w:rPr>
          <w:t>á</w:t>
        </w:r>
        <w:r w:rsidRPr="00000263">
          <w:rPr>
            <w:rFonts w:asciiTheme="majorHAnsi" w:eastAsiaTheme="minorEastAsia" w:hAnsiTheme="majorHAnsi" w:cstheme="majorHAnsi"/>
            <w:color w:val="313131"/>
            <w:lang w:val="en-GB"/>
            <w:rPrChange w:id="1428" w:author="Pham Thanh" w:date="2018-07-18T16:42:00Z">
              <w:rPr>
                <w:rFonts w:ascii="Georgia" w:hAnsi="Georgia"/>
                <w:color w:val="4E443C"/>
                <w:sz w:val="21"/>
                <w:szCs w:val="21"/>
              </w:rPr>
            </w:rPrChange>
          </w:rPr>
          <w:t>t phi</w:t>
        </w:r>
        <w:r w:rsidRPr="00000263">
          <w:rPr>
            <w:rFonts w:asciiTheme="majorHAnsi" w:eastAsiaTheme="minorEastAsia" w:hAnsiTheme="majorHAnsi" w:cstheme="majorHAnsi"/>
            <w:color w:val="313131"/>
            <w:lang w:val="en-GB"/>
            <w:rPrChange w:id="1429" w:author="Pham Thanh" w:date="2018-07-18T16:42:00Z">
              <w:rPr>
                <w:rFonts w:ascii="Georgia" w:hAnsi="Georgia" w:cs="Georgia"/>
                <w:color w:val="4E443C"/>
                <w:sz w:val="21"/>
                <w:szCs w:val="21"/>
              </w:rPr>
            </w:rPrChange>
          </w:rPr>
          <w:t>ê</w:t>
        </w:r>
        <w:r w:rsidRPr="00000263">
          <w:rPr>
            <w:rFonts w:asciiTheme="majorHAnsi" w:eastAsiaTheme="minorEastAsia" w:hAnsiTheme="majorHAnsi" w:cstheme="majorHAnsi"/>
            <w:color w:val="313131"/>
            <w:lang w:val="en-GB"/>
            <w:rPrChange w:id="1430" w:author="Pham Thanh" w:date="2018-07-18T16:42:00Z">
              <w:rPr>
                <w:rFonts w:ascii="Georgia" w:hAnsi="Georgia"/>
                <w:color w:val="4E443C"/>
                <w:sz w:val="21"/>
                <w:szCs w:val="21"/>
              </w:rPr>
            </w:rPrChange>
          </w:rPr>
          <w:t>n b</w:t>
        </w:r>
        <w:r w:rsidRPr="00000263">
          <w:rPr>
            <w:rFonts w:asciiTheme="majorHAnsi" w:eastAsiaTheme="minorEastAsia" w:hAnsiTheme="majorHAnsi" w:cstheme="majorHAnsi"/>
            <w:color w:val="313131"/>
            <w:lang w:val="en-GB"/>
            <w:rPrChange w:id="1431" w:author="Pham Thanh" w:date="2018-07-18T16:42:00Z">
              <w:rPr>
                <w:rFonts w:ascii="Cambria" w:hAnsi="Cambria" w:cs="Cambria"/>
                <w:color w:val="4E443C"/>
                <w:sz w:val="21"/>
                <w:szCs w:val="21"/>
              </w:rPr>
            </w:rPrChange>
          </w:rPr>
          <w:t>ả</w:t>
        </w:r>
        <w:r w:rsidRPr="00000263">
          <w:rPr>
            <w:rFonts w:asciiTheme="majorHAnsi" w:eastAsiaTheme="minorEastAsia" w:hAnsiTheme="majorHAnsi" w:cstheme="majorHAnsi"/>
            <w:color w:val="313131"/>
            <w:lang w:val="en-GB"/>
            <w:rPrChange w:id="1432" w:author="Pham Thanh" w:date="2018-07-18T16:42:00Z">
              <w:rPr>
                <w:rFonts w:ascii="Georgia" w:hAnsi="Georgia"/>
                <w:color w:val="4E443C"/>
                <w:sz w:val="21"/>
                <w:szCs w:val="21"/>
              </w:rPr>
            </w:rPrChange>
          </w:rPr>
          <w:t>n cho c</w:t>
        </w:r>
        <w:r w:rsidRPr="00000263">
          <w:rPr>
            <w:rFonts w:asciiTheme="majorHAnsi" w:eastAsiaTheme="minorEastAsia" w:hAnsiTheme="majorHAnsi" w:cstheme="majorHAnsi"/>
            <w:color w:val="313131"/>
            <w:lang w:val="en-GB"/>
            <w:rPrChange w:id="1433" w:author="Pham Thanh" w:date="2018-07-18T16:42:00Z">
              <w:rPr>
                <w:rFonts w:ascii="Georgia" w:hAnsi="Georgia" w:cs="Georgia"/>
                <w:color w:val="4E443C"/>
                <w:sz w:val="21"/>
                <w:szCs w:val="21"/>
              </w:rPr>
            </w:rPrChange>
          </w:rPr>
          <w:t>á</w:t>
        </w:r>
        <w:r w:rsidRPr="00000263">
          <w:rPr>
            <w:rFonts w:asciiTheme="majorHAnsi" w:eastAsiaTheme="minorEastAsia" w:hAnsiTheme="majorHAnsi" w:cstheme="majorHAnsi"/>
            <w:color w:val="313131"/>
            <w:lang w:val="en-GB"/>
            <w:rPrChange w:id="1434" w:author="Pham Thanh" w:date="2018-07-18T16:42:00Z">
              <w:rPr>
                <w:rFonts w:ascii="Georgia" w:hAnsi="Georgia"/>
                <w:color w:val="4E443C"/>
                <w:sz w:val="21"/>
                <w:szCs w:val="21"/>
              </w:rPr>
            </w:rPrChange>
          </w:rPr>
          <w:t>c t</w:t>
        </w:r>
        <w:r w:rsidRPr="00000263">
          <w:rPr>
            <w:rFonts w:asciiTheme="majorHAnsi" w:eastAsiaTheme="minorEastAsia" w:hAnsiTheme="majorHAnsi" w:cstheme="majorHAnsi"/>
            <w:color w:val="313131"/>
            <w:lang w:val="en-GB"/>
            <w:rPrChange w:id="1435" w:author="Pham Thanh" w:date="2018-07-18T16:42:00Z">
              <w:rPr>
                <w:rFonts w:ascii="Cambria" w:hAnsi="Cambria" w:cs="Cambria"/>
                <w:color w:val="4E443C"/>
                <w:sz w:val="21"/>
                <w:szCs w:val="21"/>
              </w:rPr>
            </w:rPrChange>
          </w:rPr>
          <w:t>ậ</w:t>
        </w:r>
        <w:r w:rsidRPr="00000263">
          <w:rPr>
            <w:rFonts w:asciiTheme="majorHAnsi" w:eastAsiaTheme="minorEastAsia" w:hAnsiTheme="majorHAnsi" w:cstheme="majorHAnsi"/>
            <w:color w:val="313131"/>
            <w:lang w:val="en-GB"/>
            <w:rPrChange w:id="1436" w:author="Pham Thanh" w:date="2018-07-18T16:42:00Z">
              <w:rPr>
                <w:rFonts w:ascii="Georgia" w:hAnsi="Georgia"/>
                <w:color w:val="4E443C"/>
                <w:sz w:val="21"/>
                <w:szCs w:val="21"/>
              </w:rPr>
            </w:rPrChange>
          </w:rPr>
          <w:t>p tin c</w:t>
        </w:r>
        <w:r w:rsidRPr="00000263">
          <w:rPr>
            <w:rFonts w:asciiTheme="majorHAnsi" w:eastAsiaTheme="minorEastAsia" w:hAnsiTheme="majorHAnsi" w:cstheme="majorHAnsi"/>
            <w:color w:val="313131"/>
            <w:lang w:val="en-GB"/>
            <w:rPrChange w:id="1437" w:author="Pham Thanh" w:date="2018-07-18T16:42:00Z">
              <w:rPr>
                <w:rFonts w:ascii="Georgia" w:hAnsi="Georgia" w:cs="Georgia"/>
                <w:color w:val="4E443C"/>
                <w:sz w:val="21"/>
                <w:szCs w:val="21"/>
              </w:rPr>
            </w:rPrChange>
          </w:rPr>
          <w:t>ó</w:t>
        </w:r>
        <w:r w:rsidRPr="00000263">
          <w:rPr>
            <w:rFonts w:asciiTheme="majorHAnsi" w:eastAsiaTheme="minorEastAsia" w:hAnsiTheme="majorHAnsi" w:cstheme="majorHAnsi"/>
            <w:color w:val="313131"/>
            <w:lang w:val="en-GB"/>
            <w:rPrChange w:id="1438" w:author="Pham Thanh" w:date="2018-07-18T16:42:00Z">
              <w:rPr>
                <w:rFonts w:ascii="Georgia" w:hAnsi="Georgia"/>
                <w:color w:val="4E443C"/>
                <w:sz w:val="21"/>
                <w:szCs w:val="21"/>
              </w:rPr>
            </w:rPrChange>
          </w:rPr>
          <w:t xml:space="preserve"> s</w:t>
        </w:r>
        <w:r w:rsidRPr="00000263">
          <w:rPr>
            <w:rFonts w:asciiTheme="majorHAnsi" w:eastAsiaTheme="minorEastAsia" w:hAnsiTheme="majorHAnsi" w:cstheme="majorHAnsi"/>
            <w:color w:val="313131"/>
            <w:lang w:val="en-GB"/>
            <w:rPrChange w:id="1439" w:author="Pham Thanh" w:date="2018-07-18T16:42:00Z">
              <w:rPr>
                <w:rFonts w:ascii="Cambria" w:hAnsi="Cambria" w:cs="Cambria"/>
                <w:color w:val="4E443C"/>
                <w:sz w:val="21"/>
                <w:szCs w:val="21"/>
              </w:rPr>
            </w:rPrChange>
          </w:rPr>
          <w:t>ẵ</w:t>
        </w:r>
        <w:r w:rsidRPr="00000263">
          <w:rPr>
            <w:rFonts w:asciiTheme="majorHAnsi" w:eastAsiaTheme="minorEastAsia" w:hAnsiTheme="majorHAnsi" w:cstheme="majorHAnsi"/>
            <w:color w:val="313131"/>
            <w:lang w:val="en-GB"/>
            <w:rPrChange w:id="1440" w:author="Pham Thanh" w:date="2018-07-18T16:42:00Z">
              <w:rPr>
                <w:rFonts w:ascii="Georgia" w:hAnsi="Georgia"/>
                <w:color w:val="4E443C"/>
                <w:sz w:val="21"/>
                <w:szCs w:val="21"/>
              </w:rPr>
            </w:rPrChange>
          </w:rPr>
          <w:t>n (</w:t>
        </w:r>
        <w:r w:rsidRPr="00000263">
          <w:rPr>
            <w:rFonts w:asciiTheme="majorHAnsi" w:eastAsiaTheme="minorEastAsia" w:hAnsiTheme="majorHAnsi" w:cstheme="majorHAnsi"/>
            <w:color w:val="313131"/>
            <w:lang w:val="en-GB"/>
            <w:rPrChange w:id="1441"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442" w:author="Pham Thanh" w:date="2018-07-18T16:42:00Z">
              <w:rPr>
                <w:rFonts w:ascii="Cambria" w:hAnsi="Cambria" w:cs="Cambria"/>
                <w:color w:val="4E443C"/>
                <w:sz w:val="21"/>
                <w:szCs w:val="21"/>
              </w:rPr>
            </w:rPrChange>
          </w:rPr>
          <w:t>ố</w:t>
        </w:r>
        <w:r w:rsidRPr="00000263">
          <w:rPr>
            <w:rFonts w:asciiTheme="majorHAnsi" w:eastAsiaTheme="minorEastAsia" w:hAnsiTheme="majorHAnsi" w:cstheme="majorHAnsi"/>
            <w:color w:val="313131"/>
            <w:lang w:val="en-GB"/>
            <w:rPrChange w:id="1443" w:author="Pham Thanh" w:date="2018-07-18T16:42:00Z">
              <w:rPr>
                <w:rFonts w:ascii="Georgia" w:hAnsi="Georgia"/>
                <w:color w:val="4E443C"/>
                <w:sz w:val="21"/>
                <w:szCs w:val="21"/>
              </w:rPr>
            </w:rPrChange>
          </w:rPr>
          <w:t>i l</w:t>
        </w:r>
        <w:r w:rsidRPr="00000263">
          <w:rPr>
            <w:rFonts w:asciiTheme="majorHAnsi" w:eastAsiaTheme="minorEastAsia" w:hAnsiTheme="majorHAnsi" w:cstheme="majorHAnsi"/>
            <w:color w:val="313131"/>
            <w:lang w:val="en-GB"/>
            <w:rPrChange w:id="1444" w:author="Pham Thanh" w:date="2018-07-18T16:42:00Z">
              <w:rPr>
                <w:rFonts w:ascii="Cambria" w:hAnsi="Cambria" w:cs="Cambria"/>
                <w:color w:val="4E443C"/>
                <w:sz w:val="21"/>
                <w:szCs w:val="21"/>
              </w:rPr>
            </w:rPrChange>
          </w:rPr>
          <w:t>ậ</w:t>
        </w:r>
        <w:r w:rsidRPr="00000263">
          <w:rPr>
            <w:rFonts w:asciiTheme="majorHAnsi" w:eastAsiaTheme="minorEastAsia" w:hAnsiTheme="majorHAnsi" w:cstheme="majorHAnsi"/>
            <w:color w:val="313131"/>
            <w:lang w:val="en-GB"/>
            <w:rPrChange w:id="1445" w:author="Pham Thanh" w:date="2018-07-18T16:42:00Z">
              <w:rPr>
                <w:rFonts w:ascii="Georgia" w:hAnsi="Georgia"/>
                <w:color w:val="4E443C"/>
                <w:sz w:val="21"/>
                <w:szCs w:val="21"/>
              </w:rPr>
            </w:rPrChange>
          </w:rPr>
          <w:t>p v</w:t>
        </w:r>
        <w:r w:rsidRPr="00000263">
          <w:rPr>
            <w:rFonts w:asciiTheme="majorHAnsi" w:eastAsiaTheme="minorEastAsia" w:hAnsiTheme="majorHAnsi" w:cstheme="majorHAnsi"/>
            <w:color w:val="313131"/>
            <w:lang w:val="en-GB"/>
            <w:rPrChange w:id="1446" w:author="Pham Thanh" w:date="2018-07-18T16:42:00Z">
              <w:rPr>
                <w:rFonts w:ascii="Cambria" w:hAnsi="Cambria" w:cs="Cambria"/>
                <w:color w:val="4E443C"/>
                <w:sz w:val="21"/>
                <w:szCs w:val="21"/>
              </w:rPr>
            </w:rPrChange>
          </w:rPr>
          <w:t>ớ</w:t>
        </w:r>
        <w:r w:rsidRPr="00000263">
          <w:rPr>
            <w:rFonts w:asciiTheme="majorHAnsi" w:eastAsiaTheme="minorEastAsia" w:hAnsiTheme="majorHAnsi" w:cstheme="majorHAnsi"/>
            <w:color w:val="313131"/>
            <w:lang w:val="en-GB"/>
            <w:rPrChange w:id="1447" w:author="Pham Thanh" w:date="2018-07-18T16:42:00Z">
              <w:rPr>
                <w:rFonts w:ascii="Georgia" w:hAnsi="Georgia"/>
                <w:color w:val="4E443C"/>
                <w:sz w:val="21"/>
                <w:szCs w:val="21"/>
              </w:rPr>
            </w:rPrChange>
          </w:rPr>
          <w:t>i m</w:t>
        </w:r>
        <w:r w:rsidRPr="00000263">
          <w:rPr>
            <w:rFonts w:asciiTheme="majorHAnsi" w:eastAsiaTheme="minorEastAsia" w:hAnsiTheme="majorHAnsi" w:cstheme="majorHAnsi"/>
            <w:color w:val="313131"/>
            <w:lang w:val="en-GB"/>
            <w:rPrChange w:id="1448" w:author="Pham Thanh" w:date="2018-07-18T16:42:00Z">
              <w:rPr>
                <w:rFonts w:ascii="Cambria" w:hAnsi="Cambria" w:cs="Cambria"/>
                <w:color w:val="4E443C"/>
                <w:sz w:val="21"/>
                <w:szCs w:val="21"/>
              </w:rPr>
            </w:rPrChange>
          </w:rPr>
          <w:t>ộ</w:t>
        </w:r>
        <w:r w:rsidRPr="00000263">
          <w:rPr>
            <w:rFonts w:asciiTheme="majorHAnsi" w:eastAsiaTheme="minorEastAsia" w:hAnsiTheme="majorHAnsi" w:cstheme="majorHAnsi"/>
            <w:color w:val="313131"/>
            <w:lang w:val="en-GB"/>
            <w:rPrChange w:id="1449" w:author="Pham Thanh" w:date="2018-07-18T16:42:00Z">
              <w:rPr>
                <w:rFonts w:ascii="Georgia" w:hAnsi="Georgia"/>
                <w:color w:val="4E443C"/>
                <w:sz w:val="21"/>
                <w:szCs w:val="21"/>
              </w:rPr>
            </w:rPrChange>
          </w:rPr>
          <w:t>t th</w:t>
        </w:r>
        <w:r w:rsidRPr="00000263">
          <w:rPr>
            <w:rFonts w:asciiTheme="majorHAnsi" w:eastAsiaTheme="minorEastAsia" w:hAnsiTheme="majorHAnsi" w:cstheme="majorHAnsi"/>
            <w:color w:val="313131"/>
            <w:lang w:val="en-GB"/>
            <w:rPrChange w:id="1450" w:author="Pham Thanh" w:date="2018-07-18T16:42:00Z">
              <w:rPr>
                <w:rFonts w:ascii="Cambria" w:hAnsi="Cambria" w:cs="Cambria"/>
                <w:color w:val="4E443C"/>
                <w:sz w:val="21"/>
                <w:szCs w:val="21"/>
              </w:rPr>
            </w:rPrChange>
          </w:rPr>
          <w:t>ư</w:t>
        </w:r>
        <w:r w:rsidRPr="00000263">
          <w:rPr>
            <w:rFonts w:asciiTheme="majorHAnsi" w:eastAsiaTheme="minorEastAsia" w:hAnsiTheme="majorHAnsi" w:cstheme="majorHAnsi"/>
            <w:color w:val="313131"/>
            <w:lang w:val="en-GB"/>
            <w:rPrChange w:id="1451" w:author="Pham Thanh" w:date="2018-07-18T16:42:00Z">
              <w:rPr>
                <w:rFonts w:ascii="Georgia" w:hAnsi="Georgia"/>
                <w:color w:val="4E443C"/>
                <w:sz w:val="21"/>
                <w:szCs w:val="21"/>
              </w:rPr>
            </w:rPrChange>
          </w:rPr>
          <w:t xml:space="preserve"> m</w:t>
        </w:r>
        <w:r w:rsidRPr="00000263">
          <w:rPr>
            <w:rFonts w:asciiTheme="majorHAnsi" w:eastAsiaTheme="minorEastAsia" w:hAnsiTheme="majorHAnsi" w:cstheme="majorHAnsi"/>
            <w:color w:val="313131"/>
            <w:lang w:val="en-GB"/>
            <w:rPrChange w:id="1452" w:author="Pham Thanh" w:date="2018-07-18T16:42:00Z">
              <w:rPr>
                <w:rFonts w:ascii="Cambria" w:hAnsi="Cambria" w:cs="Cambria"/>
                <w:color w:val="4E443C"/>
                <w:sz w:val="21"/>
                <w:szCs w:val="21"/>
              </w:rPr>
            </w:rPrChange>
          </w:rPr>
          <w:t>ụ</w:t>
        </w:r>
        <w:r w:rsidRPr="00000263">
          <w:rPr>
            <w:rFonts w:asciiTheme="majorHAnsi" w:eastAsiaTheme="minorEastAsia" w:hAnsiTheme="majorHAnsi" w:cstheme="majorHAnsi"/>
            <w:color w:val="313131"/>
            <w:lang w:val="en-GB"/>
            <w:rPrChange w:id="1453" w:author="Pham Thanh" w:date="2018-07-18T16:42:00Z">
              <w:rPr>
                <w:rFonts w:ascii="Georgia" w:hAnsi="Georgia"/>
                <w:color w:val="4E443C"/>
                <w:sz w:val="21"/>
                <w:szCs w:val="21"/>
              </w:rPr>
            </w:rPrChange>
          </w:rPr>
          <w:t>c tr</w:t>
        </w:r>
        <w:r w:rsidRPr="00000263">
          <w:rPr>
            <w:rFonts w:asciiTheme="majorHAnsi" w:eastAsiaTheme="minorEastAsia" w:hAnsiTheme="majorHAnsi" w:cstheme="majorHAnsi"/>
            <w:color w:val="313131"/>
            <w:lang w:val="en-GB"/>
            <w:rPrChange w:id="1454" w:author="Pham Thanh" w:date="2018-07-18T16:42:00Z">
              <w:rPr>
                <w:rFonts w:ascii="Cambria" w:hAnsi="Cambria" w:cs="Cambria"/>
                <w:color w:val="4E443C"/>
                <w:sz w:val="21"/>
                <w:szCs w:val="21"/>
              </w:rPr>
            </w:rPrChange>
          </w:rPr>
          <w:t>ố</w:t>
        </w:r>
        <w:r w:rsidRPr="00000263">
          <w:rPr>
            <w:rFonts w:asciiTheme="majorHAnsi" w:eastAsiaTheme="minorEastAsia" w:hAnsiTheme="majorHAnsi" w:cstheme="majorHAnsi"/>
            <w:color w:val="313131"/>
            <w:lang w:val="en-GB"/>
            <w:rPrChange w:id="1455" w:author="Pham Thanh" w:date="2018-07-18T16:42:00Z">
              <w:rPr>
                <w:rFonts w:ascii="Georgia" w:hAnsi="Georgia"/>
                <w:color w:val="4E443C"/>
                <w:sz w:val="21"/>
                <w:szCs w:val="21"/>
              </w:rPr>
            </w:rPrChange>
          </w:rPr>
          <w:t>ng), ch</w:t>
        </w:r>
        <w:r w:rsidRPr="00000263">
          <w:rPr>
            <w:rFonts w:asciiTheme="majorHAnsi" w:eastAsiaTheme="minorEastAsia" w:hAnsiTheme="majorHAnsi" w:cstheme="majorHAnsi"/>
            <w:color w:val="313131"/>
            <w:lang w:val="en-GB"/>
            <w:rPrChange w:id="1456" w:author="Pham Thanh" w:date="2018-07-18T16:42:00Z">
              <w:rPr>
                <w:rFonts w:ascii="Cambria" w:hAnsi="Cambria" w:cs="Cambria"/>
                <w:color w:val="4E443C"/>
                <w:sz w:val="21"/>
                <w:szCs w:val="21"/>
              </w:rPr>
            </w:rPrChange>
          </w:rPr>
          <w:t>ắ</w:t>
        </w:r>
        <w:r w:rsidRPr="00000263">
          <w:rPr>
            <w:rFonts w:asciiTheme="majorHAnsi" w:eastAsiaTheme="minorEastAsia" w:hAnsiTheme="majorHAnsi" w:cstheme="majorHAnsi"/>
            <w:color w:val="313131"/>
            <w:lang w:val="en-GB"/>
            <w:rPrChange w:id="1457" w:author="Pham Thanh" w:date="2018-07-18T16:42:00Z">
              <w:rPr>
                <w:rFonts w:ascii="Georgia" w:hAnsi="Georgia"/>
                <w:color w:val="4E443C"/>
                <w:sz w:val="21"/>
                <w:szCs w:val="21"/>
              </w:rPr>
            </w:rPrChange>
          </w:rPr>
          <w:t>c ch</w:t>
        </w:r>
        <w:r w:rsidRPr="00000263">
          <w:rPr>
            <w:rFonts w:asciiTheme="majorHAnsi" w:eastAsiaTheme="minorEastAsia" w:hAnsiTheme="majorHAnsi" w:cstheme="majorHAnsi"/>
            <w:color w:val="313131"/>
            <w:lang w:val="en-GB"/>
            <w:rPrChange w:id="1458" w:author="Pham Thanh" w:date="2018-07-18T16:42:00Z">
              <w:rPr>
                <w:rFonts w:ascii="Cambria" w:hAnsi="Cambria" w:cs="Cambria"/>
                <w:color w:val="4E443C"/>
                <w:sz w:val="21"/>
                <w:szCs w:val="21"/>
              </w:rPr>
            </w:rPrChange>
          </w:rPr>
          <w:t>ắ</w:t>
        </w:r>
        <w:r w:rsidRPr="00000263">
          <w:rPr>
            <w:rFonts w:asciiTheme="majorHAnsi" w:eastAsiaTheme="minorEastAsia" w:hAnsiTheme="majorHAnsi" w:cstheme="majorHAnsi"/>
            <w:color w:val="313131"/>
            <w:lang w:val="en-GB"/>
            <w:rPrChange w:id="1459" w:author="Pham Thanh" w:date="2018-07-18T16:42:00Z">
              <w:rPr>
                <w:rFonts w:ascii="Georgia" w:hAnsi="Georgia"/>
                <w:color w:val="4E443C"/>
                <w:sz w:val="21"/>
                <w:szCs w:val="21"/>
              </w:rPr>
            </w:rPrChange>
          </w:rPr>
          <w:t>n b</w:t>
        </w:r>
        <w:r w:rsidRPr="00000263">
          <w:rPr>
            <w:rFonts w:asciiTheme="majorHAnsi" w:eastAsiaTheme="minorEastAsia" w:hAnsiTheme="majorHAnsi" w:cstheme="majorHAnsi"/>
            <w:color w:val="313131"/>
            <w:lang w:val="en-GB"/>
            <w:rPrChange w:id="1460"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461" w:author="Pham Thanh" w:date="2018-07-18T16:42:00Z">
              <w:rPr>
                <w:rFonts w:ascii="Georgia" w:hAnsi="Georgia"/>
                <w:color w:val="4E443C"/>
                <w:sz w:val="21"/>
                <w:szCs w:val="21"/>
              </w:rPr>
            </w:rPrChange>
          </w:rPr>
          <w:t>n n</w:t>
        </w:r>
        <w:r w:rsidRPr="00000263">
          <w:rPr>
            <w:rFonts w:asciiTheme="majorHAnsi" w:eastAsiaTheme="minorEastAsia" w:hAnsiTheme="majorHAnsi" w:cstheme="majorHAnsi"/>
            <w:color w:val="313131"/>
            <w:lang w:val="en-GB"/>
            <w:rPrChange w:id="1462" w:author="Pham Thanh" w:date="2018-07-18T16:42:00Z">
              <w:rPr>
                <w:rFonts w:ascii="Georgia" w:hAnsi="Georgia" w:cs="Georgia"/>
                <w:color w:val="4E443C"/>
                <w:sz w:val="21"/>
                <w:szCs w:val="21"/>
              </w:rPr>
            </w:rPrChange>
          </w:rPr>
          <w:t>ê</w:t>
        </w:r>
        <w:r w:rsidRPr="00000263">
          <w:rPr>
            <w:rFonts w:asciiTheme="majorHAnsi" w:eastAsiaTheme="minorEastAsia" w:hAnsiTheme="majorHAnsi" w:cstheme="majorHAnsi"/>
            <w:color w:val="313131"/>
            <w:lang w:val="en-GB"/>
            <w:rPrChange w:id="1463" w:author="Pham Thanh" w:date="2018-07-18T16:42:00Z">
              <w:rPr>
                <w:rFonts w:ascii="Georgia" w:hAnsi="Georgia"/>
                <w:color w:val="4E443C"/>
                <w:sz w:val="21"/>
                <w:szCs w:val="21"/>
              </w:rPr>
            </w:rPrChange>
          </w:rPr>
          <w:t>n b</w:t>
        </w:r>
        <w:r w:rsidRPr="00000263">
          <w:rPr>
            <w:rFonts w:asciiTheme="majorHAnsi" w:eastAsiaTheme="minorEastAsia" w:hAnsiTheme="majorHAnsi" w:cstheme="majorHAnsi"/>
            <w:color w:val="313131"/>
            <w:lang w:val="en-GB"/>
            <w:rPrChange w:id="1464" w:author="Pham Thanh" w:date="2018-07-18T16:42:00Z">
              <w:rPr>
                <w:rFonts w:ascii="Cambria" w:hAnsi="Cambria" w:cs="Cambria"/>
                <w:color w:val="4E443C"/>
                <w:sz w:val="21"/>
                <w:szCs w:val="21"/>
              </w:rPr>
            </w:rPrChange>
          </w:rPr>
          <w:t>ắ</w:t>
        </w:r>
        <w:r w:rsidRPr="00000263">
          <w:rPr>
            <w:rFonts w:asciiTheme="majorHAnsi" w:eastAsiaTheme="minorEastAsia" w:hAnsiTheme="majorHAnsi" w:cstheme="majorHAnsi"/>
            <w:color w:val="313131"/>
            <w:lang w:val="en-GB"/>
            <w:rPrChange w:id="1465" w:author="Pham Thanh" w:date="2018-07-18T16:42:00Z">
              <w:rPr>
                <w:rFonts w:ascii="Georgia" w:hAnsi="Georgia"/>
                <w:color w:val="4E443C"/>
                <w:sz w:val="21"/>
                <w:szCs w:val="21"/>
              </w:rPr>
            </w:rPrChange>
          </w:rPr>
          <w:t xml:space="preserve">t </w:t>
        </w:r>
        <w:r w:rsidRPr="00000263">
          <w:rPr>
            <w:rFonts w:asciiTheme="majorHAnsi" w:eastAsiaTheme="minorEastAsia" w:hAnsiTheme="majorHAnsi" w:cstheme="majorHAnsi"/>
            <w:color w:val="313131"/>
            <w:lang w:val="en-GB"/>
            <w:rPrChange w:id="1466"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467" w:author="Pham Thanh" w:date="2018-07-18T16:42:00Z">
              <w:rPr>
                <w:rFonts w:ascii="Cambria" w:hAnsi="Cambria" w:cs="Cambria"/>
                <w:color w:val="4E443C"/>
                <w:sz w:val="21"/>
                <w:szCs w:val="21"/>
              </w:rPr>
            </w:rPrChange>
          </w:rPr>
          <w:t>ầ</w:t>
        </w:r>
        <w:r w:rsidRPr="00000263">
          <w:rPr>
            <w:rFonts w:asciiTheme="majorHAnsi" w:eastAsiaTheme="minorEastAsia" w:hAnsiTheme="majorHAnsi" w:cstheme="majorHAnsi"/>
            <w:color w:val="313131"/>
            <w:lang w:val="en-GB"/>
            <w:rPrChange w:id="1468" w:author="Pham Thanh" w:date="2018-07-18T16:42:00Z">
              <w:rPr>
                <w:rFonts w:ascii="Georgia" w:hAnsi="Georgia"/>
                <w:color w:val="4E443C"/>
                <w:sz w:val="21"/>
                <w:szCs w:val="21"/>
              </w:rPr>
            </w:rPrChange>
          </w:rPr>
          <w:t>u theo d</w:t>
        </w:r>
        <w:r w:rsidRPr="00000263">
          <w:rPr>
            <w:rFonts w:asciiTheme="majorHAnsi" w:eastAsiaTheme="minorEastAsia" w:hAnsiTheme="majorHAnsi" w:cstheme="majorHAnsi"/>
            <w:color w:val="313131"/>
            <w:lang w:val="en-GB"/>
            <w:rPrChange w:id="1469" w:author="Pham Thanh" w:date="2018-07-18T16:42:00Z">
              <w:rPr>
                <w:rFonts w:ascii="Georgia" w:hAnsi="Georgia" w:cs="Georgia"/>
                <w:color w:val="4E443C"/>
                <w:sz w:val="21"/>
                <w:szCs w:val="21"/>
              </w:rPr>
            </w:rPrChange>
          </w:rPr>
          <w:t>õ</w:t>
        </w:r>
        <w:r w:rsidRPr="00000263">
          <w:rPr>
            <w:rFonts w:asciiTheme="majorHAnsi" w:eastAsiaTheme="minorEastAsia" w:hAnsiTheme="majorHAnsi" w:cstheme="majorHAnsi"/>
            <w:color w:val="313131"/>
            <w:lang w:val="en-GB"/>
            <w:rPrChange w:id="1470" w:author="Pham Thanh" w:date="2018-07-18T16:42:00Z">
              <w:rPr>
                <w:rFonts w:ascii="Georgia" w:hAnsi="Georgia"/>
                <w:color w:val="4E443C"/>
                <w:sz w:val="21"/>
                <w:szCs w:val="21"/>
              </w:rPr>
            </w:rPrChange>
          </w:rPr>
          <w:t>i c</w:t>
        </w:r>
        <w:r w:rsidRPr="00000263">
          <w:rPr>
            <w:rFonts w:asciiTheme="majorHAnsi" w:eastAsiaTheme="minorEastAsia" w:hAnsiTheme="majorHAnsi" w:cstheme="majorHAnsi"/>
            <w:color w:val="313131"/>
            <w:lang w:val="en-GB"/>
            <w:rPrChange w:id="1471" w:author="Pham Thanh" w:date="2018-07-18T16:42:00Z">
              <w:rPr>
                <w:rFonts w:ascii="Georgia" w:hAnsi="Georgia" w:cs="Georgia"/>
                <w:color w:val="4E443C"/>
                <w:sz w:val="21"/>
                <w:szCs w:val="21"/>
              </w:rPr>
            </w:rPrChange>
          </w:rPr>
          <w:t>á</w:t>
        </w:r>
        <w:r w:rsidRPr="00000263">
          <w:rPr>
            <w:rFonts w:asciiTheme="majorHAnsi" w:eastAsiaTheme="minorEastAsia" w:hAnsiTheme="majorHAnsi" w:cstheme="majorHAnsi"/>
            <w:color w:val="313131"/>
            <w:lang w:val="en-GB"/>
            <w:rPrChange w:id="1472" w:author="Pham Thanh" w:date="2018-07-18T16:42:00Z">
              <w:rPr>
                <w:rFonts w:ascii="Georgia" w:hAnsi="Georgia"/>
                <w:color w:val="4E443C"/>
                <w:sz w:val="21"/>
                <w:szCs w:val="21"/>
              </w:rPr>
            </w:rPrChange>
          </w:rPr>
          <w:t>c t</w:t>
        </w:r>
        <w:r w:rsidRPr="00000263">
          <w:rPr>
            <w:rFonts w:asciiTheme="majorHAnsi" w:eastAsiaTheme="minorEastAsia" w:hAnsiTheme="majorHAnsi" w:cstheme="majorHAnsi"/>
            <w:color w:val="313131"/>
            <w:lang w:val="en-GB"/>
            <w:rPrChange w:id="1473" w:author="Pham Thanh" w:date="2018-07-18T16:42:00Z">
              <w:rPr>
                <w:rFonts w:ascii="Cambria" w:hAnsi="Cambria" w:cs="Cambria"/>
                <w:color w:val="4E443C"/>
                <w:sz w:val="21"/>
                <w:szCs w:val="21"/>
              </w:rPr>
            </w:rPrChange>
          </w:rPr>
          <w:t>ậ</w:t>
        </w:r>
        <w:r w:rsidRPr="00000263">
          <w:rPr>
            <w:rFonts w:asciiTheme="majorHAnsi" w:eastAsiaTheme="minorEastAsia" w:hAnsiTheme="majorHAnsi" w:cstheme="majorHAnsi"/>
            <w:color w:val="313131"/>
            <w:lang w:val="en-GB"/>
            <w:rPrChange w:id="1474" w:author="Pham Thanh" w:date="2018-07-18T16:42:00Z">
              <w:rPr>
                <w:rFonts w:ascii="Georgia" w:hAnsi="Georgia"/>
                <w:color w:val="4E443C"/>
                <w:sz w:val="21"/>
                <w:szCs w:val="21"/>
              </w:rPr>
            </w:rPrChange>
          </w:rPr>
          <w:t xml:space="preserve">p tin </w:t>
        </w:r>
        <w:r w:rsidRPr="00000263">
          <w:rPr>
            <w:rFonts w:asciiTheme="majorHAnsi" w:eastAsiaTheme="minorEastAsia" w:hAnsiTheme="majorHAnsi" w:cstheme="majorHAnsi"/>
            <w:color w:val="313131"/>
            <w:lang w:val="en-GB"/>
            <w:rPrChange w:id="1475" w:author="Pham Thanh" w:date="2018-07-18T16:42:00Z">
              <w:rPr>
                <w:rFonts w:ascii="Georgia" w:hAnsi="Georgia" w:cs="Georgia"/>
                <w:color w:val="4E443C"/>
                <w:sz w:val="21"/>
                <w:szCs w:val="21"/>
              </w:rPr>
            </w:rPrChange>
          </w:rPr>
          <w:t>đó</w:t>
        </w:r>
        <w:r w:rsidRPr="00000263">
          <w:rPr>
            <w:rFonts w:asciiTheme="majorHAnsi" w:eastAsiaTheme="minorEastAsia" w:hAnsiTheme="majorHAnsi" w:cstheme="majorHAnsi"/>
            <w:color w:val="313131"/>
            <w:lang w:val="en-GB"/>
            <w:rPrChange w:id="1476" w:author="Pham Thanh" w:date="2018-07-18T16:42:00Z">
              <w:rPr>
                <w:rFonts w:ascii="Georgia" w:hAnsi="Georgia"/>
                <w:color w:val="4E443C"/>
                <w:sz w:val="21"/>
                <w:szCs w:val="21"/>
              </w:rPr>
            </w:rPrChange>
          </w:rPr>
          <w:t xml:space="preserve"> v</w:t>
        </w:r>
        <w:r w:rsidRPr="00000263">
          <w:rPr>
            <w:rFonts w:asciiTheme="majorHAnsi" w:eastAsiaTheme="minorEastAsia" w:hAnsiTheme="majorHAnsi" w:cstheme="majorHAnsi"/>
            <w:color w:val="313131"/>
            <w:lang w:val="en-GB"/>
            <w:rPrChange w:id="1477"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478" w:author="Pham Thanh" w:date="2018-07-18T16:42:00Z">
              <w:rPr>
                <w:rFonts w:ascii="Georgia" w:hAnsi="Georgia"/>
                <w:color w:val="4E443C"/>
                <w:sz w:val="21"/>
                <w:szCs w:val="21"/>
              </w:rPr>
            </w:rPrChange>
          </w:rPr>
          <w:t xml:space="preserve"> th</w:t>
        </w:r>
        <w:r w:rsidRPr="00000263">
          <w:rPr>
            <w:rFonts w:asciiTheme="majorHAnsi" w:eastAsiaTheme="minorEastAsia" w:hAnsiTheme="majorHAnsi" w:cstheme="majorHAnsi"/>
            <w:color w:val="313131"/>
            <w:lang w:val="en-GB"/>
            <w:rPrChange w:id="1479" w:author="Pham Thanh" w:date="2018-07-18T16:42:00Z">
              <w:rPr>
                <w:rFonts w:ascii="Cambria" w:hAnsi="Cambria" w:cs="Cambria"/>
                <w:color w:val="4E443C"/>
                <w:sz w:val="21"/>
                <w:szCs w:val="21"/>
              </w:rPr>
            </w:rPrChange>
          </w:rPr>
          <w:t>ự</w:t>
        </w:r>
        <w:r w:rsidRPr="00000263">
          <w:rPr>
            <w:rFonts w:asciiTheme="majorHAnsi" w:eastAsiaTheme="minorEastAsia" w:hAnsiTheme="majorHAnsi" w:cstheme="majorHAnsi"/>
            <w:color w:val="313131"/>
            <w:lang w:val="en-GB"/>
            <w:rPrChange w:id="1480" w:author="Pham Thanh" w:date="2018-07-18T16:42:00Z">
              <w:rPr>
                <w:rFonts w:ascii="Georgia" w:hAnsi="Georgia"/>
                <w:color w:val="4E443C"/>
                <w:sz w:val="21"/>
                <w:szCs w:val="21"/>
              </w:rPr>
            </w:rPrChange>
          </w:rPr>
          <w:t>c hi</w:t>
        </w:r>
        <w:r w:rsidRPr="00000263">
          <w:rPr>
            <w:rFonts w:asciiTheme="majorHAnsi" w:eastAsiaTheme="minorEastAsia" w:hAnsiTheme="majorHAnsi" w:cstheme="majorHAnsi"/>
            <w:color w:val="313131"/>
            <w:lang w:val="en-GB"/>
            <w:rPrChange w:id="1481" w:author="Pham Thanh" w:date="2018-07-18T16:42:00Z">
              <w:rPr>
                <w:rFonts w:ascii="Cambria" w:hAnsi="Cambria" w:cs="Cambria"/>
                <w:color w:val="4E443C"/>
                <w:sz w:val="21"/>
                <w:szCs w:val="21"/>
              </w:rPr>
            </w:rPrChange>
          </w:rPr>
          <w:t>ệ</w:t>
        </w:r>
        <w:r w:rsidRPr="00000263">
          <w:rPr>
            <w:rFonts w:asciiTheme="majorHAnsi" w:eastAsiaTheme="minorEastAsia" w:hAnsiTheme="majorHAnsi" w:cstheme="majorHAnsi"/>
            <w:color w:val="313131"/>
            <w:lang w:val="en-GB"/>
            <w:rPrChange w:id="1482" w:author="Pham Thanh" w:date="2018-07-18T16:42:00Z">
              <w:rPr>
                <w:rFonts w:ascii="Georgia" w:hAnsi="Georgia"/>
                <w:color w:val="4E443C"/>
                <w:sz w:val="21"/>
                <w:szCs w:val="21"/>
              </w:rPr>
            </w:rPrChange>
          </w:rPr>
          <w:t xml:space="preserve">n commit </w:t>
        </w:r>
        <w:r w:rsidRPr="00000263">
          <w:rPr>
            <w:rFonts w:asciiTheme="majorHAnsi" w:eastAsiaTheme="minorEastAsia" w:hAnsiTheme="majorHAnsi" w:cstheme="majorHAnsi"/>
            <w:color w:val="313131"/>
            <w:lang w:val="en-GB"/>
            <w:rPrChange w:id="1483"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484" w:author="Pham Thanh" w:date="2018-07-18T16:42:00Z">
              <w:rPr>
                <w:rFonts w:ascii="Cambria" w:hAnsi="Cambria" w:cs="Cambria"/>
                <w:color w:val="4E443C"/>
                <w:sz w:val="21"/>
                <w:szCs w:val="21"/>
              </w:rPr>
            </w:rPrChange>
          </w:rPr>
          <w:t>ầ</w:t>
        </w:r>
        <w:r w:rsidRPr="00000263">
          <w:rPr>
            <w:rFonts w:asciiTheme="majorHAnsi" w:eastAsiaTheme="minorEastAsia" w:hAnsiTheme="majorHAnsi" w:cstheme="majorHAnsi"/>
            <w:color w:val="313131"/>
            <w:lang w:val="en-GB"/>
            <w:rPrChange w:id="1485" w:author="Pham Thanh" w:date="2018-07-18T16:42:00Z">
              <w:rPr>
                <w:rFonts w:ascii="Georgia" w:hAnsi="Georgia"/>
                <w:color w:val="4E443C"/>
                <w:sz w:val="21"/>
                <w:szCs w:val="21"/>
              </w:rPr>
            </w:rPrChange>
          </w:rPr>
          <w:t>u ti</w:t>
        </w:r>
        <w:r w:rsidRPr="00000263">
          <w:rPr>
            <w:rFonts w:asciiTheme="majorHAnsi" w:eastAsiaTheme="minorEastAsia" w:hAnsiTheme="majorHAnsi" w:cstheme="majorHAnsi"/>
            <w:color w:val="313131"/>
            <w:lang w:val="en-GB"/>
            <w:rPrChange w:id="1486" w:author="Pham Thanh" w:date="2018-07-18T16:42:00Z">
              <w:rPr>
                <w:rFonts w:ascii="Georgia" w:hAnsi="Georgia" w:cs="Georgia"/>
                <w:color w:val="4E443C"/>
                <w:sz w:val="21"/>
                <w:szCs w:val="21"/>
              </w:rPr>
            </w:rPrChange>
          </w:rPr>
          <w:t>ê</w:t>
        </w:r>
        <w:r w:rsidRPr="00000263">
          <w:rPr>
            <w:rFonts w:asciiTheme="majorHAnsi" w:eastAsiaTheme="minorEastAsia" w:hAnsiTheme="majorHAnsi" w:cstheme="majorHAnsi"/>
            <w:color w:val="313131"/>
            <w:lang w:val="en-GB"/>
            <w:rPrChange w:id="1487" w:author="Pham Thanh" w:date="2018-07-18T16:42:00Z">
              <w:rPr>
                <w:rFonts w:ascii="Georgia" w:hAnsi="Georgia"/>
                <w:color w:val="4E443C"/>
                <w:sz w:val="21"/>
                <w:szCs w:val="21"/>
              </w:rPr>
            </w:rPrChange>
          </w:rPr>
          <w:t>n/kh</w:t>
        </w:r>
        <w:r w:rsidRPr="00000263">
          <w:rPr>
            <w:rFonts w:asciiTheme="majorHAnsi" w:eastAsiaTheme="minorEastAsia" w:hAnsiTheme="majorHAnsi" w:cstheme="majorHAnsi"/>
            <w:color w:val="313131"/>
            <w:lang w:val="en-GB"/>
            <w:rPrChange w:id="1488" w:author="Pham Thanh" w:date="2018-07-18T16:42:00Z">
              <w:rPr>
                <w:rFonts w:ascii="Cambria" w:hAnsi="Cambria" w:cs="Cambria"/>
                <w:color w:val="4E443C"/>
                <w:sz w:val="21"/>
                <w:szCs w:val="21"/>
              </w:rPr>
            </w:rPrChange>
          </w:rPr>
          <w:t>ở</w:t>
        </w:r>
        <w:r w:rsidRPr="00000263">
          <w:rPr>
            <w:rFonts w:asciiTheme="majorHAnsi" w:eastAsiaTheme="minorEastAsia" w:hAnsiTheme="majorHAnsi" w:cstheme="majorHAnsi"/>
            <w:color w:val="313131"/>
            <w:lang w:val="en-GB"/>
            <w:rPrChange w:id="1489" w:author="Pham Thanh" w:date="2018-07-18T16:42:00Z">
              <w:rPr>
                <w:rFonts w:ascii="Georgia" w:hAnsi="Georgia"/>
                <w:color w:val="4E443C"/>
                <w:sz w:val="21"/>
                <w:szCs w:val="21"/>
              </w:rPr>
            </w:rPrChange>
          </w:rPr>
          <w:t>i t</w:t>
        </w:r>
        <w:r w:rsidRPr="00000263">
          <w:rPr>
            <w:rFonts w:asciiTheme="majorHAnsi" w:eastAsiaTheme="minorEastAsia" w:hAnsiTheme="majorHAnsi" w:cstheme="majorHAnsi"/>
            <w:color w:val="313131"/>
            <w:lang w:val="en-GB"/>
            <w:rPrChange w:id="1490" w:author="Pham Thanh" w:date="2018-07-18T16:42:00Z">
              <w:rPr>
                <w:rFonts w:ascii="Cambria" w:hAnsi="Cambria" w:cs="Cambria"/>
                <w:color w:val="4E443C"/>
                <w:sz w:val="21"/>
                <w:szCs w:val="21"/>
              </w:rPr>
            </w:rPrChange>
          </w:rPr>
          <w:t xml:space="preserve">ạo (initial </w:t>
        </w:r>
        <w:r w:rsidRPr="00000263">
          <w:rPr>
            <w:rFonts w:asciiTheme="majorHAnsi" w:eastAsiaTheme="minorEastAsia" w:hAnsiTheme="majorHAnsi" w:cstheme="majorHAnsi"/>
            <w:color w:val="313131"/>
            <w:lang w:val="en-GB"/>
            <w:rPrChange w:id="1491" w:author="Pham Thanh" w:date="2018-07-18T16:42:00Z">
              <w:rPr>
                <w:rFonts w:ascii="Georgia" w:hAnsi="Georgia"/>
                <w:color w:val="4E443C"/>
                <w:sz w:val="21"/>
                <w:szCs w:val="21"/>
              </w:rPr>
            </w:rPrChange>
          </w:rPr>
          <w:lastRenderedPageBreak/>
          <w:t>commit). B</w:t>
        </w:r>
        <w:r w:rsidRPr="00000263">
          <w:rPr>
            <w:rFonts w:asciiTheme="majorHAnsi" w:eastAsiaTheme="minorEastAsia" w:hAnsiTheme="majorHAnsi" w:cstheme="majorHAnsi"/>
            <w:color w:val="313131"/>
            <w:lang w:val="en-GB"/>
            <w:rPrChange w:id="1492"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493" w:author="Pham Thanh" w:date="2018-07-18T16:42:00Z">
              <w:rPr>
                <w:rFonts w:ascii="Georgia" w:hAnsi="Georgia"/>
                <w:color w:val="4E443C"/>
                <w:sz w:val="21"/>
                <w:szCs w:val="21"/>
              </w:rPr>
            </w:rPrChange>
          </w:rPr>
          <w:t>n c</w:t>
        </w:r>
        <w:r w:rsidRPr="00000263">
          <w:rPr>
            <w:rFonts w:asciiTheme="majorHAnsi" w:eastAsiaTheme="minorEastAsia" w:hAnsiTheme="majorHAnsi" w:cstheme="majorHAnsi"/>
            <w:color w:val="313131"/>
            <w:lang w:val="en-GB"/>
            <w:rPrChange w:id="1494" w:author="Pham Thanh" w:date="2018-07-18T16:42:00Z">
              <w:rPr>
                <w:rFonts w:ascii="Georgia" w:hAnsi="Georgia" w:cs="Georgia"/>
                <w:color w:val="4E443C"/>
                <w:sz w:val="21"/>
                <w:szCs w:val="21"/>
              </w:rPr>
            </w:rPrChange>
          </w:rPr>
          <w:t>ó</w:t>
        </w:r>
        <w:r w:rsidRPr="00000263">
          <w:rPr>
            <w:rFonts w:asciiTheme="majorHAnsi" w:eastAsiaTheme="minorEastAsia" w:hAnsiTheme="majorHAnsi" w:cstheme="majorHAnsi"/>
            <w:color w:val="313131"/>
            <w:lang w:val="en-GB"/>
            <w:rPrChange w:id="1495" w:author="Pham Thanh" w:date="2018-07-18T16:42:00Z">
              <w:rPr>
                <w:rFonts w:ascii="Georgia" w:hAnsi="Georgia"/>
                <w:color w:val="4E443C"/>
                <w:sz w:val="21"/>
                <w:szCs w:val="21"/>
              </w:rPr>
            </w:rPrChange>
          </w:rPr>
          <w:t xml:space="preserve"> th</w:t>
        </w:r>
        <w:r w:rsidRPr="00000263">
          <w:rPr>
            <w:rFonts w:asciiTheme="majorHAnsi" w:eastAsiaTheme="minorEastAsia" w:hAnsiTheme="majorHAnsi" w:cstheme="majorHAnsi"/>
            <w:color w:val="313131"/>
            <w:lang w:val="en-GB"/>
            <w:rPrChange w:id="1496" w:author="Pham Thanh" w:date="2018-07-18T16:42:00Z">
              <w:rPr>
                <w:rFonts w:ascii="Cambria" w:hAnsi="Cambria" w:cs="Cambria"/>
                <w:color w:val="4E443C"/>
                <w:sz w:val="21"/>
                <w:szCs w:val="21"/>
              </w:rPr>
            </w:rPrChange>
          </w:rPr>
          <w:t>ể</w:t>
        </w:r>
        <w:r w:rsidRPr="00000263">
          <w:rPr>
            <w:rFonts w:asciiTheme="majorHAnsi" w:eastAsiaTheme="minorEastAsia" w:hAnsiTheme="majorHAnsi" w:cstheme="majorHAnsi"/>
            <w:color w:val="313131"/>
            <w:lang w:val="en-GB"/>
            <w:rPrChange w:id="1497" w:author="Pham Thanh" w:date="2018-07-18T16:42:00Z">
              <w:rPr>
                <w:rFonts w:ascii="Georgia" w:hAnsi="Georgia"/>
                <w:color w:val="4E443C"/>
                <w:sz w:val="21"/>
                <w:szCs w:val="21"/>
              </w:rPr>
            </w:rPrChange>
          </w:rPr>
          <w:t xml:space="preserve"> ho</w:t>
        </w:r>
        <w:r w:rsidRPr="00000263">
          <w:rPr>
            <w:rFonts w:asciiTheme="majorHAnsi" w:eastAsiaTheme="minorEastAsia" w:hAnsiTheme="majorHAnsi" w:cstheme="majorHAnsi"/>
            <w:color w:val="313131"/>
            <w:lang w:val="en-GB"/>
            <w:rPrChange w:id="1498"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499" w:author="Pham Thanh" w:date="2018-07-18T16:42:00Z">
              <w:rPr>
                <w:rFonts w:ascii="Georgia" w:hAnsi="Georgia"/>
                <w:color w:val="4E443C"/>
                <w:sz w:val="21"/>
                <w:szCs w:val="21"/>
              </w:rPr>
            </w:rPrChange>
          </w:rPr>
          <w:t>n th</w:t>
        </w:r>
        <w:r w:rsidRPr="00000263">
          <w:rPr>
            <w:rFonts w:asciiTheme="majorHAnsi" w:eastAsiaTheme="minorEastAsia" w:hAnsiTheme="majorHAnsi" w:cstheme="majorHAnsi"/>
            <w:color w:val="313131"/>
            <w:lang w:val="en-GB"/>
            <w:rPrChange w:id="1500"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501" w:author="Pham Thanh" w:date="2018-07-18T16:42:00Z">
              <w:rPr>
                <w:rFonts w:ascii="Georgia" w:hAnsi="Georgia"/>
                <w:color w:val="4E443C"/>
                <w:sz w:val="21"/>
                <w:szCs w:val="21"/>
              </w:rPr>
            </w:rPrChange>
          </w:rPr>
          <w:t>nh vi</w:t>
        </w:r>
        <w:r w:rsidRPr="00000263">
          <w:rPr>
            <w:rFonts w:asciiTheme="majorHAnsi" w:eastAsiaTheme="minorEastAsia" w:hAnsiTheme="majorHAnsi" w:cstheme="majorHAnsi"/>
            <w:color w:val="313131"/>
            <w:lang w:val="en-GB"/>
            <w:rPrChange w:id="1502" w:author="Pham Thanh" w:date="2018-07-18T16:42:00Z">
              <w:rPr>
                <w:rFonts w:ascii="Cambria" w:hAnsi="Cambria" w:cs="Cambria"/>
                <w:color w:val="4E443C"/>
                <w:sz w:val="21"/>
                <w:szCs w:val="21"/>
              </w:rPr>
            </w:rPrChange>
          </w:rPr>
          <w:t>ệ</w:t>
        </w:r>
        <w:r w:rsidRPr="00000263">
          <w:rPr>
            <w:rFonts w:asciiTheme="majorHAnsi" w:eastAsiaTheme="minorEastAsia" w:hAnsiTheme="majorHAnsi" w:cstheme="majorHAnsi"/>
            <w:color w:val="313131"/>
            <w:lang w:val="en-GB"/>
            <w:rPrChange w:id="1503" w:author="Pham Thanh" w:date="2018-07-18T16:42:00Z">
              <w:rPr>
                <w:rFonts w:ascii="Georgia" w:hAnsi="Georgia"/>
                <w:color w:val="4E443C"/>
                <w:sz w:val="21"/>
                <w:szCs w:val="21"/>
              </w:rPr>
            </w:rPrChange>
          </w:rPr>
          <w:t>c n</w:t>
        </w:r>
        <w:r w:rsidRPr="00000263">
          <w:rPr>
            <w:rFonts w:asciiTheme="majorHAnsi" w:eastAsiaTheme="minorEastAsia" w:hAnsiTheme="majorHAnsi" w:cstheme="majorHAnsi"/>
            <w:color w:val="313131"/>
            <w:lang w:val="en-GB"/>
            <w:rPrChange w:id="1504"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505" w:author="Pham Thanh" w:date="2018-07-18T16:42:00Z">
              <w:rPr>
                <w:rFonts w:ascii="Georgia" w:hAnsi="Georgia"/>
                <w:color w:val="4E443C"/>
                <w:sz w:val="21"/>
                <w:szCs w:val="21"/>
              </w:rPr>
            </w:rPrChange>
          </w:rPr>
          <w:t>y b</w:t>
        </w:r>
        <w:r w:rsidRPr="00000263">
          <w:rPr>
            <w:rFonts w:asciiTheme="majorHAnsi" w:eastAsiaTheme="minorEastAsia" w:hAnsiTheme="majorHAnsi" w:cstheme="majorHAnsi"/>
            <w:color w:val="313131"/>
            <w:lang w:val="en-GB"/>
            <w:rPrChange w:id="1506" w:author="Pham Thanh" w:date="2018-07-18T16:42:00Z">
              <w:rPr>
                <w:rFonts w:ascii="Cambria" w:hAnsi="Cambria" w:cs="Cambria"/>
                <w:color w:val="4E443C"/>
                <w:sz w:val="21"/>
                <w:szCs w:val="21"/>
              </w:rPr>
            </w:rPrChange>
          </w:rPr>
          <w:t>ằ</w:t>
        </w:r>
        <w:r w:rsidRPr="00000263">
          <w:rPr>
            <w:rFonts w:asciiTheme="majorHAnsi" w:eastAsiaTheme="minorEastAsia" w:hAnsiTheme="majorHAnsi" w:cstheme="majorHAnsi"/>
            <w:color w:val="313131"/>
            <w:lang w:val="en-GB"/>
            <w:rPrChange w:id="1507" w:author="Pham Thanh" w:date="2018-07-18T16:42:00Z">
              <w:rPr>
                <w:rFonts w:ascii="Georgia" w:hAnsi="Georgia"/>
                <w:color w:val="4E443C"/>
                <w:sz w:val="21"/>
                <w:szCs w:val="21"/>
              </w:rPr>
            </w:rPrChange>
          </w:rPr>
          <w:t>ng cách ch</w:t>
        </w:r>
        <w:r w:rsidRPr="00000263">
          <w:rPr>
            <w:rFonts w:asciiTheme="majorHAnsi" w:eastAsiaTheme="minorEastAsia" w:hAnsiTheme="majorHAnsi" w:cstheme="majorHAnsi"/>
            <w:color w:val="313131"/>
            <w:lang w:val="en-GB"/>
            <w:rPrChange w:id="1508" w:author="Pham Thanh" w:date="2018-07-18T16:42:00Z">
              <w:rPr>
                <w:rFonts w:ascii="Cambria" w:hAnsi="Cambria" w:cs="Cambria"/>
                <w:color w:val="4E443C"/>
                <w:sz w:val="21"/>
                <w:szCs w:val="21"/>
              </w:rPr>
            </w:rPrChange>
          </w:rPr>
          <w:t>ỉ</w:t>
        </w:r>
        <w:r w:rsidRPr="00000263">
          <w:rPr>
            <w:rFonts w:asciiTheme="majorHAnsi" w:eastAsiaTheme="minorEastAsia" w:hAnsiTheme="majorHAnsi" w:cstheme="majorHAnsi"/>
            <w:color w:val="313131"/>
            <w:lang w:val="en-GB"/>
            <w:rPrChange w:id="1509" w:author="Pham Thanh" w:date="2018-07-18T16:42:00Z">
              <w:rPr>
                <w:rFonts w:ascii="Georgia" w:hAnsi="Georgia"/>
                <w:color w:val="4E443C"/>
                <w:sz w:val="21"/>
                <w:szCs w:val="21"/>
              </w:rPr>
            </w:rPrChange>
          </w:rPr>
          <w:t xml:space="preserve"> </w:t>
        </w:r>
        <w:r w:rsidRPr="00000263">
          <w:rPr>
            <w:rFonts w:asciiTheme="majorHAnsi" w:eastAsiaTheme="minorEastAsia" w:hAnsiTheme="majorHAnsi" w:cstheme="majorHAnsi"/>
            <w:color w:val="313131"/>
            <w:lang w:val="en-GB"/>
            <w:rPrChange w:id="1510"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511" w:author="Pham Thanh" w:date="2018-07-18T16:42:00Z">
              <w:rPr>
                <w:rFonts w:ascii="Cambria" w:hAnsi="Cambria" w:cs="Cambria"/>
                <w:color w:val="4E443C"/>
                <w:sz w:val="21"/>
                <w:szCs w:val="21"/>
              </w:rPr>
            </w:rPrChange>
          </w:rPr>
          <w:t>ị</w:t>
        </w:r>
        <w:r w:rsidRPr="00000263">
          <w:rPr>
            <w:rFonts w:asciiTheme="majorHAnsi" w:eastAsiaTheme="minorEastAsia" w:hAnsiTheme="majorHAnsi" w:cstheme="majorHAnsi"/>
            <w:color w:val="313131"/>
            <w:lang w:val="en-GB"/>
            <w:rPrChange w:id="1512" w:author="Pham Thanh" w:date="2018-07-18T16:42:00Z">
              <w:rPr>
                <w:rFonts w:ascii="Georgia" w:hAnsi="Georgia"/>
                <w:color w:val="4E443C"/>
                <w:sz w:val="21"/>
                <w:szCs w:val="21"/>
              </w:rPr>
            </w:rPrChange>
          </w:rPr>
          <w:t>nh t</w:t>
        </w:r>
        <w:r w:rsidRPr="00000263">
          <w:rPr>
            <w:rFonts w:asciiTheme="majorHAnsi" w:eastAsiaTheme="minorEastAsia" w:hAnsiTheme="majorHAnsi" w:cstheme="majorHAnsi"/>
            <w:color w:val="313131"/>
            <w:lang w:val="en-GB"/>
            <w:rPrChange w:id="1513" w:author="Pham Thanh" w:date="2018-07-18T16:42:00Z">
              <w:rPr>
                <w:rFonts w:ascii="Cambria" w:hAnsi="Cambria" w:cs="Cambria"/>
                <w:color w:val="4E443C"/>
                <w:sz w:val="21"/>
                <w:szCs w:val="21"/>
              </w:rPr>
            </w:rPrChange>
          </w:rPr>
          <w:t>ậ</w:t>
        </w:r>
        <w:r w:rsidRPr="00000263">
          <w:rPr>
            <w:rFonts w:asciiTheme="majorHAnsi" w:eastAsiaTheme="minorEastAsia" w:hAnsiTheme="majorHAnsi" w:cstheme="majorHAnsi"/>
            <w:color w:val="313131"/>
            <w:lang w:val="en-GB"/>
            <w:rPrChange w:id="1514" w:author="Pham Thanh" w:date="2018-07-18T16:42:00Z">
              <w:rPr>
                <w:rFonts w:ascii="Georgia" w:hAnsi="Georgia"/>
                <w:color w:val="4E443C"/>
                <w:sz w:val="21"/>
                <w:szCs w:val="21"/>
              </w:rPr>
            </w:rPrChange>
          </w:rPr>
          <w:t>p tin b</w:t>
        </w:r>
        <w:r w:rsidRPr="00000263">
          <w:rPr>
            <w:rFonts w:asciiTheme="majorHAnsi" w:eastAsiaTheme="minorEastAsia" w:hAnsiTheme="majorHAnsi" w:cstheme="majorHAnsi"/>
            <w:color w:val="313131"/>
            <w:lang w:val="en-GB"/>
            <w:rPrChange w:id="1515"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516" w:author="Pham Thanh" w:date="2018-07-18T16:42:00Z">
              <w:rPr>
                <w:rFonts w:ascii="Georgia" w:hAnsi="Georgia"/>
                <w:color w:val="4E443C"/>
                <w:sz w:val="21"/>
                <w:szCs w:val="21"/>
              </w:rPr>
            </w:rPrChange>
          </w:rPr>
          <w:t>n mu</w:t>
        </w:r>
        <w:r w:rsidRPr="00000263">
          <w:rPr>
            <w:rFonts w:asciiTheme="majorHAnsi" w:eastAsiaTheme="minorEastAsia" w:hAnsiTheme="majorHAnsi" w:cstheme="majorHAnsi"/>
            <w:color w:val="313131"/>
            <w:lang w:val="en-GB"/>
            <w:rPrChange w:id="1517" w:author="Pham Thanh" w:date="2018-07-18T16:42:00Z">
              <w:rPr>
                <w:rFonts w:ascii="Cambria" w:hAnsi="Cambria" w:cs="Cambria"/>
                <w:color w:val="4E443C"/>
                <w:sz w:val="21"/>
                <w:szCs w:val="21"/>
              </w:rPr>
            </w:rPrChange>
          </w:rPr>
          <w:t>ố</w:t>
        </w:r>
        <w:r w:rsidRPr="00000263">
          <w:rPr>
            <w:rFonts w:asciiTheme="majorHAnsi" w:eastAsiaTheme="minorEastAsia" w:hAnsiTheme="majorHAnsi" w:cstheme="majorHAnsi"/>
            <w:color w:val="313131"/>
            <w:lang w:val="en-GB"/>
            <w:rPrChange w:id="1518" w:author="Pham Thanh" w:date="2018-07-18T16:42:00Z">
              <w:rPr>
                <w:rFonts w:ascii="Georgia" w:hAnsi="Georgia"/>
                <w:color w:val="4E443C"/>
                <w:sz w:val="21"/>
                <w:szCs w:val="21"/>
              </w:rPr>
            </w:rPrChange>
          </w:rPr>
          <w:t>n theo d</w:t>
        </w:r>
        <w:r w:rsidRPr="00000263">
          <w:rPr>
            <w:rFonts w:asciiTheme="majorHAnsi" w:eastAsiaTheme="minorEastAsia" w:hAnsiTheme="majorHAnsi" w:cstheme="majorHAnsi"/>
            <w:color w:val="313131"/>
            <w:lang w:val="en-GB"/>
            <w:rPrChange w:id="1519" w:author="Pham Thanh" w:date="2018-07-18T16:42:00Z">
              <w:rPr>
                <w:rFonts w:ascii="Georgia" w:hAnsi="Georgia" w:cs="Georgia"/>
                <w:color w:val="4E443C"/>
                <w:sz w:val="21"/>
                <w:szCs w:val="21"/>
              </w:rPr>
            </w:rPrChange>
          </w:rPr>
          <w:t>õ</w:t>
        </w:r>
        <w:r w:rsidRPr="00000263">
          <w:rPr>
            <w:rFonts w:asciiTheme="majorHAnsi" w:eastAsiaTheme="minorEastAsia" w:hAnsiTheme="majorHAnsi" w:cstheme="majorHAnsi"/>
            <w:color w:val="313131"/>
            <w:lang w:val="en-GB"/>
            <w:rPrChange w:id="1520" w:author="Pham Thanh" w:date="2018-07-18T16:42:00Z">
              <w:rPr>
                <w:rFonts w:ascii="Georgia" w:hAnsi="Georgia"/>
                <w:color w:val="4E443C"/>
                <w:sz w:val="21"/>
                <w:szCs w:val="21"/>
              </w:rPr>
            </w:rPrChange>
          </w:rPr>
          <w:t>i trong m</w:t>
        </w:r>
        <w:r w:rsidRPr="00000263">
          <w:rPr>
            <w:rFonts w:asciiTheme="majorHAnsi" w:eastAsiaTheme="minorEastAsia" w:hAnsiTheme="majorHAnsi" w:cstheme="majorHAnsi"/>
            <w:color w:val="313131"/>
            <w:lang w:val="en-GB"/>
            <w:rPrChange w:id="1521" w:author="Pham Thanh" w:date="2018-07-18T16:42:00Z">
              <w:rPr>
                <w:rFonts w:ascii="Cambria" w:hAnsi="Cambria" w:cs="Cambria"/>
                <w:color w:val="4E443C"/>
                <w:sz w:val="21"/>
                <w:szCs w:val="21"/>
              </w:rPr>
            </w:rPrChange>
          </w:rPr>
          <w:t>ỗ</w:t>
        </w:r>
        <w:r w:rsidRPr="00000263">
          <w:rPr>
            <w:rFonts w:asciiTheme="majorHAnsi" w:eastAsiaTheme="minorEastAsia" w:hAnsiTheme="majorHAnsi" w:cstheme="majorHAnsi"/>
            <w:color w:val="313131"/>
            <w:lang w:val="en-GB"/>
            <w:rPrChange w:id="1522" w:author="Pham Thanh" w:date="2018-07-18T16:42:00Z">
              <w:rPr>
                <w:rFonts w:ascii="Georgia" w:hAnsi="Georgia"/>
                <w:color w:val="4E443C"/>
                <w:sz w:val="21"/>
                <w:szCs w:val="21"/>
              </w:rPr>
            </w:rPrChange>
          </w:rPr>
          <w:t>i l</w:t>
        </w:r>
        <w:r w:rsidRPr="00000263">
          <w:rPr>
            <w:rFonts w:asciiTheme="majorHAnsi" w:eastAsiaTheme="minorEastAsia" w:hAnsiTheme="majorHAnsi" w:cstheme="majorHAnsi"/>
            <w:color w:val="313131"/>
            <w:lang w:val="en-GB"/>
            <w:rPrChange w:id="1523" w:author="Pham Thanh" w:date="2018-07-18T16:42:00Z">
              <w:rPr>
                <w:rFonts w:ascii="Cambria" w:hAnsi="Cambria" w:cs="Cambria"/>
                <w:color w:val="4E443C"/>
                <w:sz w:val="21"/>
                <w:szCs w:val="21"/>
              </w:rPr>
            </w:rPrChange>
          </w:rPr>
          <w:t>ầ</w:t>
        </w:r>
        <w:r w:rsidRPr="00000263">
          <w:rPr>
            <w:rFonts w:asciiTheme="majorHAnsi" w:eastAsiaTheme="minorEastAsia" w:hAnsiTheme="majorHAnsi" w:cstheme="majorHAnsi"/>
            <w:color w:val="313131"/>
            <w:lang w:val="en-GB"/>
            <w:rPrChange w:id="1524" w:author="Pham Thanh" w:date="2018-07-18T16:42:00Z">
              <w:rPr>
                <w:rFonts w:ascii="Georgia" w:hAnsi="Georgia"/>
                <w:color w:val="4E443C"/>
                <w:sz w:val="21"/>
                <w:szCs w:val="21"/>
              </w:rPr>
            </w:rPrChange>
          </w:rPr>
          <w:t>n commit s</w:t>
        </w:r>
        <w:r w:rsidRPr="00000263">
          <w:rPr>
            <w:rFonts w:asciiTheme="majorHAnsi" w:eastAsiaTheme="minorEastAsia" w:hAnsiTheme="majorHAnsi" w:cstheme="majorHAnsi"/>
            <w:color w:val="313131"/>
            <w:lang w:val="en-GB"/>
            <w:rPrChange w:id="1525" w:author="Pham Thanh" w:date="2018-07-18T16:42:00Z">
              <w:rPr>
                <w:rFonts w:ascii="Cambria" w:hAnsi="Cambria" w:cs="Cambria"/>
                <w:color w:val="4E443C"/>
                <w:sz w:val="21"/>
                <w:szCs w:val="21"/>
              </w:rPr>
            </w:rPrChange>
          </w:rPr>
          <w:t>ử</w:t>
        </w:r>
        <w:r w:rsidRPr="00000263">
          <w:rPr>
            <w:rFonts w:asciiTheme="majorHAnsi" w:eastAsiaTheme="minorEastAsia" w:hAnsiTheme="majorHAnsi" w:cstheme="majorHAnsi"/>
            <w:color w:val="313131"/>
            <w:lang w:val="en-GB"/>
            <w:rPrChange w:id="1526" w:author="Pham Thanh" w:date="2018-07-18T16:42:00Z">
              <w:rPr>
                <w:rFonts w:ascii="Georgia" w:hAnsi="Georgia"/>
                <w:color w:val="4E443C"/>
                <w:sz w:val="21"/>
                <w:szCs w:val="21"/>
              </w:rPr>
            </w:rPrChange>
          </w:rPr>
          <w:t xml:space="preserve"> d</w:t>
        </w:r>
        <w:r w:rsidRPr="00000263">
          <w:rPr>
            <w:rFonts w:asciiTheme="majorHAnsi" w:eastAsiaTheme="minorEastAsia" w:hAnsiTheme="majorHAnsi" w:cstheme="majorHAnsi"/>
            <w:color w:val="313131"/>
            <w:lang w:val="en-GB"/>
            <w:rPrChange w:id="1527" w:author="Pham Thanh" w:date="2018-07-18T16:42:00Z">
              <w:rPr>
                <w:rFonts w:ascii="Cambria" w:hAnsi="Cambria" w:cs="Cambria"/>
                <w:color w:val="4E443C"/>
                <w:sz w:val="21"/>
                <w:szCs w:val="21"/>
              </w:rPr>
            </w:rPrChange>
          </w:rPr>
          <w:t>ụ</w:t>
        </w:r>
        <w:r w:rsidRPr="00000263">
          <w:rPr>
            <w:rFonts w:asciiTheme="majorHAnsi" w:eastAsiaTheme="minorEastAsia" w:hAnsiTheme="majorHAnsi" w:cstheme="majorHAnsi"/>
            <w:color w:val="313131"/>
            <w:lang w:val="en-GB"/>
            <w:rPrChange w:id="1528" w:author="Pham Thanh" w:date="2018-07-18T16:42:00Z">
              <w:rPr>
                <w:rFonts w:ascii="Georgia" w:hAnsi="Georgia"/>
                <w:color w:val="4E443C"/>
                <w:sz w:val="21"/>
                <w:szCs w:val="21"/>
              </w:rPr>
            </w:rPrChange>
          </w:rPr>
          <w:t>ng c</w:t>
        </w:r>
        <w:r w:rsidRPr="00000263">
          <w:rPr>
            <w:rFonts w:asciiTheme="majorHAnsi" w:eastAsiaTheme="minorEastAsia" w:hAnsiTheme="majorHAnsi" w:cstheme="majorHAnsi"/>
            <w:color w:val="313131"/>
            <w:lang w:val="en-GB"/>
            <w:rPrChange w:id="1529" w:author="Pham Thanh" w:date="2018-07-18T16:42:00Z">
              <w:rPr>
                <w:rFonts w:ascii="Georgia" w:hAnsi="Georgia" w:cs="Georgia"/>
                <w:color w:val="4E443C"/>
                <w:sz w:val="21"/>
                <w:szCs w:val="21"/>
              </w:rPr>
            </w:rPrChange>
          </w:rPr>
          <w:t>â</w:t>
        </w:r>
        <w:r w:rsidRPr="00000263">
          <w:rPr>
            <w:rFonts w:asciiTheme="majorHAnsi" w:eastAsiaTheme="minorEastAsia" w:hAnsiTheme="majorHAnsi" w:cstheme="majorHAnsi"/>
            <w:color w:val="313131"/>
            <w:lang w:val="en-GB"/>
            <w:rPrChange w:id="1530" w:author="Pham Thanh" w:date="2018-07-18T16:42:00Z">
              <w:rPr>
                <w:rFonts w:ascii="Georgia" w:hAnsi="Georgia"/>
                <w:color w:val="4E443C"/>
                <w:sz w:val="21"/>
                <w:szCs w:val="21"/>
              </w:rPr>
            </w:rPrChange>
          </w:rPr>
          <w:t>u l</w:t>
        </w:r>
        <w:r w:rsidRPr="00000263">
          <w:rPr>
            <w:rFonts w:asciiTheme="majorHAnsi" w:eastAsiaTheme="minorEastAsia" w:hAnsiTheme="majorHAnsi" w:cstheme="majorHAnsi"/>
            <w:color w:val="313131"/>
            <w:lang w:val="en-GB"/>
            <w:rPrChange w:id="1531" w:author="Pham Thanh" w:date="2018-07-18T16:42:00Z">
              <w:rPr>
                <w:rFonts w:ascii="Cambria" w:hAnsi="Cambria" w:cs="Cambria"/>
                <w:color w:val="4E443C"/>
                <w:sz w:val="21"/>
                <w:szCs w:val="21"/>
              </w:rPr>
            </w:rPrChange>
          </w:rPr>
          <w:t>ệ</w:t>
        </w:r>
        <w:r w:rsidRPr="00000263">
          <w:rPr>
            <w:rFonts w:asciiTheme="majorHAnsi" w:eastAsiaTheme="minorEastAsia" w:hAnsiTheme="majorHAnsi" w:cstheme="majorHAnsi"/>
            <w:color w:val="313131"/>
            <w:lang w:val="en-GB"/>
            <w:rPrChange w:id="1532" w:author="Pham Thanh" w:date="2018-07-18T16:42:00Z">
              <w:rPr>
                <w:rFonts w:ascii="Georgia" w:hAnsi="Georgia"/>
                <w:color w:val="4E443C"/>
                <w:sz w:val="21"/>
                <w:szCs w:val="21"/>
              </w:rPr>
            </w:rPrChange>
          </w:rPr>
          <w:t>nh </w:t>
        </w:r>
        <w:r w:rsidRPr="00000263">
          <w:rPr>
            <w:rFonts w:asciiTheme="majorHAnsi" w:eastAsiaTheme="minorEastAsia" w:hAnsiTheme="majorHAnsi" w:cstheme="majorHAnsi"/>
            <w:color w:val="313131"/>
            <w:lang w:val="en-GB"/>
            <w:rPrChange w:id="1533" w:author="Pham Thanh" w:date="2018-07-18T16:42:00Z">
              <w:rPr>
                <w:rStyle w:val="HTMLCode"/>
                <w:rFonts w:ascii="Courier" w:hAnsi="Courier"/>
                <w:color w:val="F14E32"/>
                <w:sz w:val="21"/>
                <w:szCs w:val="21"/>
                <w:bdr w:val="single" w:sz="6" w:space="1" w:color="EFEEE6" w:frame="1"/>
                <w:shd w:val="clear" w:color="auto" w:fill="FFFFFF"/>
              </w:rPr>
            </w:rPrChange>
          </w:rPr>
          <w:t>git add</w:t>
        </w:r>
        <w:r w:rsidRPr="00000263">
          <w:rPr>
            <w:rFonts w:asciiTheme="majorHAnsi" w:eastAsiaTheme="minorEastAsia" w:hAnsiTheme="majorHAnsi" w:cstheme="majorHAnsi"/>
            <w:color w:val="313131"/>
            <w:lang w:val="en-GB"/>
            <w:rPrChange w:id="1534" w:author="Pham Thanh" w:date="2018-07-18T16:42:00Z">
              <w:rPr>
                <w:rFonts w:ascii="Georgia" w:hAnsi="Georgia"/>
                <w:color w:val="4E443C"/>
                <w:sz w:val="21"/>
                <w:szCs w:val="21"/>
              </w:rPr>
            </w:rPrChange>
          </w:rPr>
          <w:t>:</w:t>
        </w:r>
      </w:ins>
    </w:p>
    <w:p w:rsidR="00000263" w:rsidRPr="00000263" w:rsidRDefault="00000263" w:rsidP="00000263">
      <w:pPr>
        <w:pStyle w:val="NormalWeb"/>
        <w:shd w:val="clear" w:color="auto" w:fill="FCFCFA"/>
        <w:spacing w:before="0" w:beforeAutospacing="0" w:after="0" w:afterAutospacing="0" w:line="330" w:lineRule="atLeast"/>
        <w:rPr>
          <w:ins w:id="1535" w:author="Pham Thanh" w:date="2018-07-18T16:42:00Z"/>
          <w:rFonts w:asciiTheme="majorHAnsi" w:eastAsiaTheme="minorEastAsia" w:hAnsiTheme="majorHAnsi" w:cstheme="majorHAnsi"/>
          <w:color w:val="313131"/>
          <w:lang w:val="en-GB"/>
          <w:rPrChange w:id="1536" w:author="Pham Thanh" w:date="2018-07-18T16:42:00Z">
            <w:rPr>
              <w:ins w:id="1537" w:author="Pham Thanh" w:date="2018-07-18T16:42:00Z"/>
              <w:rFonts w:ascii="Georgia" w:hAnsi="Georgia"/>
              <w:color w:val="4E443C"/>
              <w:sz w:val="21"/>
              <w:szCs w:val="21"/>
            </w:rPr>
          </w:rPrChange>
        </w:rPr>
      </w:pPr>
    </w:p>
    <w:p w:rsidR="00000263" w:rsidRPr="00000263" w:rsidRDefault="00000263" w:rsidP="00000263">
      <w:pPr>
        <w:pBdr>
          <w:top w:val="single" w:sz="4" w:space="1" w:color="auto"/>
          <w:left w:val="single" w:sz="4" w:space="4" w:color="auto"/>
          <w:bottom w:val="single" w:sz="4" w:space="1" w:color="auto"/>
          <w:right w:val="single" w:sz="4" w:space="4" w:color="auto"/>
        </w:pBdr>
        <w:rPr>
          <w:ins w:id="1538" w:author="Pham Thanh" w:date="2018-07-18T16:42:00Z"/>
          <w:rFonts w:asciiTheme="majorHAnsi" w:hAnsiTheme="majorHAnsi" w:cstheme="majorHAnsi"/>
          <w:color w:val="313131"/>
          <w:sz w:val="24"/>
          <w:szCs w:val="24"/>
          <w:lang w:val="en-GB"/>
          <w:rPrChange w:id="1539" w:author="Pham Thanh" w:date="2018-07-18T16:42:00Z">
            <w:rPr>
              <w:ins w:id="1540" w:author="Pham Thanh" w:date="2018-07-18T16:42:00Z"/>
              <w:rStyle w:val="HTMLCode"/>
              <w:rFonts w:ascii="Courier" w:hAnsi="Courier"/>
              <w:color w:val="F14E32"/>
              <w:sz w:val="21"/>
              <w:szCs w:val="21"/>
              <w:bdr w:val="single" w:sz="6" w:space="1" w:color="EFEEE6" w:frame="1"/>
              <w:shd w:val="clear" w:color="auto" w:fill="FFFFFF"/>
            </w:rPr>
          </w:rPrChange>
        </w:rPr>
        <w:pPrChange w:id="1541" w:author="Pham Thanh" w:date="2018-07-18T16:4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542" w:author="Pham Thanh" w:date="2018-07-18T16:42:00Z">
        <w:r w:rsidRPr="00000263">
          <w:rPr>
            <w:rFonts w:asciiTheme="majorHAnsi" w:hAnsiTheme="majorHAnsi" w:cstheme="majorHAnsi"/>
            <w:color w:val="313131"/>
            <w:sz w:val="24"/>
            <w:szCs w:val="24"/>
            <w:lang w:val="en-GB"/>
            <w:rPrChange w:id="1543" w:author="Pham Thanh" w:date="2018-07-18T16:42:00Z">
              <w:rPr>
                <w:rStyle w:val="HTMLCode"/>
                <w:rFonts w:ascii="Courier" w:hAnsi="Courier"/>
                <w:color w:val="F14E32"/>
                <w:sz w:val="21"/>
                <w:szCs w:val="21"/>
                <w:bdr w:val="single" w:sz="6" w:space="1" w:color="EFEEE6" w:frame="1"/>
                <w:shd w:val="clear" w:color="auto" w:fill="FFFFFF"/>
              </w:rPr>
            </w:rPrChange>
          </w:rPr>
          <w:t>$ git add *.c</w:t>
        </w:r>
      </w:ins>
    </w:p>
    <w:p w:rsidR="00000263" w:rsidRPr="00000263" w:rsidRDefault="00000263" w:rsidP="00000263">
      <w:pPr>
        <w:pBdr>
          <w:top w:val="single" w:sz="4" w:space="1" w:color="auto"/>
          <w:left w:val="single" w:sz="4" w:space="4" w:color="auto"/>
          <w:bottom w:val="single" w:sz="4" w:space="1" w:color="auto"/>
          <w:right w:val="single" w:sz="4" w:space="4" w:color="auto"/>
        </w:pBdr>
        <w:rPr>
          <w:ins w:id="1544" w:author="Pham Thanh" w:date="2018-07-18T16:42:00Z"/>
          <w:rFonts w:asciiTheme="majorHAnsi" w:hAnsiTheme="majorHAnsi" w:cstheme="majorHAnsi"/>
          <w:color w:val="313131"/>
          <w:sz w:val="24"/>
          <w:szCs w:val="24"/>
          <w:lang w:val="en-GB"/>
          <w:rPrChange w:id="1545" w:author="Pham Thanh" w:date="2018-07-18T16:42:00Z">
            <w:rPr>
              <w:ins w:id="1546" w:author="Pham Thanh" w:date="2018-07-18T16:42:00Z"/>
              <w:rStyle w:val="HTMLCode"/>
              <w:rFonts w:ascii="Courier" w:hAnsi="Courier"/>
              <w:color w:val="F14E32"/>
              <w:sz w:val="21"/>
              <w:szCs w:val="21"/>
              <w:bdr w:val="single" w:sz="6" w:space="1" w:color="EFEEE6" w:frame="1"/>
              <w:shd w:val="clear" w:color="auto" w:fill="FFFFFF"/>
            </w:rPr>
          </w:rPrChange>
        </w:rPr>
        <w:pPrChange w:id="1547" w:author="Pham Thanh" w:date="2018-07-18T16:4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548" w:author="Pham Thanh" w:date="2018-07-18T16:42:00Z">
        <w:r w:rsidRPr="00000263">
          <w:rPr>
            <w:rFonts w:asciiTheme="majorHAnsi" w:hAnsiTheme="majorHAnsi" w:cstheme="majorHAnsi"/>
            <w:color w:val="313131"/>
            <w:sz w:val="24"/>
            <w:szCs w:val="24"/>
            <w:lang w:val="en-GB"/>
            <w:rPrChange w:id="1549" w:author="Pham Thanh" w:date="2018-07-18T16:42:00Z">
              <w:rPr>
                <w:rStyle w:val="HTMLCode"/>
                <w:rFonts w:ascii="Courier" w:hAnsi="Courier"/>
                <w:color w:val="F14E32"/>
                <w:sz w:val="21"/>
                <w:szCs w:val="21"/>
                <w:bdr w:val="single" w:sz="6" w:space="1" w:color="EFEEE6" w:frame="1"/>
                <w:shd w:val="clear" w:color="auto" w:fill="FFFFFF"/>
              </w:rPr>
            </w:rPrChange>
          </w:rPr>
          <w:t>$ git add README</w:t>
        </w:r>
      </w:ins>
    </w:p>
    <w:p w:rsidR="00000263" w:rsidRPr="00000263" w:rsidRDefault="00000263" w:rsidP="00000263">
      <w:pPr>
        <w:pBdr>
          <w:top w:val="single" w:sz="4" w:space="1" w:color="auto"/>
          <w:left w:val="single" w:sz="4" w:space="4" w:color="auto"/>
          <w:bottom w:val="single" w:sz="4" w:space="1" w:color="auto"/>
          <w:right w:val="single" w:sz="4" w:space="4" w:color="auto"/>
        </w:pBdr>
        <w:rPr>
          <w:ins w:id="1550" w:author="Pham Thanh" w:date="2018-07-18T16:42:00Z"/>
          <w:rFonts w:asciiTheme="majorHAnsi" w:hAnsiTheme="majorHAnsi" w:cstheme="majorHAnsi"/>
          <w:color w:val="313131"/>
          <w:sz w:val="24"/>
          <w:szCs w:val="24"/>
          <w:lang w:val="en-GB"/>
          <w:rPrChange w:id="1551" w:author="Pham Thanh" w:date="2018-07-18T16:42:00Z">
            <w:rPr>
              <w:ins w:id="1552" w:author="Pham Thanh" w:date="2018-07-18T16:42:00Z"/>
              <w:rFonts w:ascii="Courier" w:hAnsi="Courier"/>
              <w:color w:val="F14E32"/>
              <w:sz w:val="21"/>
              <w:szCs w:val="21"/>
            </w:rPr>
          </w:rPrChange>
        </w:rPr>
        <w:pPrChange w:id="1553" w:author="Pham Thanh" w:date="2018-07-18T16:43:00Z">
          <w:pPr>
            <w:pStyle w:val="HTMLPreformatted"/>
            <w:pBdr>
              <w:top w:val="single" w:sz="6" w:space="8" w:color="EFEEE6"/>
              <w:left w:val="single" w:sz="6" w:space="11" w:color="EFEEE6"/>
              <w:bottom w:val="single" w:sz="6" w:space="10" w:color="EFEEE6"/>
              <w:right w:val="single" w:sz="6" w:space="11" w:color="EFEEE6"/>
            </w:pBdr>
            <w:shd w:val="clear" w:color="auto" w:fill="FFFFFF"/>
            <w:spacing w:line="270" w:lineRule="atLeast"/>
          </w:pPr>
        </w:pPrChange>
      </w:pPr>
      <w:ins w:id="1554" w:author="Pham Thanh" w:date="2018-07-18T16:42:00Z">
        <w:r w:rsidRPr="00000263">
          <w:rPr>
            <w:rFonts w:asciiTheme="majorHAnsi" w:hAnsiTheme="majorHAnsi" w:cstheme="majorHAnsi"/>
            <w:color w:val="313131"/>
            <w:sz w:val="24"/>
            <w:szCs w:val="24"/>
            <w:lang w:val="en-GB"/>
            <w:rPrChange w:id="1555" w:author="Pham Thanh" w:date="2018-07-18T16:42:00Z">
              <w:rPr>
                <w:rStyle w:val="HTMLCode"/>
                <w:rFonts w:ascii="Courier" w:hAnsi="Courier"/>
                <w:color w:val="F14E32"/>
                <w:sz w:val="21"/>
                <w:szCs w:val="21"/>
                <w:bdr w:val="single" w:sz="6" w:space="1" w:color="EFEEE6" w:frame="1"/>
                <w:shd w:val="clear" w:color="auto" w:fill="FFFFFF"/>
              </w:rPr>
            </w:rPrChange>
          </w:rPr>
          <w:t>$ git commit -m 'phiên bản đầu tiên/khởi tạo của dự án'</w:t>
        </w:r>
      </w:ins>
    </w:p>
    <w:p w:rsidR="00C54D8C" w:rsidRDefault="00C54D8C" w:rsidP="00C54D8C">
      <w:pPr>
        <w:rPr>
          <w:ins w:id="1556" w:author="Pham Thanh" w:date="2018-07-18T16:44:00Z"/>
          <w:rFonts w:asciiTheme="majorHAnsi" w:hAnsiTheme="majorHAnsi" w:cstheme="majorHAnsi"/>
          <w:color w:val="313131"/>
          <w:sz w:val="24"/>
          <w:szCs w:val="24"/>
          <w:lang w:val="en-GB"/>
        </w:rPr>
        <w:pPrChange w:id="1557" w:author="Pham Thanh" w:date="2018-07-18T16:15:00Z">
          <w:pPr>
            <w:pStyle w:val="Heading3"/>
          </w:pPr>
        </w:pPrChange>
      </w:pPr>
      <w:bookmarkStart w:id="1558" w:name="_GoBack"/>
      <w:bookmarkEnd w:id="1558"/>
    </w:p>
    <w:p w:rsidR="00000263" w:rsidRPr="00000263" w:rsidRDefault="00000263" w:rsidP="00C54D8C">
      <w:pPr>
        <w:rPr>
          <w:ins w:id="1559" w:author="Pham Thanh" w:date="2018-07-18T16:13:00Z"/>
          <w:rFonts w:asciiTheme="majorHAnsi" w:hAnsiTheme="majorHAnsi" w:cstheme="majorHAnsi"/>
          <w:color w:val="313131"/>
          <w:sz w:val="24"/>
          <w:szCs w:val="24"/>
          <w:lang w:val="en-GB"/>
          <w:rPrChange w:id="1560" w:author="Pham Thanh" w:date="2018-07-18T16:42:00Z">
            <w:rPr>
              <w:ins w:id="1561" w:author="Pham Thanh" w:date="2018-07-18T16:13:00Z"/>
              <w:b/>
              <w:lang w:val="en-GB"/>
            </w:rPr>
          </w:rPrChange>
        </w:rPr>
        <w:pPrChange w:id="1562" w:author="Pham Thanh" w:date="2018-07-18T16:15:00Z">
          <w:pPr>
            <w:pStyle w:val="Heading3"/>
          </w:pPr>
        </w:pPrChange>
      </w:pPr>
    </w:p>
    <w:p w:rsidR="000658D3" w:rsidRPr="00000263" w:rsidRDefault="000658D3" w:rsidP="00EB0FB7">
      <w:pPr>
        <w:rPr>
          <w:rFonts w:asciiTheme="majorHAnsi" w:hAnsiTheme="majorHAnsi" w:cstheme="majorHAnsi"/>
          <w:color w:val="313131"/>
          <w:sz w:val="24"/>
          <w:szCs w:val="24"/>
          <w:lang w:val="en-GB"/>
          <w:rPrChange w:id="1563" w:author="Pham Thanh" w:date="2018-07-18T16:42:00Z">
            <w:rPr>
              <w:rFonts w:asciiTheme="majorHAnsi" w:eastAsia="Times New Roman" w:hAnsiTheme="majorHAnsi" w:cstheme="majorHAnsi"/>
              <w:color w:val="313131"/>
              <w:sz w:val="24"/>
              <w:szCs w:val="24"/>
              <w:lang w:val="en-GB"/>
            </w:rPr>
          </w:rPrChange>
        </w:rPr>
      </w:pPr>
    </w:p>
    <w:sectPr w:rsidR="000658D3" w:rsidRPr="0000026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F207B"/>
    <w:multiLevelType w:val="hybridMultilevel"/>
    <w:tmpl w:val="91F60AEC"/>
    <w:lvl w:ilvl="0" w:tplc="CA4C84F0">
      <w:start w:val="3"/>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43495"/>
    <w:multiLevelType w:val="multilevel"/>
    <w:tmpl w:val="D6C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B7444"/>
    <w:multiLevelType w:val="hybridMultilevel"/>
    <w:tmpl w:val="65D04E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C06DC"/>
    <w:multiLevelType w:val="hybridMultilevel"/>
    <w:tmpl w:val="07FE2010"/>
    <w:lvl w:ilvl="0" w:tplc="45F4FBC2">
      <w:start w:val="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D2977"/>
    <w:multiLevelType w:val="hybridMultilevel"/>
    <w:tmpl w:val="986253C2"/>
    <w:lvl w:ilvl="0" w:tplc="AB4AB210">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23034"/>
    <w:multiLevelType w:val="hybridMultilevel"/>
    <w:tmpl w:val="1EAC19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59761D"/>
    <w:multiLevelType w:val="hybridMultilevel"/>
    <w:tmpl w:val="01F08B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EA687C"/>
    <w:multiLevelType w:val="hybridMultilevel"/>
    <w:tmpl w:val="3742603E"/>
    <w:lvl w:ilvl="0" w:tplc="5470BD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820E2"/>
    <w:multiLevelType w:val="hybridMultilevel"/>
    <w:tmpl w:val="43D497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6A2246"/>
    <w:multiLevelType w:val="multilevel"/>
    <w:tmpl w:val="01D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B2619C"/>
    <w:multiLevelType w:val="hybridMultilevel"/>
    <w:tmpl w:val="AD8E9D6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8837F4A"/>
    <w:multiLevelType w:val="multilevel"/>
    <w:tmpl w:val="171E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575C2B"/>
    <w:multiLevelType w:val="hybridMultilevel"/>
    <w:tmpl w:val="61C05AD4"/>
    <w:lvl w:ilvl="0" w:tplc="8C38DA3A">
      <w:start w:val="3"/>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num>
  <w:num w:numId="3">
    <w:abstractNumId w:val="4"/>
  </w:num>
  <w:num w:numId="4">
    <w:abstractNumId w:val="12"/>
  </w:num>
  <w:num w:numId="5">
    <w:abstractNumId w:val="0"/>
  </w:num>
  <w:num w:numId="6">
    <w:abstractNumId w:val="3"/>
  </w:num>
  <w:num w:numId="7">
    <w:abstractNumId w:val="1"/>
  </w:num>
  <w:num w:numId="8">
    <w:abstractNumId w:val="2"/>
  </w:num>
  <w:num w:numId="9">
    <w:abstractNumId w:val="6"/>
  </w:num>
  <w:num w:numId="10">
    <w:abstractNumId w:val="5"/>
  </w:num>
  <w:num w:numId="11">
    <w:abstractNumId w:val="10"/>
  </w:num>
  <w:num w:numId="12">
    <w:abstractNumId w:val="8"/>
  </w:num>
  <w:num w:numId="13">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am Thanh">
    <w15:presenceInfo w15:providerId="Windows Live" w15:userId="9620192dfcf058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activeWritingStyle w:appName="MSWord" w:lang="en-GB" w:vendorID="64" w:dllVersion="131078" w:nlCheck="1" w:checkStyle="0"/>
  <w:activeWritingStyle w:appName="MSWord" w:lang="en-US" w:vendorID="64" w:dllVersion="131078" w:nlCheck="1" w:checkStyle="1"/>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7EE"/>
    <w:rsid w:val="00000263"/>
    <w:rsid w:val="000032F7"/>
    <w:rsid w:val="00010700"/>
    <w:rsid w:val="0001180D"/>
    <w:rsid w:val="00030A4B"/>
    <w:rsid w:val="000658D3"/>
    <w:rsid w:val="000859CA"/>
    <w:rsid w:val="0008788F"/>
    <w:rsid w:val="000937F0"/>
    <w:rsid w:val="000A6060"/>
    <w:rsid w:val="000E659F"/>
    <w:rsid w:val="00126760"/>
    <w:rsid w:val="00140331"/>
    <w:rsid w:val="0014043E"/>
    <w:rsid w:val="00153BC3"/>
    <w:rsid w:val="001653E5"/>
    <w:rsid w:val="00186E46"/>
    <w:rsid w:val="001E5F77"/>
    <w:rsid w:val="001F59DB"/>
    <w:rsid w:val="00220BE7"/>
    <w:rsid w:val="002A1D48"/>
    <w:rsid w:val="002B0DB9"/>
    <w:rsid w:val="002B65DB"/>
    <w:rsid w:val="0030543A"/>
    <w:rsid w:val="003071CB"/>
    <w:rsid w:val="00314E64"/>
    <w:rsid w:val="0032409B"/>
    <w:rsid w:val="00332894"/>
    <w:rsid w:val="00344B87"/>
    <w:rsid w:val="00373FC7"/>
    <w:rsid w:val="0038042B"/>
    <w:rsid w:val="003D00BC"/>
    <w:rsid w:val="003F4206"/>
    <w:rsid w:val="00401B28"/>
    <w:rsid w:val="004263BA"/>
    <w:rsid w:val="0045624D"/>
    <w:rsid w:val="00476EDB"/>
    <w:rsid w:val="004968C9"/>
    <w:rsid w:val="004A60D1"/>
    <w:rsid w:val="004F07EE"/>
    <w:rsid w:val="00507A7E"/>
    <w:rsid w:val="00584515"/>
    <w:rsid w:val="00586919"/>
    <w:rsid w:val="00593025"/>
    <w:rsid w:val="005A51FC"/>
    <w:rsid w:val="005A74A2"/>
    <w:rsid w:val="005A7561"/>
    <w:rsid w:val="005B04B4"/>
    <w:rsid w:val="005C1E9A"/>
    <w:rsid w:val="005D36EE"/>
    <w:rsid w:val="005D6E5D"/>
    <w:rsid w:val="005E047A"/>
    <w:rsid w:val="006A1070"/>
    <w:rsid w:val="006B0566"/>
    <w:rsid w:val="006C7E69"/>
    <w:rsid w:val="006D294C"/>
    <w:rsid w:val="007004E0"/>
    <w:rsid w:val="00715F91"/>
    <w:rsid w:val="007443D6"/>
    <w:rsid w:val="00780ACB"/>
    <w:rsid w:val="007C0367"/>
    <w:rsid w:val="007C131C"/>
    <w:rsid w:val="007D1365"/>
    <w:rsid w:val="007D4AB1"/>
    <w:rsid w:val="007D7BA1"/>
    <w:rsid w:val="00832D27"/>
    <w:rsid w:val="008378AD"/>
    <w:rsid w:val="00861361"/>
    <w:rsid w:val="008B51EB"/>
    <w:rsid w:val="008C5066"/>
    <w:rsid w:val="00915574"/>
    <w:rsid w:val="00922B54"/>
    <w:rsid w:val="009738DA"/>
    <w:rsid w:val="00987C91"/>
    <w:rsid w:val="009B2220"/>
    <w:rsid w:val="009C1C30"/>
    <w:rsid w:val="009C59CC"/>
    <w:rsid w:val="00A14895"/>
    <w:rsid w:val="00A14FF9"/>
    <w:rsid w:val="00A538BF"/>
    <w:rsid w:val="00A57694"/>
    <w:rsid w:val="00A861A9"/>
    <w:rsid w:val="00A875EF"/>
    <w:rsid w:val="00AC22B2"/>
    <w:rsid w:val="00AD2E18"/>
    <w:rsid w:val="00AD7359"/>
    <w:rsid w:val="00B15BD7"/>
    <w:rsid w:val="00B40B2D"/>
    <w:rsid w:val="00B46ECB"/>
    <w:rsid w:val="00BB123F"/>
    <w:rsid w:val="00BE3539"/>
    <w:rsid w:val="00C026E2"/>
    <w:rsid w:val="00C22BE7"/>
    <w:rsid w:val="00C4094F"/>
    <w:rsid w:val="00C4128E"/>
    <w:rsid w:val="00C50337"/>
    <w:rsid w:val="00C54D8C"/>
    <w:rsid w:val="00C64AF6"/>
    <w:rsid w:val="00C77AE6"/>
    <w:rsid w:val="00C81E22"/>
    <w:rsid w:val="00C94F11"/>
    <w:rsid w:val="00CB2B65"/>
    <w:rsid w:val="00CC275A"/>
    <w:rsid w:val="00CD2AC0"/>
    <w:rsid w:val="00CF3AD0"/>
    <w:rsid w:val="00D02747"/>
    <w:rsid w:val="00D107A6"/>
    <w:rsid w:val="00D37146"/>
    <w:rsid w:val="00D448BD"/>
    <w:rsid w:val="00D768D5"/>
    <w:rsid w:val="00D934D8"/>
    <w:rsid w:val="00D97E38"/>
    <w:rsid w:val="00DC2877"/>
    <w:rsid w:val="00DC5ABD"/>
    <w:rsid w:val="00E16EED"/>
    <w:rsid w:val="00E23978"/>
    <w:rsid w:val="00E43F59"/>
    <w:rsid w:val="00E6289F"/>
    <w:rsid w:val="00E65079"/>
    <w:rsid w:val="00E65529"/>
    <w:rsid w:val="00E749A5"/>
    <w:rsid w:val="00E90F99"/>
    <w:rsid w:val="00E958F3"/>
    <w:rsid w:val="00EB0FB7"/>
    <w:rsid w:val="00EC29DC"/>
    <w:rsid w:val="00EC6E21"/>
    <w:rsid w:val="00F3709C"/>
    <w:rsid w:val="00F52591"/>
    <w:rsid w:val="00FA21F2"/>
    <w:rsid w:val="00FA59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50407"/>
  <w15:chartTrackingRefBased/>
  <w15:docId w15:val="{AE2E1962-90D6-4020-A7FE-B09AEFA7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7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4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59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7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F07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7E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04E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004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4E0"/>
    <w:rPr>
      <w:b/>
      <w:bCs/>
    </w:rPr>
  </w:style>
  <w:style w:type="character" w:styleId="Emphasis">
    <w:name w:val="Emphasis"/>
    <w:basedOn w:val="DefaultParagraphFont"/>
    <w:uiPriority w:val="20"/>
    <w:qFormat/>
    <w:rsid w:val="007004E0"/>
    <w:rPr>
      <w:i/>
      <w:iCs/>
    </w:rPr>
  </w:style>
  <w:style w:type="paragraph" w:customStyle="1" w:styleId="wp-caption-text">
    <w:name w:val="wp-caption-text"/>
    <w:basedOn w:val="Normal"/>
    <w:rsid w:val="007004E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004E0"/>
    <w:pPr>
      <w:spacing w:after="0" w:line="240" w:lineRule="auto"/>
    </w:pPr>
  </w:style>
  <w:style w:type="character" w:styleId="Hyperlink">
    <w:name w:val="Hyperlink"/>
    <w:basedOn w:val="DefaultParagraphFont"/>
    <w:uiPriority w:val="99"/>
    <w:unhideWhenUsed/>
    <w:rsid w:val="00CC275A"/>
    <w:rPr>
      <w:color w:val="0563C1" w:themeColor="hyperlink"/>
      <w:u w:val="single"/>
    </w:rPr>
  </w:style>
  <w:style w:type="character" w:styleId="HTMLCode">
    <w:name w:val="HTML Code"/>
    <w:basedOn w:val="DefaultParagraphFont"/>
    <w:uiPriority w:val="99"/>
    <w:semiHidden/>
    <w:unhideWhenUsed/>
    <w:rsid w:val="004968C9"/>
    <w:rPr>
      <w:rFonts w:ascii="Courier New" w:eastAsia="Times New Roman" w:hAnsi="Courier New" w:cs="Courier New"/>
      <w:sz w:val="20"/>
      <w:szCs w:val="20"/>
    </w:rPr>
  </w:style>
  <w:style w:type="character" w:customStyle="1" w:styleId="filename">
    <w:name w:val="filename"/>
    <w:basedOn w:val="DefaultParagraphFont"/>
    <w:rsid w:val="004968C9"/>
  </w:style>
  <w:style w:type="character" w:customStyle="1" w:styleId="informations">
    <w:name w:val="informations"/>
    <w:basedOn w:val="DefaultParagraphFont"/>
    <w:rsid w:val="004968C9"/>
  </w:style>
  <w:style w:type="paragraph" w:styleId="ListParagraph">
    <w:name w:val="List Paragraph"/>
    <w:basedOn w:val="Normal"/>
    <w:uiPriority w:val="34"/>
    <w:qFormat/>
    <w:rsid w:val="00AC22B2"/>
    <w:pPr>
      <w:ind w:left="720"/>
      <w:contextualSpacing/>
    </w:pPr>
  </w:style>
  <w:style w:type="character" w:customStyle="1" w:styleId="Heading3Char">
    <w:name w:val="Heading 3 Char"/>
    <w:basedOn w:val="DefaultParagraphFont"/>
    <w:link w:val="Heading3"/>
    <w:uiPriority w:val="9"/>
    <w:rsid w:val="009C59CC"/>
    <w:rPr>
      <w:rFonts w:asciiTheme="majorHAnsi" w:eastAsiaTheme="majorEastAsia" w:hAnsiTheme="majorHAnsi" w:cstheme="majorBidi"/>
      <w:color w:val="1F4D78" w:themeColor="accent1" w:themeShade="7F"/>
      <w:sz w:val="24"/>
      <w:szCs w:val="24"/>
    </w:rPr>
  </w:style>
  <w:style w:type="paragraph" w:customStyle="1" w:styleId="mg-b40">
    <w:name w:val="mg-b40"/>
    <w:basedOn w:val="Normal"/>
    <w:rsid w:val="00F525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60">
    <w:name w:val="mg-b60"/>
    <w:basedOn w:val="Normal"/>
    <w:rsid w:val="000878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F4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DefaultParagraphFont"/>
    <w:rsid w:val="00A14895"/>
  </w:style>
  <w:style w:type="paragraph" w:styleId="HTMLPreformatted">
    <w:name w:val="HTML Preformatted"/>
    <w:basedOn w:val="Normal"/>
    <w:link w:val="HTMLPreformattedChar"/>
    <w:uiPriority w:val="99"/>
    <w:semiHidden/>
    <w:unhideWhenUsed/>
    <w:rsid w:val="00D10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D107A6"/>
    <w:rPr>
      <w:rFonts w:ascii="Courier New" w:eastAsia="Times New Roman" w:hAnsi="Courier New" w:cs="Courier New"/>
      <w:sz w:val="20"/>
      <w:szCs w:val="20"/>
      <w:lang w:val="en-GB"/>
    </w:rPr>
  </w:style>
  <w:style w:type="character" w:customStyle="1" w:styleId="hljs-number">
    <w:name w:val="hljs-number"/>
    <w:basedOn w:val="DefaultParagraphFont"/>
    <w:rsid w:val="00D10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1811">
      <w:bodyDiv w:val="1"/>
      <w:marLeft w:val="0"/>
      <w:marRight w:val="0"/>
      <w:marTop w:val="0"/>
      <w:marBottom w:val="0"/>
      <w:divBdr>
        <w:top w:val="none" w:sz="0" w:space="0" w:color="auto"/>
        <w:left w:val="none" w:sz="0" w:space="0" w:color="auto"/>
        <w:bottom w:val="none" w:sz="0" w:space="0" w:color="auto"/>
        <w:right w:val="none" w:sz="0" w:space="0" w:color="auto"/>
      </w:divBdr>
    </w:div>
    <w:div w:id="113182085">
      <w:bodyDiv w:val="1"/>
      <w:marLeft w:val="0"/>
      <w:marRight w:val="0"/>
      <w:marTop w:val="0"/>
      <w:marBottom w:val="0"/>
      <w:divBdr>
        <w:top w:val="none" w:sz="0" w:space="0" w:color="auto"/>
        <w:left w:val="none" w:sz="0" w:space="0" w:color="auto"/>
        <w:bottom w:val="none" w:sz="0" w:space="0" w:color="auto"/>
        <w:right w:val="none" w:sz="0" w:space="0" w:color="auto"/>
      </w:divBdr>
    </w:div>
    <w:div w:id="218517207">
      <w:bodyDiv w:val="1"/>
      <w:marLeft w:val="0"/>
      <w:marRight w:val="0"/>
      <w:marTop w:val="0"/>
      <w:marBottom w:val="0"/>
      <w:divBdr>
        <w:top w:val="none" w:sz="0" w:space="0" w:color="auto"/>
        <w:left w:val="none" w:sz="0" w:space="0" w:color="auto"/>
        <w:bottom w:val="none" w:sz="0" w:space="0" w:color="auto"/>
        <w:right w:val="none" w:sz="0" w:space="0" w:color="auto"/>
      </w:divBdr>
    </w:div>
    <w:div w:id="239142939">
      <w:bodyDiv w:val="1"/>
      <w:marLeft w:val="0"/>
      <w:marRight w:val="0"/>
      <w:marTop w:val="0"/>
      <w:marBottom w:val="0"/>
      <w:divBdr>
        <w:top w:val="none" w:sz="0" w:space="0" w:color="auto"/>
        <w:left w:val="none" w:sz="0" w:space="0" w:color="auto"/>
        <w:bottom w:val="none" w:sz="0" w:space="0" w:color="auto"/>
        <w:right w:val="none" w:sz="0" w:space="0" w:color="auto"/>
      </w:divBdr>
    </w:div>
    <w:div w:id="412706734">
      <w:bodyDiv w:val="1"/>
      <w:marLeft w:val="0"/>
      <w:marRight w:val="0"/>
      <w:marTop w:val="0"/>
      <w:marBottom w:val="0"/>
      <w:divBdr>
        <w:top w:val="none" w:sz="0" w:space="0" w:color="auto"/>
        <w:left w:val="none" w:sz="0" w:space="0" w:color="auto"/>
        <w:bottom w:val="none" w:sz="0" w:space="0" w:color="auto"/>
        <w:right w:val="none" w:sz="0" w:space="0" w:color="auto"/>
      </w:divBdr>
    </w:div>
    <w:div w:id="460730175">
      <w:bodyDiv w:val="1"/>
      <w:marLeft w:val="0"/>
      <w:marRight w:val="0"/>
      <w:marTop w:val="0"/>
      <w:marBottom w:val="0"/>
      <w:divBdr>
        <w:top w:val="none" w:sz="0" w:space="0" w:color="auto"/>
        <w:left w:val="none" w:sz="0" w:space="0" w:color="auto"/>
        <w:bottom w:val="none" w:sz="0" w:space="0" w:color="auto"/>
        <w:right w:val="none" w:sz="0" w:space="0" w:color="auto"/>
      </w:divBdr>
      <w:divsChild>
        <w:div w:id="1849755753">
          <w:marLeft w:val="0"/>
          <w:marRight w:val="0"/>
          <w:marTop w:val="0"/>
          <w:marBottom w:val="0"/>
          <w:divBdr>
            <w:top w:val="none" w:sz="0" w:space="0" w:color="auto"/>
            <w:left w:val="none" w:sz="0" w:space="0" w:color="auto"/>
            <w:bottom w:val="none" w:sz="0" w:space="0" w:color="auto"/>
            <w:right w:val="none" w:sz="0" w:space="0" w:color="auto"/>
          </w:divBdr>
          <w:divsChild>
            <w:div w:id="6552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5829">
      <w:bodyDiv w:val="1"/>
      <w:marLeft w:val="0"/>
      <w:marRight w:val="0"/>
      <w:marTop w:val="0"/>
      <w:marBottom w:val="0"/>
      <w:divBdr>
        <w:top w:val="none" w:sz="0" w:space="0" w:color="auto"/>
        <w:left w:val="none" w:sz="0" w:space="0" w:color="auto"/>
        <w:bottom w:val="none" w:sz="0" w:space="0" w:color="auto"/>
        <w:right w:val="none" w:sz="0" w:space="0" w:color="auto"/>
      </w:divBdr>
    </w:div>
    <w:div w:id="583730214">
      <w:bodyDiv w:val="1"/>
      <w:marLeft w:val="0"/>
      <w:marRight w:val="0"/>
      <w:marTop w:val="0"/>
      <w:marBottom w:val="0"/>
      <w:divBdr>
        <w:top w:val="none" w:sz="0" w:space="0" w:color="auto"/>
        <w:left w:val="none" w:sz="0" w:space="0" w:color="auto"/>
        <w:bottom w:val="none" w:sz="0" w:space="0" w:color="auto"/>
        <w:right w:val="none" w:sz="0" w:space="0" w:color="auto"/>
      </w:divBdr>
    </w:div>
    <w:div w:id="734088384">
      <w:bodyDiv w:val="1"/>
      <w:marLeft w:val="0"/>
      <w:marRight w:val="0"/>
      <w:marTop w:val="0"/>
      <w:marBottom w:val="0"/>
      <w:divBdr>
        <w:top w:val="none" w:sz="0" w:space="0" w:color="auto"/>
        <w:left w:val="none" w:sz="0" w:space="0" w:color="auto"/>
        <w:bottom w:val="none" w:sz="0" w:space="0" w:color="auto"/>
        <w:right w:val="none" w:sz="0" w:space="0" w:color="auto"/>
      </w:divBdr>
    </w:div>
    <w:div w:id="812138230">
      <w:bodyDiv w:val="1"/>
      <w:marLeft w:val="0"/>
      <w:marRight w:val="0"/>
      <w:marTop w:val="0"/>
      <w:marBottom w:val="0"/>
      <w:divBdr>
        <w:top w:val="none" w:sz="0" w:space="0" w:color="auto"/>
        <w:left w:val="none" w:sz="0" w:space="0" w:color="auto"/>
        <w:bottom w:val="none" w:sz="0" w:space="0" w:color="auto"/>
        <w:right w:val="none" w:sz="0" w:space="0" w:color="auto"/>
      </w:divBdr>
    </w:div>
    <w:div w:id="1117794764">
      <w:bodyDiv w:val="1"/>
      <w:marLeft w:val="0"/>
      <w:marRight w:val="0"/>
      <w:marTop w:val="0"/>
      <w:marBottom w:val="0"/>
      <w:divBdr>
        <w:top w:val="none" w:sz="0" w:space="0" w:color="auto"/>
        <w:left w:val="none" w:sz="0" w:space="0" w:color="auto"/>
        <w:bottom w:val="none" w:sz="0" w:space="0" w:color="auto"/>
        <w:right w:val="none" w:sz="0" w:space="0" w:color="auto"/>
      </w:divBdr>
    </w:div>
    <w:div w:id="1214585600">
      <w:bodyDiv w:val="1"/>
      <w:marLeft w:val="0"/>
      <w:marRight w:val="0"/>
      <w:marTop w:val="0"/>
      <w:marBottom w:val="0"/>
      <w:divBdr>
        <w:top w:val="none" w:sz="0" w:space="0" w:color="auto"/>
        <w:left w:val="none" w:sz="0" w:space="0" w:color="auto"/>
        <w:bottom w:val="none" w:sz="0" w:space="0" w:color="auto"/>
        <w:right w:val="none" w:sz="0" w:space="0" w:color="auto"/>
      </w:divBdr>
    </w:div>
    <w:div w:id="1222015112">
      <w:bodyDiv w:val="1"/>
      <w:marLeft w:val="0"/>
      <w:marRight w:val="0"/>
      <w:marTop w:val="0"/>
      <w:marBottom w:val="0"/>
      <w:divBdr>
        <w:top w:val="none" w:sz="0" w:space="0" w:color="auto"/>
        <w:left w:val="none" w:sz="0" w:space="0" w:color="auto"/>
        <w:bottom w:val="none" w:sz="0" w:space="0" w:color="auto"/>
        <w:right w:val="none" w:sz="0" w:space="0" w:color="auto"/>
      </w:divBdr>
    </w:div>
    <w:div w:id="1251354165">
      <w:bodyDiv w:val="1"/>
      <w:marLeft w:val="0"/>
      <w:marRight w:val="0"/>
      <w:marTop w:val="0"/>
      <w:marBottom w:val="0"/>
      <w:divBdr>
        <w:top w:val="none" w:sz="0" w:space="0" w:color="auto"/>
        <w:left w:val="none" w:sz="0" w:space="0" w:color="auto"/>
        <w:bottom w:val="none" w:sz="0" w:space="0" w:color="auto"/>
        <w:right w:val="none" w:sz="0" w:space="0" w:color="auto"/>
      </w:divBdr>
    </w:div>
    <w:div w:id="1272322504">
      <w:bodyDiv w:val="1"/>
      <w:marLeft w:val="0"/>
      <w:marRight w:val="0"/>
      <w:marTop w:val="0"/>
      <w:marBottom w:val="0"/>
      <w:divBdr>
        <w:top w:val="none" w:sz="0" w:space="0" w:color="auto"/>
        <w:left w:val="none" w:sz="0" w:space="0" w:color="auto"/>
        <w:bottom w:val="none" w:sz="0" w:space="0" w:color="auto"/>
        <w:right w:val="none" w:sz="0" w:space="0" w:color="auto"/>
      </w:divBdr>
    </w:div>
    <w:div w:id="1273900801">
      <w:bodyDiv w:val="1"/>
      <w:marLeft w:val="0"/>
      <w:marRight w:val="0"/>
      <w:marTop w:val="0"/>
      <w:marBottom w:val="0"/>
      <w:divBdr>
        <w:top w:val="none" w:sz="0" w:space="0" w:color="auto"/>
        <w:left w:val="none" w:sz="0" w:space="0" w:color="auto"/>
        <w:bottom w:val="none" w:sz="0" w:space="0" w:color="auto"/>
        <w:right w:val="none" w:sz="0" w:space="0" w:color="auto"/>
      </w:divBdr>
    </w:div>
    <w:div w:id="1276643767">
      <w:bodyDiv w:val="1"/>
      <w:marLeft w:val="0"/>
      <w:marRight w:val="0"/>
      <w:marTop w:val="0"/>
      <w:marBottom w:val="0"/>
      <w:divBdr>
        <w:top w:val="none" w:sz="0" w:space="0" w:color="auto"/>
        <w:left w:val="none" w:sz="0" w:space="0" w:color="auto"/>
        <w:bottom w:val="none" w:sz="0" w:space="0" w:color="auto"/>
        <w:right w:val="none" w:sz="0" w:space="0" w:color="auto"/>
      </w:divBdr>
    </w:div>
    <w:div w:id="1365011221">
      <w:bodyDiv w:val="1"/>
      <w:marLeft w:val="0"/>
      <w:marRight w:val="0"/>
      <w:marTop w:val="0"/>
      <w:marBottom w:val="0"/>
      <w:divBdr>
        <w:top w:val="none" w:sz="0" w:space="0" w:color="auto"/>
        <w:left w:val="none" w:sz="0" w:space="0" w:color="auto"/>
        <w:bottom w:val="none" w:sz="0" w:space="0" w:color="auto"/>
        <w:right w:val="none" w:sz="0" w:space="0" w:color="auto"/>
      </w:divBdr>
      <w:divsChild>
        <w:div w:id="2044280632">
          <w:marLeft w:val="0"/>
          <w:marRight w:val="0"/>
          <w:marTop w:val="75"/>
          <w:marBottom w:val="300"/>
          <w:divBdr>
            <w:top w:val="none" w:sz="0" w:space="0" w:color="auto"/>
            <w:left w:val="none" w:sz="0" w:space="0" w:color="auto"/>
            <w:bottom w:val="none" w:sz="0" w:space="0" w:color="auto"/>
            <w:right w:val="none" w:sz="0" w:space="0" w:color="auto"/>
          </w:divBdr>
        </w:div>
      </w:divsChild>
    </w:div>
    <w:div w:id="1400395870">
      <w:bodyDiv w:val="1"/>
      <w:marLeft w:val="0"/>
      <w:marRight w:val="0"/>
      <w:marTop w:val="0"/>
      <w:marBottom w:val="0"/>
      <w:divBdr>
        <w:top w:val="none" w:sz="0" w:space="0" w:color="auto"/>
        <w:left w:val="none" w:sz="0" w:space="0" w:color="auto"/>
        <w:bottom w:val="none" w:sz="0" w:space="0" w:color="auto"/>
        <w:right w:val="none" w:sz="0" w:space="0" w:color="auto"/>
      </w:divBdr>
    </w:div>
    <w:div w:id="1607620348">
      <w:bodyDiv w:val="1"/>
      <w:marLeft w:val="0"/>
      <w:marRight w:val="0"/>
      <w:marTop w:val="0"/>
      <w:marBottom w:val="0"/>
      <w:divBdr>
        <w:top w:val="none" w:sz="0" w:space="0" w:color="auto"/>
        <w:left w:val="none" w:sz="0" w:space="0" w:color="auto"/>
        <w:bottom w:val="none" w:sz="0" w:space="0" w:color="auto"/>
        <w:right w:val="none" w:sz="0" w:space="0" w:color="auto"/>
      </w:divBdr>
    </w:div>
    <w:div w:id="1680498132">
      <w:bodyDiv w:val="1"/>
      <w:marLeft w:val="0"/>
      <w:marRight w:val="0"/>
      <w:marTop w:val="0"/>
      <w:marBottom w:val="0"/>
      <w:divBdr>
        <w:top w:val="none" w:sz="0" w:space="0" w:color="auto"/>
        <w:left w:val="none" w:sz="0" w:space="0" w:color="auto"/>
        <w:bottom w:val="none" w:sz="0" w:space="0" w:color="auto"/>
        <w:right w:val="none" w:sz="0" w:space="0" w:color="auto"/>
      </w:divBdr>
    </w:div>
    <w:div w:id="190410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microsoft.com/office/2011/relationships/people" Target="people.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thachpham.com/wp-content/uploads/2015/04/dvcs.png" TargetMode="External"/><Relationship Id="rId15" Type="http://schemas.openxmlformats.org/officeDocument/2006/relationships/hyperlink" Target="https://daynhauhoc.s3-ap-southeast-1.amazonaws.com/original/2X/7/76a4800ae5002b93adffbf520f94c13ef214f265.p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joi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expressmagazine.net/taxonomy/term/308" TargetMode="External"/><Relationship Id="rId13" Type="http://schemas.openxmlformats.org/officeDocument/2006/relationships/hyperlink" Target="https://desktop.github.com/"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D2867-F20E-430A-961D-BC9E2F780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4143</TotalTime>
  <Pages>46</Pages>
  <Words>4920</Words>
  <Characters>28050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dc:creator>
  <cp:keywords/>
  <dc:description/>
  <cp:lastModifiedBy>Pham Thanh</cp:lastModifiedBy>
  <cp:revision>17</cp:revision>
  <dcterms:created xsi:type="dcterms:W3CDTF">2018-06-28T02:44:00Z</dcterms:created>
  <dcterms:modified xsi:type="dcterms:W3CDTF">2018-07-18T10:01:00Z</dcterms:modified>
</cp:coreProperties>
</file>