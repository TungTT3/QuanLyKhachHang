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rsidR="004F07EE" w:rsidRDefault="004F07EE" w:rsidP="004F07EE">
      <w:pPr>
        <w:pStyle w:val="Heading1"/>
        <w:rPr>
          <w:lang w:val="en-GB"/>
        </w:rPr>
      </w:pPr>
    </w:p>
    <w:p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rsidR="005A74A2" w:rsidRPr="00401B28"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rPr>
        <w:drawing>
          <wp:inline distT="0" distB="0" distL="0" distR="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rsidR="004F07EE" w:rsidRDefault="00CC275A" w:rsidP="004F07EE">
      <w:pPr>
        <w:rPr>
          <w:sz w:val="28"/>
          <w:szCs w:val="28"/>
        </w:rPr>
      </w:pPr>
      <w:r>
        <w:rPr>
          <w:noProof/>
        </w:rPr>
        <w:drawing>
          <wp:inline distT="0" distB="0" distL="0" distR="0" wp14:anchorId="23ACD6D3" wp14:editId="12BC7185">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rsidR="00A57694" w:rsidRPr="00401B28" w:rsidRDefault="00780ACB" w:rsidP="00A57694">
      <w:pPr>
        <w:pStyle w:val="Heading2"/>
        <w:rPr>
          <w:b/>
          <w:sz w:val="28"/>
          <w:szCs w:val="28"/>
          <w:lang w:val="en-GB"/>
        </w:rPr>
      </w:pPr>
      <w:r>
        <w:rPr>
          <w:b/>
          <w:sz w:val="28"/>
          <w:szCs w:val="28"/>
          <w:lang w:val="en-GB"/>
        </w:rPr>
        <w:t>4</w:t>
      </w:r>
      <w:del w:id="4"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àm việc với GitHub nói riêng hay hệ thống GIT nói chung có 2 workflow chính là local workflow và server workflow.</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8B51EB">
        <w:rPr>
          <w:rFonts w:asciiTheme="majorHAnsi" w:eastAsia="Times New Roman" w:hAnsiTheme="majorHAnsi" w:cstheme="majorHAnsi"/>
          <w:b/>
          <w:color w:val="313131"/>
          <w:sz w:val="24"/>
          <w:szCs w:val="24"/>
          <w:rPrChange w:id="5" w:author="Pham Thanh" w:date="2018-07-18T10:57:00Z">
            <w:rPr>
              <w:rFonts w:asciiTheme="majorHAnsi" w:eastAsia="Times New Roman" w:hAnsiTheme="majorHAnsi" w:cstheme="majorHAnsi"/>
              <w:color w:val="313131"/>
              <w:sz w:val="24"/>
              <w:szCs w:val="24"/>
            </w:rPr>
          </w:rPrChange>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rsidR="00A57694" w:rsidRPr="008378AD" w:rsidRDefault="00A57694" w:rsidP="00A57694">
      <w:pPr>
        <w:shd w:val="clear" w:color="auto" w:fill="FFFFFF"/>
        <w:spacing w:after="180" w:line="360" w:lineRule="atLeast"/>
        <w:jc w:val="both"/>
        <w:rPr>
          <w:ins w:id="6" w:author="Pham Thanh" w:date="2018-07-18T10:57:00Z"/>
          <w:rFonts w:asciiTheme="majorHAnsi" w:eastAsia="Times New Roman" w:hAnsiTheme="majorHAnsi" w:cstheme="majorHAnsi"/>
          <w:color w:val="000000" w:themeColor="text1"/>
          <w:sz w:val="24"/>
          <w:szCs w:val="24"/>
          <w:rPrChange w:id="7" w:author="Pham Thanh" w:date="2018-07-18T11:15:00Z">
            <w:rPr>
              <w:ins w:id="8"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9" w:author="Pham Thanh" w:date="2018-07-18T11:15:00Z">
            <w:rPr>
              <w:rFonts w:asciiTheme="majorHAnsi" w:eastAsia="Times New Roman" w:hAnsiTheme="majorHAnsi" w:cstheme="majorHAnsi"/>
              <w:color w:val="FF0000"/>
              <w:sz w:val="24"/>
              <w:szCs w:val="24"/>
            </w:rPr>
          </w:rPrChange>
        </w:rPr>
        <w:t>Git add: add file đã thay đổi vào stage</w:t>
      </w:r>
    </w:p>
    <w:p w:rsidR="008B51EB" w:rsidRDefault="008B51EB" w:rsidP="00A57694">
      <w:pPr>
        <w:shd w:val="clear" w:color="auto" w:fill="FFFFFF"/>
        <w:spacing w:after="180" w:line="360" w:lineRule="atLeast"/>
        <w:jc w:val="both"/>
        <w:rPr>
          <w:rFonts w:asciiTheme="majorHAnsi" w:eastAsia="Times New Roman" w:hAnsiTheme="majorHAnsi" w:cstheme="majorHAnsi"/>
          <w:color w:val="313131"/>
          <w:sz w:val="24"/>
          <w:szCs w:val="24"/>
        </w:rPr>
      </w:pPr>
      <w:ins w:id="10" w:author="Pham Thanh" w:date="2018-07-18T10:58:00Z">
        <w:r>
          <w:rPr>
            <w:rFonts w:asciiTheme="majorHAnsi" w:eastAsia="Times New Roman" w:hAnsiTheme="majorHAnsi" w:cstheme="majorHAnsi"/>
            <w:color w:val="313131"/>
            <w:sz w:val="24"/>
            <w:szCs w:val="24"/>
          </w:rPr>
          <w:t>S</w:t>
        </w:r>
      </w:ins>
      <w:ins w:id="11" w:author="Pham Thanh" w:date="2018-07-18T10:57:00Z">
        <w:r w:rsidRPr="008B51EB">
          <w:rPr>
            <w:rFonts w:asciiTheme="majorHAnsi" w:eastAsia="Times New Roman" w:hAnsiTheme="majorHAnsi" w:cstheme="majorHAnsi"/>
            <w:color w:val="313131"/>
            <w:sz w:val="24"/>
            <w:szCs w:val="24"/>
            <w:rPrChange w:id="12" w:author="Pham Thanh" w:date="2018-07-18T10:58:00Z">
              <w:rPr>
                <w:rFonts w:ascii="Segoe UI" w:hAnsi="Segoe UI" w:cs="Segoe UI"/>
                <w:color w:val="292B2C"/>
                <w:sz w:val="27"/>
                <w:szCs w:val="27"/>
                <w:shd w:val="clear" w:color="auto" w:fill="FFFFFF"/>
              </w:rPr>
            </w:rPrChange>
          </w:rPr>
          <w:t xml:space="preserve">tage là nơi bfile </w:t>
        </w:r>
        <w:r w:rsidRPr="008B51EB">
          <w:rPr>
            <w:rFonts w:asciiTheme="majorHAnsi" w:eastAsia="Times New Roman" w:hAnsiTheme="majorHAnsi" w:cstheme="majorHAnsi" w:hint="eastAsia"/>
            <w:color w:val="313131"/>
            <w:sz w:val="24"/>
            <w:szCs w:val="24"/>
            <w:rPrChange w:id="13"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14" w:author="Pham Thanh" w:date="2018-07-18T10:58:00Z">
              <w:rPr>
                <w:rFonts w:ascii="Segoe UI" w:hAnsi="Segoe UI" w:cs="Segoe UI"/>
                <w:color w:val="292B2C"/>
                <w:sz w:val="27"/>
                <w:szCs w:val="27"/>
                <w:shd w:val="clear" w:color="auto" w:fill="FFFFFF"/>
              </w:rPr>
            </w:rPrChange>
          </w:rPr>
          <w:t xml:space="preserve"> thay </w:t>
        </w:r>
        <w:r w:rsidRPr="008B51EB">
          <w:rPr>
            <w:rFonts w:asciiTheme="majorHAnsi" w:eastAsia="Times New Roman" w:hAnsiTheme="majorHAnsi" w:cstheme="majorHAnsi" w:hint="eastAsia"/>
            <w:color w:val="313131"/>
            <w:sz w:val="24"/>
            <w:szCs w:val="24"/>
            <w:rPrChange w:id="15"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16" w:author="Pham Thanh" w:date="2018-07-18T10:58:00Z">
              <w:rPr>
                <w:rFonts w:ascii="Segoe UI" w:hAnsi="Segoe UI" w:cs="Segoe UI"/>
                <w:color w:val="292B2C"/>
                <w:sz w:val="27"/>
                <w:szCs w:val="27"/>
                <w:shd w:val="clear" w:color="auto" w:fill="FFFFFF"/>
              </w:rPr>
            </w:rPrChange>
          </w:rPr>
          <w:t>ổthay à nơi bfile đã thay đổi vào stagegit add và g</w:t>
        </w:r>
        <w:r w:rsidRPr="008B51EB">
          <w:rPr>
            <w:rFonts w:asciiTheme="majorHAnsi" w:eastAsia="Times New Roman" w:hAnsiTheme="majorHAnsi" w:cstheme="majorHAnsi" w:hint="eastAsia"/>
            <w:color w:val="313131"/>
            <w:sz w:val="24"/>
            <w:szCs w:val="24"/>
            <w:rPrChange w:id="17"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18" w:author="Pham Thanh" w:date="2018-07-18T10:58:00Z">
              <w:rPr>
                <w:rFonts w:ascii="Segoe UI" w:hAnsi="Segoe UI" w:cs="Segoe UI"/>
                <w:color w:val="292B2C"/>
                <w:sz w:val="27"/>
                <w:szCs w:val="27"/>
                <w:shd w:val="clear" w:color="auto" w:fill="FFFFFF"/>
              </w:rPr>
            </w:rPrChange>
          </w:rPr>
          <w:t xml:space="preserve"> thay </w:t>
        </w:r>
        <w:r w:rsidRPr="008B51EB">
          <w:rPr>
            <w:rFonts w:asciiTheme="majorHAnsi" w:eastAsia="Times New Roman" w:hAnsiTheme="majorHAnsi" w:cstheme="majorHAnsi" w:hint="eastAsia"/>
            <w:color w:val="313131"/>
            <w:sz w:val="24"/>
            <w:szCs w:val="24"/>
            <w:rPrChange w:id="19"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20" w:author="Pham Thanh" w:date="2018-07-18T10:58:00Z">
              <w:rPr>
                <w:rFonts w:ascii="Segoe UI" w:hAnsi="Segoe UI" w:cs="Segoe UI"/>
                <w:color w:val="292B2C"/>
                <w:sz w:val="27"/>
                <w:szCs w:val="27"/>
                <w:shd w:val="clear" w:color="auto" w:fill="FFFFFF"/>
              </w:rPr>
            </w:rPrChange>
          </w:rPr>
          <w:t>ổthay à nơi bfile đã thay đổi vào stagegit add và git</w:t>
        </w:r>
        <w:r w:rsidRPr="008B51EB">
          <w:rPr>
            <w:rFonts w:asciiTheme="majorHAnsi" w:eastAsia="Times New Roman" w:hAnsiTheme="majorHAnsi" w:cstheme="majorHAnsi" w:hint="eastAsia"/>
            <w:color w:val="313131"/>
            <w:sz w:val="24"/>
            <w:szCs w:val="24"/>
            <w:rPrChange w:id="21"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22" w:author="Pham Thanh" w:date="2018-07-18T10:58:00Z">
              <w:rPr>
                <w:rFonts w:ascii="Segoe UI" w:hAnsi="Segoe UI" w:cs="Segoe UI"/>
                <w:color w:val="292B2C"/>
                <w:sz w:val="27"/>
                <w:szCs w:val="27"/>
                <w:shd w:val="clear" w:color="auto" w:fill="FFFFFF"/>
              </w:rPr>
            </w:rPrChange>
          </w:rPr>
          <w:t>ổthay à nơi b</w:t>
        </w:r>
        <w:r w:rsidRPr="008B51EB">
          <w:rPr>
            <w:rFonts w:asciiTheme="majorHAnsi" w:eastAsia="Times New Roman" w:hAnsiTheme="majorHAnsi" w:cstheme="majorHAnsi" w:hint="eastAsia"/>
            <w:color w:val="313131"/>
            <w:sz w:val="24"/>
            <w:szCs w:val="24"/>
            <w:rPrChange w:id="23"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24" w:author="Pham Thanh" w:date="2018-07-18T10:58:00Z">
              <w:rPr>
                <w:rFonts w:ascii="Segoe UI" w:hAnsi="Segoe UI" w:cs="Segoe UI"/>
                <w:color w:val="292B2C"/>
                <w:sz w:val="27"/>
                <w:szCs w:val="27"/>
                <w:shd w:val="clear" w:color="auto" w:fill="FFFFFF"/>
              </w:rPr>
            </w:rPrChange>
          </w:rPr>
          <w:t xml:space="preserve"> </w:t>
        </w:r>
        <w:r w:rsidRPr="008B51EB">
          <w:rPr>
            <w:rFonts w:asciiTheme="majorHAnsi" w:eastAsia="Times New Roman" w:hAnsiTheme="majorHAnsi" w:cstheme="majorHAnsi" w:hint="eastAsia"/>
            <w:color w:val="313131"/>
            <w:sz w:val="24"/>
            <w:szCs w:val="24"/>
            <w:rPrChange w:id="25" w:author="Pham Thanh" w:date="2018-07-18T10:58:00Z">
              <w:rPr>
                <w:rFonts w:ascii="Segoe UI" w:hAnsi="Segoe UI" w:cs="Segoe UI" w:hint="eastAsia"/>
                <w:color w:val="292B2C"/>
                <w:sz w:val="27"/>
                <w:szCs w:val="27"/>
                <w:shd w:val="clear" w:color="auto" w:fill="FFFFFF"/>
              </w:rPr>
            </w:rPrChange>
          </w:rPr>
          <w:t>đú</w:t>
        </w:r>
        <w:r w:rsidRPr="008B51EB">
          <w:rPr>
            <w:rFonts w:asciiTheme="majorHAnsi" w:eastAsia="Times New Roman" w:hAnsiTheme="majorHAnsi" w:cstheme="majorHAnsi"/>
            <w:color w:val="313131"/>
            <w:sz w:val="24"/>
            <w:szCs w:val="24"/>
            <w:rPrChange w:id="26" w:author="Pham Thanh" w:date="2018-07-18T10:58:00Z">
              <w:rPr>
                <w:rFonts w:ascii="Segoe UI" w:hAnsi="Segoe UI" w:cs="Segoe UI"/>
                <w:color w:val="292B2C"/>
                <w:sz w:val="27"/>
                <w:szCs w:val="27"/>
                <w:shd w:val="clear" w:color="auto" w:fill="FFFFFF"/>
              </w:rPr>
            </w:rPrChange>
          </w:rPr>
          <w:t>ng hay chưa, cân nhã thay đổi vào stagegit add và</w:t>
        </w:r>
      </w:ins>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27" w:author="Pham Thanh" w:date="2018-07-18T11:15:00Z">
            <w:rPr>
              <w:rFonts w:asciiTheme="majorHAnsi" w:eastAsia="Times New Roman" w:hAnsiTheme="majorHAnsi" w:cstheme="majorHAnsi"/>
              <w:color w:val="FF0000"/>
              <w:sz w:val="24"/>
              <w:szCs w:val="24"/>
            </w:rPr>
          </w:rPrChange>
        </w:rPr>
        <w:t>pull</w:t>
      </w:r>
      <w:del w:id="28"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rsidR="00A57694" w:rsidRPr="00A57694" w:rsidRDefault="00A57694" w:rsidP="004F07EE">
      <w:pPr>
        <w:rPr>
          <w:sz w:val="28"/>
          <w:szCs w:val="28"/>
          <w:lang w:val="en-GB"/>
        </w:rPr>
      </w:pPr>
    </w:p>
    <w:p w:rsidR="005A74A2" w:rsidRDefault="00780ACB" w:rsidP="00401B28">
      <w:pPr>
        <w:pStyle w:val="Heading2"/>
        <w:rPr>
          <w:b/>
          <w:sz w:val="28"/>
          <w:szCs w:val="28"/>
          <w:lang w:val="en-GB"/>
        </w:rPr>
      </w:pPr>
      <w:r>
        <w:rPr>
          <w:b/>
          <w:sz w:val="28"/>
          <w:szCs w:val="28"/>
          <w:lang w:val="en-GB"/>
        </w:rPr>
        <w:t>5</w:t>
      </w:r>
      <w:del w:id="29" w:author="Pham Thanh" w:date="2018-07-18T13:34:00Z">
        <w:r w:rsidR="005A74A2" w:rsidRPr="007004E0" w:rsidDel="000658D3">
          <w:rPr>
            <w:b/>
            <w:sz w:val="28"/>
            <w:szCs w:val="28"/>
            <w:lang w:val="en-GB"/>
          </w:rPr>
          <w:delText>,</w:delText>
        </w:r>
      </w:del>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rsidR="00401B28" w:rsidRPr="00401B28" w:rsidRDefault="00401B28" w:rsidP="00401B28">
      <w:pPr>
        <w:rPr>
          <w:lang w:val="en-GB"/>
        </w:rPr>
      </w:pPr>
    </w:p>
    <w:p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ins w:id="30" w:author="Pham Thanh" w:date="2018-07-18T11:25:00Z">
        <w:r w:rsidR="00A14895">
          <w:rPr>
            <w:rFonts w:asciiTheme="majorHAnsi" w:eastAsia="Times New Roman" w:hAnsiTheme="majorHAnsi" w:cstheme="majorHAnsi"/>
            <w:color w:val="313131"/>
            <w:sz w:val="24"/>
            <w:szCs w:val="24"/>
          </w:rPr>
          <w:t>.</w:t>
        </w:r>
      </w:ins>
      <w:del w:id="31"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rsidR="0038042B" w:rsidRPr="007004E0" w:rsidRDefault="0038042B" w:rsidP="0038042B">
      <w:pPr>
        <w:pStyle w:val="Heading1"/>
        <w:rPr>
          <w:b/>
          <w:lang w:val="en-GB"/>
        </w:rPr>
      </w:pPr>
      <w:r w:rsidRPr="007004E0">
        <w:rPr>
          <w:b/>
          <w:lang w:val="en-GB"/>
        </w:rPr>
        <w:t>I</w:t>
      </w:r>
      <w:r>
        <w:rPr>
          <w:b/>
          <w:lang w:val="en-GB"/>
        </w:rPr>
        <w:t>I</w:t>
      </w:r>
      <w:del w:id="32"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rsidR="0038042B" w:rsidRDefault="0038042B" w:rsidP="00593025">
      <w:pPr>
        <w:pStyle w:val="Heading2"/>
        <w:rPr>
          <w:b/>
          <w:sz w:val="28"/>
          <w:szCs w:val="28"/>
          <w:lang w:val="en-GB"/>
        </w:rPr>
      </w:pPr>
      <w:r>
        <w:rPr>
          <w:b/>
          <w:sz w:val="28"/>
          <w:szCs w:val="28"/>
          <w:lang w:val="en-GB"/>
        </w:rPr>
        <w:t>1</w:t>
      </w:r>
      <w:del w:id="33"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rsidR="00E43F59" w:rsidRDefault="00AC22B2" w:rsidP="00E43F59">
      <w:pPr>
        <w:rPr>
          <w:lang w:val="en-GB"/>
        </w:rPr>
      </w:pPr>
      <w:r>
        <w:rPr>
          <w:noProof/>
        </w:rPr>
        <w:drawing>
          <wp:inline distT="0" distB="0" distL="0" distR="0" wp14:anchorId="4D0C821E" wp14:editId="33FA844B">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8323" cy="4090347"/>
                    </a:xfrm>
                    <a:prstGeom prst="rect">
                      <a:avLst/>
                    </a:prstGeom>
                  </pic:spPr>
                </pic:pic>
              </a:graphicData>
            </a:graphic>
          </wp:inline>
        </w:drawing>
      </w:r>
    </w:p>
    <w:p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lastRenderedPageBreak/>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rsidR="00AC22B2" w:rsidRPr="00AC22B2" w:rsidRDefault="00AC22B2" w:rsidP="00AC22B2">
      <w:pPr>
        <w:rPr>
          <w:rFonts w:asciiTheme="majorHAnsi" w:eastAsia="Times New Roman" w:hAnsiTheme="majorHAnsi" w:cstheme="majorHAnsi"/>
          <w:color w:val="313131"/>
          <w:sz w:val="24"/>
          <w:szCs w:val="24"/>
        </w:rPr>
      </w:pPr>
      <w:r>
        <w:rPr>
          <w:noProof/>
        </w:rPr>
        <w:drawing>
          <wp:inline distT="0" distB="0" distL="0" distR="0" wp14:anchorId="0FD1A483" wp14:editId="204255EB">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rsidR="00AC22B2" w:rsidRDefault="00F52591" w:rsidP="00AC22B2">
      <w:pPr>
        <w:pStyle w:val="Heading2"/>
        <w:rPr>
          <w:b/>
          <w:sz w:val="28"/>
          <w:szCs w:val="28"/>
          <w:lang w:val="en-GB"/>
        </w:rPr>
      </w:pPr>
      <w:r>
        <w:rPr>
          <w:b/>
          <w:sz w:val="28"/>
          <w:szCs w:val="28"/>
          <w:lang w:val="en-GB"/>
        </w:rPr>
        <w:t>2</w:t>
      </w:r>
      <w:del w:id="34"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rsidR="00344B87" w:rsidRDefault="00F52591" w:rsidP="00344B87">
      <w:pPr>
        <w:pStyle w:val="Heading3"/>
        <w:rPr>
          <w:b/>
          <w:lang w:val="en-GB"/>
        </w:rPr>
      </w:pPr>
      <w:r>
        <w:rPr>
          <w:b/>
          <w:lang w:val="en-GB"/>
        </w:rPr>
        <w:t>2</w:t>
      </w:r>
      <w:r w:rsidR="009C59CC" w:rsidRPr="00344B87">
        <w:rPr>
          <w:b/>
          <w:lang w:val="en-GB"/>
        </w:rPr>
        <w:t>.1</w:t>
      </w:r>
      <w:del w:id="35" w:author="Pham Thanh" w:date="2018-07-18T13:33:00Z">
        <w:r w:rsidR="009C59CC" w:rsidRPr="00344B87" w:rsidDel="000658D3">
          <w:rPr>
            <w:b/>
            <w:lang w:val="en-GB"/>
          </w:rPr>
          <w:delText>,</w:delText>
        </w:r>
      </w:del>
      <w:r w:rsidR="009C59CC" w:rsidRPr="00344B87">
        <w:rPr>
          <w:b/>
          <w:lang w:val="en-GB"/>
        </w:rPr>
        <w:t xml:space="preserve"> Tạo repositories</w:t>
      </w:r>
    </w:p>
    <w:p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rsidR="00344B87" w:rsidRPr="00344B87" w:rsidRDefault="00344B87" w:rsidP="00344B87"/>
    <w:p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rPr>
        <w:drawing>
          <wp:inline distT="0" distB="0" distL="0" distR="0">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rsidR="00344B87" w:rsidRDefault="00344B87" w:rsidP="004968C9">
      <w:pPr>
        <w:rPr>
          <w:rFonts w:ascii="Helvetica" w:hAnsi="Helvetica"/>
          <w:color w:val="222222"/>
          <w:sz w:val="21"/>
          <w:szCs w:val="21"/>
        </w:rPr>
      </w:pPr>
    </w:p>
    <w:p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rPr>
        <w:drawing>
          <wp:inline distT="0" distB="0" distL="0" distR="0" wp14:anchorId="3665EF86" wp14:editId="7FA2CB08">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rsidR="00476EDB" w:rsidRDefault="00F52591" w:rsidP="00476EDB">
      <w:pPr>
        <w:pStyle w:val="Heading3"/>
        <w:rPr>
          <w:b/>
          <w:lang w:val="en-GB"/>
        </w:rPr>
      </w:pPr>
      <w:r>
        <w:rPr>
          <w:b/>
          <w:lang w:val="en-GB"/>
        </w:rPr>
        <w:t>2</w:t>
      </w:r>
      <w:r w:rsidR="00476EDB">
        <w:rPr>
          <w:b/>
          <w:lang w:val="en-GB"/>
        </w:rPr>
        <w:t>.2</w:t>
      </w:r>
      <w:del w:id="36"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rsidR="000E659F" w:rsidRDefault="000E659F" w:rsidP="005E047A">
      <w:pPr>
        <w:rPr>
          <w:rFonts w:asciiTheme="majorHAnsi" w:eastAsia="Times New Roman" w:hAnsiTheme="majorHAnsi" w:cstheme="majorHAnsi"/>
          <w:noProof/>
          <w:color w:val="313131"/>
          <w:sz w:val="24"/>
          <w:szCs w:val="24"/>
          <w:lang w:val="en-GB"/>
        </w:rPr>
      </w:pPr>
    </w:p>
    <w:p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rsidR="0014043E" w:rsidRDefault="00C4128E" w:rsidP="005E047A">
      <w:pPr>
        <w:rPr>
          <w:rFonts w:asciiTheme="majorHAnsi" w:eastAsia="Times New Roman" w:hAnsiTheme="majorHAnsi" w:cstheme="majorHAnsi"/>
          <w:color w:val="313131"/>
          <w:sz w:val="24"/>
          <w:szCs w:val="24"/>
        </w:rPr>
      </w:pPr>
      <w:r>
        <w:rPr>
          <w:noProof/>
        </w:rPr>
        <w:drawing>
          <wp:inline distT="0" distB="0" distL="0" distR="0" wp14:anchorId="2B740BD7" wp14:editId="00543D6B">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37"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rsidR="005C1E9A" w:rsidRPr="005C1E9A" w:rsidRDefault="005C1E9A" w:rsidP="005C1E9A">
      <w:pPr>
        <w:rPr>
          <w:lang w:val="en-GB"/>
        </w:rPr>
      </w:pPr>
    </w:p>
    <w:p w:rsidR="005C1E9A" w:rsidRDefault="005C1E9A" w:rsidP="005C1E9A">
      <w:pPr>
        <w:rPr>
          <w:lang w:val="en-GB"/>
        </w:rPr>
      </w:pPr>
      <w:r>
        <w:rPr>
          <w:noProof/>
        </w:rPr>
        <w:drawing>
          <wp:inline distT="0" distB="0" distL="0" distR="0" wp14:anchorId="7053DA0E" wp14:editId="0A83E617">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rsidR="005C1E9A" w:rsidRDefault="007C131C" w:rsidP="005C1E9A">
      <w:pPr>
        <w:rPr>
          <w:lang w:val="en-GB"/>
        </w:rPr>
      </w:pPr>
      <w:r>
        <w:rPr>
          <w:noProof/>
        </w:rPr>
        <w:drawing>
          <wp:inline distT="0" distB="0" distL="0" distR="0" wp14:anchorId="2C63ABD0" wp14:editId="1F42106F">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rsidR="007C131C" w:rsidRDefault="00F52591" w:rsidP="007C131C">
      <w:pPr>
        <w:pStyle w:val="Heading3"/>
        <w:rPr>
          <w:b/>
          <w:lang w:val="en-GB"/>
        </w:rPr>
      </w:pPr>
      <w:r>
        <w:rPr>
          <w:b/>
          <w:lang w:val="en-GB"/>
        </w:rPr>
        <w:lastRenderedPageBreak/>
        <w:t>2.4</w:t>
      </w:r>
      <w:del w:id="38"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rsidR="007C131C" w:rsidRPr="007C131C" w:rsidRDefault="007C131C" w:rsidP="005E047A">
      <w:pPr>
        <w:rPr>
          <w:rFonts w:asciiTheme="majorHAnsi" w:eastAsia="Times New Roman" w:hAnsiTheme="majorHAnsi" w:cstheme="majorHAnsi"/>
          <w:color w:val="313131"/>
          <w:sz w:val="24"/>
          <w:szCs w:val="24"/>
          <w:lang w:val="en-GB"/>
        </w:rPr>
      </w:pPr>
    </w:p>
    <w:p w:rsidR="00584515" w:rsidRDefault="00584515" w:rsidP="005E047A">
      <w:pPr>
        <w:rPr>
          <w:rFonts w:asciiTheme="majorHAnsi" w:eastAsia="Times New Roman" w:hAnsiTheme="majorHAnsi" w:cstheme="majorHAnsi"/>
          <w:color w:val="313131"/>
          <w:sz w:val="24"/>
          <w:szCs w:val="24"/>
        </w:rPr>
      </w:pPr>
      <w:r>
        <w:rPr>
          <w:noProof/>
        </w:rPr>
        <w:drawing>
          <wp:inline distT="0" distB="0" distL="0" distR="0" wp14:anchorId="1F0D6FF6" wp14:editId="618CE377">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rsidR="00584515" w:rsidRDefault="00584515" w:rsidP="00584515">
      <w:pPr>
        <w:rPr>
          <w:rFonts w:asciiTheme="majorHAnsi" w:eastAsia="Times New Roman" w:hAnsiTheme="majorHAnsi" w:cstheme="majorHAnsi"/>
          <w:color w:val="313131"/>
          <w:sz w:val="24"/>
          <w:szCs w:val="24"/>
        </w:rPr>
      </w:pP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repository trên github.com</w:t>
      </w:r>
    </w:p>
    <w:p w:rsidR="000A6060" w:rsidRDefault="00F52591" w:rsidP="000A6060">
      <w:pPr>
        <w:pStyle w:val="Heading3"/>
        <w:rPr>
          <w:b/>
          <w:lang w:val="en-GB"/>
        </w:rPr>
      </w:pPr>
      <w:r>
        <w:rPr>
          <w:b/>
          <w:lang w:val="en-GB"/>
        </w:rPr>
        <w:t>2.5</w:t>
      </w:r>
      <w:del w:id="39"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rsidR="000A6060" w:rsidRPr="000A6060" w:rsidRDefault="000A6060" w:rsidP="000A6060">
      <w:pPr>
        <w:rPr>
          <w:lang w:val="en-GB"/>
        </w:rPr>
      </w:pPr>
    </w:p>
    <w:p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drawing>
          <wp:inline distT="0" distB="0" distL="0" distR="0">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rsidR="009C1C30" w:rsidRPr="000032F7" w:rsidDel="000658D3" w:rsidRDefault="008378AD" w:rsidP="009C1C30">
      <w:pPr>
        <w:rPr>
          <w:del w:id="40" w:author="Pham Thanh" w:date="2018-07-18T13:31:00Z"/>
          <w:color w:val="FF0000"/>
          <w:lang w:val="en-GB"/>
        </w:rPr>
      </w:pPr>
      <w:ins w:id="41"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42"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43" w:author="Pham Thanh" w:date="2018-07-18T11:13:00Z">
        <w:r w:rsidR="000032F7" w:rsidRPr="000032F7" w:rsidDel="008378AD">
          <w:rPr>
            <w:color w:val="FF0000"/>
            <w:lang w:val="en-GB"/>
          </w:rPr>
          <w:delText>Sau khi fork thì tiếp theo làm gì để lấy project về máy mình?</w:delText>
        </w:r>
      </w:del>
    </w:p>
    <w:p w:rsidR="008378AD" w:rsidRDefault="008378AD">
      <w:pPr>
        <w:rPr>
          <w:ins w:id="44" w:author="Pham Thanh" w:date="2018-07-18T11:10:00Z"/>
          <w:lang w:val="en-GB"/>
        </w:rPr>
        <w:pPrChange w:id="45" w:author="Pham Thanh" w:date="2018-07-18T13:31:00Z">
          <w:pPr>
            <w:pStyle w:val="Heading3"/>
          </w:pPr>
        </w:pPrChange>
      </w:pPr>
    </w:p>
    <w:p w:rsidR="00CB2B65" w:rsidRDefault="00F52591" w:rsidP="005D36EE">
      <w:pPr>
        <w:pStyle w:val="Heading3"/>
        <w:rPr>
          <w:ins w:id="46" w:author="Pham Thanh" w:date="2018-07-18T11:10:00Z"/>
          <w:b/>
          <w:lang w:val="en-GB"/>
        </w:rPr>
      </w:pPr>
      <w:r>
        <w:rPr>
          <w:b/>
          <w:lang w:val="en-GB"/>
        </w:rPr>
        <w:t>2.6</w:t>
      </w:r>
      <w:del w:id="47"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rsidR="008378AD" w:rsidRPr="008378AD" w:rsidRDefault="008378AD">
      <w:pPr>
        <w:rPr>
          <w:lang w:val="en-GB"/>
          <w:rPrChange w:id="48" w:author="Pham Thanh" w:date="2018-07-18T11:10:00Z">
            <w:rPr>
              <w:b/>
              <w:lang w:val="en-GB"/>
            </w:rPr>
          </w:rPrChange>
        </w:rPr>
        <w:pPrChange w:id="49" w:author="Pham Thanh" w:date="2018-07-18T11:10:00Z">
          <w:pPr>
            <w:pStyle w:val="Heading3"/>
          </w:pPr>
        </w:pPrChange>
      </w:pPr>
    </w:p>
    <w:p w:rsidR="008B51EB" w:rsidRDefault="00DC2877" w:rsidP="00DC2877">
      <w:pPr>
        <w:rPr>
          <w:ins w:id="50" w:author="Pham Thanh" w:date="2018-07-18T11:10:00Z"/>
          <w:rFonts w:asciiTheme="majorHAnsi" w:eastAsia="Times New Roman" w:hAnsiTheme="majorHAnsi" w:cstheme="majorHAnsi"/>
          <w:color w:val="313131"/>
          <w:sz w:val="24"/>
          <w:szCs w:val="24"/>
          <w:lang w:val="en-GB"/>
        </w:rPr>
      </w:pPr>
      <w:del w:id="51"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52" w:author="Pham Thanh" w:date="2018-07-18T11:06:00Z">
        <w:r w:rsidR="008B51EB">
          <w:rPr>
            <w:rFonts w:asciiTheme="majorHAnsi" w:eastAsia="Times New Roman" w:hAnsiTheme="majorHAnsi" w:cstheme="majorHAnsi"/>
            <w:color w:val="313131"/>
            <w:sz w:val="24"/>
            <w:szCs w:val="24"/>
            <w:lang w:val="en-GB"/>
          </w:rPr>
          <w:t>Trên</w:t>
        </w:r>
      </w:ins>
      <w:ins w:id="53"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54"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rsidR="008378AD" w:rsidRPr="00DC2877" w:rsidRDefault="008378AD" w:rsidP="00DC2877">
      <w:pPr>
        <w:rPr>
          <w:color w:val="FF0000"/>
          <w:lang w:val="en-GB"/>
        </w:rPr>
      </w:pPr>
    </w:p>
    <w:p w:rsidR="005D36EE" w:rsidRDefault="008378AD" w:rsidP="005D36EE">
      <w:pPr>
        <w:rPr>
          <w:ins w:id="55" w:author="Pham Thanh" w:date="2018-07-18T11:11:00Z"/>
          <w:lang w:val="en-GB"/>
        </w:rPr>
      </w:pPr>
      <w:ins w:id="56" w:author="Pham Thanh" w:date="2018-07-18T11:09:00Z">
        <w:r>
          <w:rPr>
            <w:noProof/>
          </w:rPr>
          <w:drawing>
            <wp:inline distT="0" distB="0" distL="0" distR="0" wp14:anchorId="1163026D" wp14:editId="0A96774F">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42485"/>
                      </a:xfrm>
                      <a:prstGeom prst="rect">
                        <a:avLst/>
                      </a:prstGeom>
                    </pic:spPr>
                  </pic:pic>
                </a:graphicData>
              </a:graphic>
            </wp:inline>
          </w:drawing>
        </w:r>
      </w:ins>
    </w:p>
    <w:p w:rsidR="008378AD" w:rsidRDefault="008378AD" w:rsidP="005D36EE">
      <w:pPr>
        <w:rPr>
          <w:ins w:id="57" w:author="Pham Thanh" w:date="2018-07-18T11:11:00Z"/>
          <w:lang w:val="en-GB"/>
        </w:rPr>
      </w:pPr>
    </w:p>
    <w:p w:rsidR="008378AD" w:rsidDel="008378AD" w:rsidRDefault="008378AD" w:rsidP="000A6060">
      <w:pPr>
        <w:rPr>
          <w:del w:id="58" w:author="Pham Thanh" w:date="2018-07-18T11:12:00Z"/>
          <w:lang w:val="en-GB"/>
        </w:rPr>
      </w:pPr>
    </w:p>
    <w:p w:rsidR="008378AD" w:rsidRDefault="008378AD" w:rsidP="005D36EE">
      <w:pPr>
        <w:rPr>
          <w:ins w:id="59" w:author="Pham Thanh" w:date="2018-07-18T11:12:00Z"/>
          <w:lang w:val="en-GB"/>
        </w:rPr>
      </w:pPr>
    </w:p>
    <w:p w:rsidR="008378AD" w:rsidRDefault="008378AD" w:rsidP="005D36EE">
      <w:pPr>
        <w:rPr>
          <w:ins w:id="60" w:author="Pham Thanh" w:date="2018-07-18T11:12:00Z"/>
          <w:lang w:val="en-GB"/>
        </w:rPr>
      </w:pPr>
    </w:p>
    <w:p w:rsidR="008378AD" w:rsidRDefault="008378AD" w:rsidP="005D36EE">
      <w:pPr>
        <w:rPr>
          <w:ins w:id="61" w:author="Pham Thanh" w:date="2018-07-18T11:12:00Z"/>
          <w:lang w:val="en-GB"/>
        </w:rPr>
      </w:pPr>
    </w:p>
    <w:p w:rsidR="008378AD" w:rsidRDefault="008378AD" w:rsidP="005D36EE">
      <w:pPr>
        <w:rPr>
          <w:ins w:id="62" w:author="Pham Thanh" w:date="2018-07-18T11:12:00Z"/>
          <w:lang w:val="en-GB"/>
        </w:rPr>
      </w:pPr>
    </w:p>
    <w:p w:rsidR="008378AD" w:rsidRDefault="008378AD" w:rsidP="005D36EE">
      <w:pPr>
        <w:rPr>
          <w:ins w:id="63" w:author="Pham Thanh" w:date="2018-07-18T11:12:00Z"/>
          <w:lang w:val="en-GB"/>
        </w:rPr>
      </w:pPr>
    </w:p>
    <w:p w:rsidR="008378AD" w:rsidRPr="008378AD" w:rsidRDefault="008378AD" w:rsidP="005D36EE">
      <w:pPr>
        <w:rPr>
          <w:ins w:id="64" w:author="Pham Thanh" w:date="2018-07-18T11:12:00Z"/>
          <w:rFonts w:asciiTheme="majorHAnsi" w:eastAsia="Times New Roman" w:hAnsiTheme="majorHAnsi" w:cstheme="majorHAnsi"/>
          <w:color w:val="313131"/>
          <w:sz w:val="24"/>
          <w:szCs w:val="24"/>
          <w:lang w:val="en-GB"/>
          <w:rPrChange w:id="65" w:author="Pham Thanh" w:date="2018-07-18T11:12:00Z">
            <w:rPr>
              <w:ins w:id="66" w:author="Pham Thanh" w:date="2018-07-18T11:12:00Z"/>
              <w:lang w:val="en-GB"/>
            </w:rPr>
          </w:rPrChange>
        </w:rPr>
      </w:pPr>
      <w:ins w:id="67" w:author="Pham Thanh" w:date="2018-07-18T11:12:00Z">
        <w:r w:rsidRPr="008378AD">
          <w:rPr>
            <w:rFonts w:asciiTheme="majorHAnsi" w:eastAsia="Times New Roman" w:hAnsiTheme="majorHAnsi" w:cstheme="majorHAnsi"/>
            <w:color w:val="313131"/>
            <w:sz w:val="24"/>
            <w:szCs w:val="24"/>
            <w:lang w:val="en-GB"/>
            <w:rPrChange w:id="68" w:author="Pham Thanh" w:date="2018-07-18T11:12:00Z">
              <w:rPr>
                <w:lang w:val="en-GB"/>
              </w:rPr>
            </w:rPrChange>
          </w:rPr>
          <w:t>Còn khi thay đ mới nhất trên working folder khi nhấn vào Changes hoặc có thể xem cả những commit</w:t>
        </w:r>
      </w:ins>
      <w:r w:rsidR="00CB2B65">
        <w:rPr>
          <w:rFonts w:asciiTheme="majorHAnsi" w:eastAsia="Times New Roman" w:hAnsiTheme="majorHAnsi" w:cstheme="majorHAnsi"/>
          <w:noProof/>
          <w:color w:val="313131"/>
          <w:sz w:val="24"/>
          <w:szCs w:val="24"/>
        </w:rPr>
        <w:drawing>
          <wp:inline distT="0" distB="0" distL="0" distR="0">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Trong đó :</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rsidR="00CB2B65" w:rsidRDefault="005D36EE" w:rsidP="000A6060">
      <w:pPr>
        <w:rPr>
          <w:rFonts w:asciiTheme="majorHAnsi" w:eastAsia="Times New Roman" w:hAnsiTheme="majorHAnsi" w:cstheme="majorHAnsi"/>
          <w:color w:val="313131"/>
          <w:sz w:val="24"/>
          <w:szCs w:val="24"/>
          <w:lang w:val="en-GB"/>
        </w:rPr>
      </w:pPr>
      <w:r>
        <w:rPr>
          <w:noProof/>
        </w:rPr>
        <w:drawing>
          <wp:inline distT="0" distB="0" distL="0" distR="0" wp14:anchorId="730166D9" wp14:editId="46F7EC96">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5610"/>
                    </a:xfrm>
                    <a:prstGeom prst="rect">
                      <a:avLst/>
                    </a:prstGeom>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rsidR="005D36EE" w:rsidRDefault="00F52591" w:rsidP="005D36EE">
      <w:pPr>
        <w:pStyle w:val="Heading3"/>
        <w:rPr>
          <w:b/>
          <w:lang w:val="en-GB"/>
        </w:rPr>
      </w:pPr>
      <w:r>
        <w:rPr>
          <w:b/>
          <w:lang w:val="en-GB"/>
        </w:rPr>
        <w:t>2.7</w:t>
      </w:r>
      <w:del w:id="69"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rsidR="005D36EE" w:rsidRPr="005D36EE" w:rsidRDefault="005D36EE" w:rsidP="005D36EE">
      <w:pPr>
        <w:rPr>
          <w:lang w:val="en-GB"/>
        </w:rPr>
      </w:pPr>
    </w:p>
    <w:p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rsidR="00C4094F" w:rsidRDefault="00C4094F" w:rsidP="000A6060">
      <w:pPr>
        <w:rPr>
          <w:rFonts w:asciiTheme="majorHAnsi" w:eastAsia="Times New Roman" w:hAnsiTheme="majorHAnsi" w:cstheme="majorHAnsi"/>
          <w:color w:val="313131"/>
          <w:sz w:val="24"/>
          <w:szCs w:val="24"/>
          <w:lang w:val="en-GB"/>
        </w:rPr>
      </w:pP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rsidR="00C4094F" w:rsidRDefault="00C4094F" w:rsidP="000A6060">
      <w:pPr>
        <w:rPr>
          <w:rFonts w:asciiTheme="majorHAnsi" w:eastAsia="Times New Roman" w:hAnsiTheme="majorHAnsi" w:cstheme="majorHAnsi"/>
          <w:color w:val="313131"/>
          <w:sz w:val="24"/>
          <w:szCs w:val="24"/>
          <w:lang w:val="en-GB"/>
        </w:rPr>
      </w:pPr>
      <w:r>
        <w:rPr>
          <w:noProof/>
        </w:rPr>
        <w:drawing>
          <wp:inline distT="0" distB="0" distL="0" distR="0" wp14:anchorId="1FD7B8D6" wp14:editId="30F92D07">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9175"/>
                    </a:xfrm>
                    <a:prstGeom prst="rect">
                      <a:avLst/>
                    </a:prstGeom>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rsidR="00C4094F" w:rsidRDefault="005A51FC" w:rsidP="005A51FC">
      <w:pPr>
        <w:rPr>
          <w:rFonts w:asciiTheme="majorHAnsi" w:eastAsia="Times New Roman" w:hAnsiTheme="majorHAnsi" w:cstheme="majorHAnsi"/>
          <w:color w:val="313131"/>
          <w:sz w:val="24"/>
          <w:szCs w:val="24"/>
          <w:lang w:val="en-GB"/>
        </w:rPr>
      </w:pPr>
      <w:r>
        <w:rPr>
          <w:noProof/>
        </w:rPr>
        <w:drawing>
          <wp:inline distT="0" distB="0" distL="0" distR="0" wp14:anchorId="572564E3" wp14:editId="6AF0F561">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3795" cy="1659149"/>
                    </a:xfrm>
                    <a:prstGeom prst="rect">
                      <a:avLst/>
                    </a:prstGeom>
                  </pic:spPr>
                </pic:pic>
              </a:graphicData>
            </a:graphic>
          </wp:inline>
        </w:drawing>
      </w:r>
    </w:p>
    <w:p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rsidR="009738DA" w:rsidRPr="00A14895" w:rsidRDefault="00F52591" w:rsidP="009738DA">
      <w:pPr>
        <w:pStyle w:val="Heading3"/>
        <w:rPr>
          <w:rFonts w:eastAsia="Times New Roman" w:cstheme="majorHAnsi"/>
          <w:color w:val="313131"/>
          <w:lang w:val="en-GB"/>
          <w:rPrChange w:id="70" w:author="Pham Thanh" w:date="2018-07-18T11:27:00Z">
            <w:rPr>
              <w:b/>
              <w:lang w:val="en-GB"/>
            </w:rPr>
          </w:rPrChange>
        </w:rPr>
      </w:pPr>
      <w:r>
        <w:rPr>
          <w:b/>
          <w:lang w:val="en-GB"/>
        </w:rPr>
        <w:t>2.8</w:t>
      </w:r>
      <w:del w:id="71"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rsidR="009738DA" w:rsidRPr="00A14895" w:rsidRDefault="009738DA" w:rsidP="009738DA">
      <w:pPr>
        <w:rPr>
          <w:rFonts w:asciiTheme="majorHAnsi" w:eastAsia="Times New Roman" w:hAnsiTheme="majorHAnsi" w:cstheme="majorHAnsi"/>
          <w:color w:val="313131"/>
          <w:sz w:val="24"/>
          <w:szCs w:val="24"/>
          <w:lang w:val="en-GB"/>
          <w:rPrChange w:id="72"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73" w:author="Pham Thanh" w:date="2018-07-18T11:27:00Z">
        <w:r w:rsidR="00A14895" w:rsidRPr="00A14895">
          <w:rPr>
            <w:rFonts w:asciiTheme="majorHAnsi" w:eastAsia="Times New Roman" w:hAnsiTheme="majorHAnsi" w:cstheme="majorHAnsi"/>
            <w:color w:val="313131"/>
            <w:sz w:val="24"/>
            <w:szCs w:val="24"/>
            <w:lang w:val="en-GB"/>
            <w:rPrChange w:id="74" w:author="Pham Thanh" w:date="2018-07-18T11:27:00Z">
              <w:rPr>
                <w:lang w:val="en-GB"/>
              </w:rPr>
            </w:rPrChange>
          </w:rPr>
          <w:t xml:space="preserve"> như hình bên dưll </w:t>
        </w:r>
      </w:ins>
      <w:del w:id="75" w:author="Pham Thanh" w:date="2018-07-18T11:27:00Z">
        <w:r w:rsidRPr="00A14895" w:rsidDel="00A14895">
          <w:rPr>
            <w:rFonts w:asciiTheme="majorHAnsi" w:eastAsia="Times New Roman" w:hAnsiTheme="majorHAnsi" w:cstheme="majorHAnsi"/>
            <w:color w:val="313131"/>
            <w:sz w:val="24"/>
            <w:szCs w:val="24"/>
            <w:lang w:val="en-GB"/>
            <w:rPrChange w:id="76" w:author="Pham Thanh" w:date="2018-07-18T11:27:00Z">
              <w:rPr>
                <w:lang w:val="en-GB"/>
              </w:rPr>
            </w:rPrChange>
          </w:rPr>
          <w:delText>.</w:delText>
        </w:r>
      </w:del>
    </w:p>
    <w:p w:rsidR="00DC2877" w:rsidRPr="00DC2877" w:rsidDel="00A14895" w:rsidRDefault="00DC2877" w:rsidP="009738DA">
      <w:pPr>
        <w:rPr>
          <w:del w:id="77" w:author="Pham Thanh" w:date="2018-07-18T11:27:00Z"/>
          <w:color w:val="FF0000"/>
          <w:lang w:val="en-GB"/>
        </w:rPr>
      </w:pPr>
      <w:del w:id="78" w:author="Pham Thanh" w:date="2018-07-18T11:27:00Z">
        <w:r w:rsidRPr="00DC2877" w:rsidDel="00A14895">
          <w:rPr>
            <w:color w:val="FF0000"/>
            <w:lang w:val="en-GB"/>
          </w:rPr>
          <w:delText>Thêm tên ảnh để thể hiện rõ rang hơn</w:delText>
        </w:r>
      </w:del>
    </w:p>
    <w:p w:rsidR="00E958F3" w:rsidRDefault="00E958F3" w:rsidP="009738DA">
      <w:pPr>
        <w:rPr>
          <w:lang w:val="en-GB"/>
        </w:rPr>
      </w:pPr>
      <w:r>
        <w:rPr>
          <w:noProof/>
        </w:rPr>
        <w:lastRenderedPageBreak/>
        <w:drawing>
          <wp:inline distT="0" distB="0" distL="0" distR="0" wp14:anchorId="18F5DFE6" wp14:editId="3F19DDCC">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643" cy="3181631"/>
                    </a:xfrm>
                    <a:prstGeom prst="rect">
                      <a:avLst/>
                    </a:prstGeom>
                  </pic:spPr>
                </pic:pic>
              </a:graphicData>
            </a:graphic>
          </wp:inline>
        </w:drawing>
      </w:r>
    </w:p>
    <w:p w:rsidR="00E958F3" w:rsidRPr="009738DA" w:rsidRDefault="00E958F3" w:rsidP="009738DA">
      <w:pPr>
        <w:rPr>
          <w:lang w:val="en-GB"/>
        </w:rPr>
      </w:pPr>
      <w:r>
        <w:rPr>
          <w:noProof/>
        </w:rPr>
        <w:drawing>
          <wp:inline distT="0" distB="0" distL="0" distR="0" wp14:anchorId="04A27567" wp14:editId="5637689C">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8800"/>
                    </a:xfrm>
                    <a:prstGeom prst="rect">
                      <a:avLst/>
                    </a:prstGeom>
                  </pic:spPr>
                </pic:pic>
              </a:graphicData>
            </a:graphic>
          </wp:inline>
        </w:drawing>
      </w:r>
    </w:p>
    <w:p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rsidR="00BB123F" w:rsidRDefault="00BB123F" w:rsidP="00BB123F">
      <w:pPr>
        <w:pStyle w:val="Heading3"/>
        <w:rPr>
          <w:b/>
          <w:lang w:val="en-GB"/>
        </w:rPr>
      </w:pPr>
      <w:r>
        <w:rPr>
          <w:b/>
          <w:lang w:val="en-GB"/>
        </w:rPr>
        <w:lastRenderedPageBreak/>
        <w:t>2.9</w:t>
      </w:r>
      <w:del w:id="79" w:author="Pham Thanh" w:date="2018-07-18T13:32:00Z">
        <w:r w:rsidRPr="00344B87" w:rsidDel="000658D3">
          <w:rPr>
            <w:b/>
            <w:lang w:val="en-GB"/>
          </w:rPr>
          <w:delText>,</w:delText>
        </w:r>
      </w:del>
      <w:r w:rsidRPr="00344B87">
        <w:rPr>
          <w:b/>
          <w:lang w:val="en-GB"/>
        </w:rPr>
        <w:t xml:space="preserve"> </w:t>
      </w:r>
      <w:r>
        <w:rPr>
          <w:b/>
          <w:lang w:val="en-GB"/>
        </w:rPr>
        <w:t>Tạo file gitignore</w:t>
      </w:r>
    </w:p>
    <w:p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t xml:space="preserve">Bạn chọn ignore file này thì khi có sự thay đổi ở file này nó sẽ không xuất hiện nữa hoặc chọn ignore all nếu muốn tất cả những file có đuôi mở rộng giống file này không xuất hiện. </w:t>
      </w:r>
    </w:p>
    <w:p w:rsidR="007443D6" w:rsidRDefault="007443D6" w:rsidP="007443D6">
      <w:pPr>
        <w:pStyle w:val="Heading3"/>
        <w:rPr>
          <w:b/>
          <w:lang w:val="en-GB"/>
        </w:rPr>
      </w:pPr>
      <w:r>
        <w:rPr>
          <w:b/>
          <w:lang w:val="en-GB"/>
        </w:rPr>
        <w:t>2.</w:t>
      </w:r>
      <w:r w:rsidR="00BB123F">
        <w:rPr>
          <w:b/>
          <w:lang w:val="en-GB"/>
        </w:rPr>
        <w:t>10</w:t>
      </w:r>
      <w:del w:id="80"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81"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82"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83"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84" w:author="Pham Thanh" w:date="2018-07-18T11:03:00Z">
        <w:r w:rsidR="008B51EB">
          <w:rPr>
            <w:rFonts w:asciiTheme="majorHAnsi" w:eastAsia="Times New Roman" w:hAnsiTheme="majorHAnsi" w:cstheme="majorHAnsi"/>
            <w:color w:val="313131"/>
            <w:sz w:val="24"/>
            <w:szCs w:val="24"/>
            <w:lang w:val="en-GB"/>
          </w:rPr>
          <w:t>lên remote repo</w:t>
        </w:r>
      </w:ins>
      <w:ins w:id="85" w:author="Pham Thanh" w:date="2018-07-18T11:04:00Z">
        <w:r w:rsidR="008B51EB">
          <w:rPr>
            <w:rFonts w:asciiTheme="majorHAnsi" w:eastAsia="Times New Roman" w:hAnsiTheme="majorHAnsi" w:cstheme="majorHAnsi"/>
            <w:color w:val="313131"/>
            <w:sz w:val="24"/>
            <w:szCs w:val="24"/>
            <w:lang w:val="en-GB"/>
          </w:rPr>
          <w:t>sitory ở website.</w:t>
        </w:r>
      </w:ins>
    </w:p>
    <w:p w:rsidR="007443D6" w:rsidRDefault="007443D6" w:rsidP="00915574">
      <w:pPr>
        <w:jc w:val="center"/>
        <w:rPr>
          <w:lang w:val="en-GB"/>
        </w:rPr>
      </w:pPr>
      <w:r>
        <w:rPr>
          <w:noProof/>
        </w:rPr>
        <w:lastRenderedPageBreak/>
        <w:drawing>
          <wp:inline distT="0" distB="0" distL="0" distR="0">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rsidR="00915574" w:rsidRPr="00BB123F" w:rsidRDefault="00915574" w:rsidP="00915574">
      <w:pPr>
        <w:rPr>
          <w:lang w:val="en-GB"/>
        </w:rPr>
      </w:pPr>
    </w:p>
    <w:p w:rsidR="00F52591" w:rsidRDefault="00F52591" w:rsidP="00F52591">
      <w:pPr>
        <w:pStyle w:val="Heading2"/>
        <w:rPr>
          <w:b/>
          <w:sz w:val="28"/>
          <w:szCs w:val="28"/>
          <w:lang w:val="en-GB"/>
        </w:rPr>
      </w:pPr>
      <w:r>
        <w:rPr>
          <w:b/>
          <w:sz w:val="28"/>
          <w:szCs w:val="28"/>
          <w:lang w:val="en-GB"/>
        </w:rPr>
        <w:t>3</w:t>
      </w:r>
      <w:del w:id="86"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rsidR="00F52591" w:rsidRDefault="00F52591" w:rsidP="00F52591">
      <w:pPr>
        <w:pStyle w:val="Heading3"/>
        <w:rPr>
          <w:b/>
          <w:lang w:val="en-GB"/>
        </w:rPr>
      </w:pPr>
      <w:r>
        <w:rPr>
          <w:b/>
          <w:lang w:val="en-GB"/>
        </w:rPr>
        <w:t>3</w:t>
      </w:r>
      <w:r w:rsidRPr="00344B87">
        <w:rPr>
          <w:b/>
          <w:lang w:val="en-GB"/>
        </w:rPr>
        <w:t>.1</w:t>
      </w:r>
      <w:del w:id="87" w:author="Pham Thanh" w:date="2018-07-18T13:31:00Z">
        <w:r w:rsidRPr="00344B87" w:rsidDel="000658D3">
          <w:rPr>
            <w:b/>
            <w:lang w:val="en-GB"/>
          </w:rPr>
          <w:delText>,</w:delText>
        </w:r>
      </w:del>
      <w:r w:rsidRPr="00344B87">
        <w:rPr>
          <w:b/>
          <w:lang w:val="en-GB"/>
        </w:rPr>
        <w:t xml:space="preserve"> </w:t>
      </w:r>
      <w:r>
        <w:rPr>
          <w:b/>
          <w:lang w:val="en-GB"/>
        </w:rPr>
        <w:t>Branch là gì ?</w:t>
      </w:r>
    </w:p>
    <w:p w:rsidR="00F52591" w:rsidRPr="00F52591" w:rsidRDefault="00F52591" w:rsidP="00F52591">
      <w:pPr>
        <w:rPr>
          <w:lang w:val="en-GB"/>
        </w:rPr>
      </w:pP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lastRenderedPageBreak/>
        <w:drawing>
          <wp:inline distT="0" distB="0" distL="0" distR="0">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drawing>
          <wp:inline distT="0" distB="0" distL="0" distR="0">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rsidR="0008788F" w:rsidRDefault="0008788F" w:rsidP="0008788F">
      <w:pPr>
        <w:pStyle w:val="Heading3"/>
        <w:rPr>
          <w:b/>
          <w:lang w:val="en-GB"/>
        </w:rPr>
      </w:pPr>
      <w:r>
        <w:rPr>
          <w:b/>
          <w:lang w:val="en-GB"/>
        </w:rPr>
        <w:t>3.2</w:t>
      </w:r>
      <w:del w:id="88" w:author="Pham Thanh" w:date="2018-07-18T13:31:00Z">
        <w:r w:rsidRPr="00344B87" w:rsidDel="000658D3">
          <w:rPr>
            <w:b/>
            <w:lang w:val="en-GB"/>
          </w:rPr>
          <w:delText>,</w:delText>
        </w:r>
      </w:del>
      <w:r w:rsidRPr="00344B87">
        <w:rPr>
          <w:b/>
          <w:lang w:val="en-GB"/>
        </w:rPr>
        <w:t xml:space="preserve"> </w:t>
      </w:r>
      <w:r>
        <w:rPr>
          <w:b/>
          <w:lang w:val="en-GB"/>
        </w:rPr>
        <w:t>Vận dụng branch</w:t>
      </w:r>
    </w:p>
    <w:p w:rsidR="0008788F" w:rsidRPr="0008788F" w:rsidRDefault="0008788F" w:rsidP="0008788F">
      <w:pPr>
        <w:rPr>
          <w:lang w:val="en-GB"/>
        </w:rPr>
      </w:pP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sẽ tạo ra bằng cách phân branch từ branch tích hợp đã ổn định, khi đã hoàn thành xong công việc sẽ sử dụng đưa vào branch tích hợp.</w:t>
      </w:r>
    </w:p>
    <w:p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rPr>
        <w:drawing>
          <wp:inline distT="0" distB="0" distL="0" distR="0">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rsidR="005B04B4" w:rsidRDefault="005B04B4" w:rsidP="005B04B4">
      <w:pPr>
        <w:pStyle w:val="Heading3"/>
        <w:rPr>
          <w:b/>
          <w:lang w:val="en-GB"/>
        </w:rPr>
      </w:pPr>
      <w:r>
        <w:rPr>
          <w:b/>
          <w:lang w:val="en-GB"/>
        </w:rPr>
        <w:lastRenderedPageBreak/>
        <w:t>3.3</w:t>
      </w:r>
      <w:del w:id="89" w:author="Pham Thanh" w:date="2018-07-18T13:31:00Z">
        <w:r w:rsidRPr="00344B87" w:rsidDel="000658D3">
          <w:rPr>
            <w:b/>
            <w:lang w:val="en-GB"/>
          </w:rPr>
          <w:delText>,</w:delText>
        </w:r>
      </w:del>
      <w:r w:rsidRPr="00344B87">
        <w:rPr>
          <w:b/>
          <w:lang w:val="en-GB"/>
        </w:rPr>
        <w:t xml:space="preserve"> </w:t>
      </w:r>
      <w:r>
        <w:rPr>
          <w:b/>
          <w:lang w:val="en-GB"/>
        </w:rPr>
        <w:t>Chuyển đổi branch</w:t>
      </w:r>
    </w:p>
    <w:p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rPr>
        <w:drawing>
          <wp:inline distT="0" distB="0" distL="0" distR="0">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FF0000"/>
          <w:sz w:val="24"/>
          <w:szCs w:val="24"/>
          <w:lang w:val="en-GB"/>
        </w:rPr>
      </w:pPr>
      <w:r w:rsidRPr="00DC2877">
        <w:rPr>
          <w:rFonts w:asciiTheme="majorHAnsi" w:eastAsia="Times New Roman" w:hAnsiTheme="majorHAnsi" w:cstheme="majorHAnsi"/>
          <w:color w:val="FF0000"/>
          <w:sz w:val="24"/>
          <w:szCs w:val="24"/>
          <w:lang w:val="en-GB"/>
        </w:rPr>
        <w:t xml:space="preserve">Tuy nhiên ở branch di chuyển đến, trường hợp có file giống như vậy đã được tiến hành thay đổi cái </w:t>
      </w:r>
      <w:ins w:id="90" w:author="Tung Tran Thanh" w:date="2018-07-18T23:16:00Z">
        <w:r w:rsidR="003834C2" w:rsidRPr="00DC2877">
          <w:rPr>
            <w:rFonts w:asciiTheme="majorHAnsi" w:eastAsia="Times New Roman" w:hAnsiTheme="majorHAnsi" w:cstheme="majorHAnsi"/>
            <w:color w:val="FF0000"/>
            <w:sz w:val="24"/>
            <w:szCs w:val="24"/>
            <w:lang w:val="en-GB"/>
          </w:rPr>
          <w:t xml:space="preserve">đó </w:t>
        </w:r>
      </w:ins>
      <w:r w:rsidRPr="00DC2877">
        <w:rPr>
          <w:rFonts w:asciiTheme="majorHAnsi" w:eastAsia="Times New Roman" w:hAnsiTheme="majorHAnsi" w:cstheme="majorHAnsi"/>
          <w:color w:val="FF0000"/>
          <w:sz w:val="24"/>
          <w:szCs w:val="24"/>
          <w:lang w:val="en-GB"/>
        </w:rPr>
        <w:t xml:space="preserve">gì </w:t>
      </w:r>
      <w:del w:id="91" w:author="Tung Tran Thanh" w:date="2018-07-18T23:16:00Z">
        <w:r w:rsidRPr="00DC2877" w:rsidDel="003834C2">
          <w:rPr>
            <w:rFonts w:asciiTheme="majorHAnsi" w:eastAsia="Times New Roman" w:hAnsiTheme="majorHAnsi" w:cstheme="majorHAnsi"/>
            <w:color w:val="FF0000"/>
            <w:sz w:val="24"/>
            <w:szCs w:val="24"/>
            <w:lang w:val="en-GB"/>
          </w:rPr>
          <w:delText xml:space="preserve">đó </w:delText>
        </w:r>
      </w:del>
      <w:r w:rsidRPr="00DC2877">
        <w:rPr>
          <w:rFonts w:asciiTheme="majorHAnsi" w:eastAsia="Times New Roman" w:hAnsiTheme="majorHAnsi" w:cstheme="majorHAnsi"/>
          <w:color w:val="FF0000"/>
          <w:sz w:val="24"/>
          <w:szCs w:val="24"/>
          <w:lang w:val="en-GB"/>
        </w:rPr>
        <w:t>thì checkout sẽ thất bại. Khi xảy ra trường hợp này thì sẽ commit lại nội dung thay đổi 1 lần nữa hoặc là sử dụng stash để lưu tạm thời nội dung thay đổi, sau đó phải thực hiện commit.</w:t>
      </w:r>
    </w:p>
    <w:p w:rsidR="00DC2877" w:rsidRPr="00DC2877" w:rsidDel="00A14895" w:rsidRDefault="00DC2877" w:rsidP="006B0566">
      <w:pPr>
        <w:shd w:val="clear" w:color="auto" w:fill="FFFFFF"/>
        <w:spacing w:after="240" w:line="240" w:lineRule="auto"/>
        <w:jc w:val="both"/>
        <w:textAlignment w:val="baseline"/>
        <w:rPr>
          <w:del w:id="92" w:author="Pham Thanh" w:date="2018-07-18T11:31:00Z"/>
          <w:rFonts w:asciiTheme="majorHAnsi" w:eastAsia="Times New Roman" w:hAnsiTheme="majorHAnsi" w:cstheme="majorHAnsi"/>
          <w:color w:val="FF0000"/>
          <w:sz w:val="24"/>
          <w:szCs w:val="24"/>
          <w:lang w:val="en-GB"/>
        </w:rPr>
      </w:pPr>
      <w:del w:id="93" w:author="Pham Thanh" w:date="2018-07-18T11:31:00Z">
        <w:r w:rsidDel="00A14895">
          <w:rPr>
            <w:rFonts w:asciiTheme="majorHAnsi" w:eastAsia="Times New Roman" w:hAnsiTheme="majorHAnsi" w:cstheme="majorHAnsi"/>
            <w:color w:val="FF0000"/>
            <w:sz w:val="24"/>
            <w:szCs w:val="24"/>
            <w:lang w:val="en-GB"/>
          </w:rPr>
          <w:delText>Giải thích theem về stash, cách sử dụng cụ thể</w:delText>
        </w:r>
      </w:del>
    </w:p>
    <w:p w:rsidR="006B0566" w:rsidRDefault="006B0566" w:rsidP="006B0566">
      <w:pPr>
        <w:shd w:val="clear" w:color="auto" w:fill="FFFFFF"/>
        <w:spacing w:after="240" w:line="240" w:lineRule="auto"/>
        <w:jc w:val="both"/>
        <w:textAlignment w:val="baseline"/>
        <w:rPr>
          <w:ins w:id="94" w:author="Pham Thanh" w:date="2018-07-18T11:3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ins w:id="95" w:author="Pham Thanh" w:date="2018-07-18T11:36:00Z">
        <w:r w:rsidR="00D107A6">
          <w:rPr>
            <w:rFonts w:asciiTheme="majorHAnsi" w:eastAsia="Times New Roman" w:hAnsiTheme="majorHAnsi" w:cstheme="majorHAnsi"/>
            <w:color w:val="313131"/>
            <w:sz w:val="24"/>
            <w:szCs w:val="24"/>
            <w:lang w:val="en-GB"/>
          </w:rPr>
          <w:t>,</w:t>
        </w:r>
        <w:r w:rsidR="00D107A6" w:rsidRPr="00D107A6">
          <w:rPr>
            <w:rFonts w:ascii="Arial" w:hAnsi="Arial" w:cs="Arial"/>
            <w:shd w:val="clear" w:color="auto" w:fill="FFFFFF"/>
          </w:rPr>
          <w:t xml:space="preserve"> </w:t>
        </w:r>
        <w:r w:rsidR="00D107A6" w:rsidRPr="00D107A6">
          <w:rPr>
            <w:rFonts w:asciiTheme="majorHAnsi" w:eastAsia="Times New Roman" w:hAnsiTheme="majorHAnsi" w:cstheme="majorHAnsi"/>
            <w:color w:val="313131"/>
            <w:sz w:val="24"/>
            <w:szCs w:val="24"/>
            <w:lang w:val="en-GB"/>
            <w:rPrChange w:id="96" w:author="Pham Thanh" w:date="2018-07-18T11:36:00Z">
              <w:rPr>
                <w:rFonts w:ascii="Arial" w:hAnsi="Arial" w:cs="Arial"/>
                <w:shd w:val="clear" w:color="auto" w:fill="FFFFFF"/>
              </w:rPr>
            </w:rPrChange>
          </w:rPr>
          <w:t>thưsh là khu vực ghi lại tạm thời nội dung thay đổi của file. Bằng việc sử dụng stash, trong</w:t>
        </w:r>
      </w:ins>
      <w:del w:id="97" w:author="Pham Thanh" w:date="2018-07-18T11:48:00Z">
        <w:r w:rsidRPr="006B0566" w:rsidDel="00B15BD7">
          <w:rPr>
            <w:rFonts w:asciiTheme="majorHAnsi" w:eastAsia="Times New Roman" w:hAnsiTheme="majorHAnsi" w:cstheme="majorHAnsi"/>
            <w:color w:val="313131"/>
            <w:sz w:val="24"/>
            <w:szCs w:val="24"/>
            <w:lang w:val="en-GB"/>
          </w:rPr>
          <w:delText>.</w:delText>
        </w:r>
      </w:del>
      <w:ins w:id="98" w:author="Pham Thanh" w:date="2018-07-18T11:48:00Z">
        <w:r w:rsidR="00B15BD7">
          <w:rPr>
            <w:rFonts w:asciiTheme="majorHAnsi" w:eastAsia="Times New Roman" w:hAnsiTheme="majorHAnsi" w:cstheme="majorHAnsi"/>
            <w:color w:val="313131"/>
            <w:sz w:val="24"/>
            <w:szCs w:val="24"/>
            <w:lang w:val="en-GB"/>
          </w:rPr>
          <w:t>.</w:t>
        </w:r>
      </w:ins>
    </w:p>
    <w:p w:rsidR="00A14895" w:rsidRPr="00A14895" w:rsidRDefault="00A14895" w:rsidP="00A14895">
      <w:pPr>
        <w:shd w:val="clear" w:color="auto" w:fill="FFFFFF"/>
        <w:spacing w:after="240" w:line="240" w:lineRule="auto"/>
        <w:jc w:val="both"/>
        <w:textAlignment w:val="baseline"/>
        <w:rPr>
          <w:ins w:id="99" w:author="Pham Thanh" w:date="2018-07-18T11:31:00Z"/>
          <w:rFonts w:asciiTheme="majorHAnsi" w:eastAsia="Times New Roman" w:hAnsiTheme="majorHAnsi" w:cstheme="majorHAnsi"/>
          <w:color w:val="313131"/>
          <w:sz w:val="24"/>
          <w:szCs w:val="24"/>
          <w:lang w:val="en-GB"/>
          <w:rPrChange w:id="100" w:author="Pham Thanh" w:date="2018-07-18T11:32:00Z">
            <w:rPr>
              <w:ins w:id="101" w:author="Pham Thanh" w:date="2018-07-18T11:31:00Z"/>
              <w:rFonts w:ascii="Arial" w:hAnsi="Arial" w:cs="Arial"/>
              <w:shd w:val="clear" w:color="auto" w:fill="FFFFFF"/>
            </w:rPr>
          </w:rPrChange>
        </w:rPr>
      </w:pPr>
      <w:ins w:id="102" w:author="Pham Thanh" w:date="2018-07-18T11:31:00Z">
        <w:r w:rsidRPr="00A14895">
          <w:rPr>
            <w:rFonts w:asciiTheme="majorHAnsi" w:eastAsia="Times New Roman" w:hAnsiTheme="majorHAnsi" w:cstheme="majorHAnsi"/>
            <w:color w:val="313131"/>
            <w:sz w:val="24"/>
            <w:szCs w:val="24"/>
            <w:lang w:val="en-GB"/>
            <w:rPrChange w:id="103" w:author="Pham Thanh" w:date="2018-07-18T11:32:00Z">
              <w:rPr>
                <w:rFonts w:ascii="Arial" w:hAnsi="Arial" w:cs="Arial"/>
                <w:shd w:val="clear" w:color="auto" w:fill="FFFFFF"/>
              </w:rPr>
            </w:rPrChange>
          </w:rPr>
          <w:t>Muưsh là khu vực ghi lại tạm thời nội dung thay đổi của file. Bằng v</w:t>
        </w:r>
        <w:r w:rsidRPr="00A14895">
          <w:rPr>
            <w:rFonts w:asciiTheme="majorHAnsi" w:eastAsia="Times New Roman" w:hAnsiTheme="majorHAnsi" w:cstheme="majorHAnsi"/>
            <w:color w:val="313131"/>
            <w:lang w:val="en-GB"/>
            <w:rPrChange w:id="104" w:author="Pham Thanh" w:date="2018-07-18T11:32:00Z">
              <w:rPr>
                <w:rStyle w:val="HTMLCode"/>
                <w:rFonts w:ascii="Consolas" w:eastAsiaTheme="minorEastAsia" w:hAnsi="Consolas"/>
                <w:sz w:val="24"/>
                <w:szCs w:val="24"/>
                <w:shd w:val="clear" w:color="auto" w:fill="F7F7F7"/>
              </w:rPr>
            </w:rPrChange>
          </w:rPr>
          <w:t>git stash</w:t>
        </w:r>
        <w:r w:rsidRPr="00A14895">
          <w:rPr>
            <w:rFonts w:asciiTheme="majorHAnsi" w:eastAsia="Times New Roman" w:hAnsiTheme="majorHAnsi" w:cstheme="majorHAnsi"/>
            <w:color w:val="313131"/>
            <w:sz w:val="24"/>
            <w:szCs w:val="24"/>
            <w:lang w:val="en-GB"/>
            <w:rPrChange w:id="105" w:author="Pham Thanh" w:date="2018-07-18T11:32:00Z">
              <w:rPr>
                <w:rFonts w:ascii="Arial" w:hAnsi="Arial" w:cs="Arial"/>
                <w:shd w:val="clear" w:color="auto" w:fill="FFFFFF"/>
              </w:rPr>
            </w:rPrChange>
          </w:rPr>
          <w:t> như sau</w:t>
        </w:r>
      </w:ins>
      <w:ins w:id="106" w:author="Pham Thanh" w:date="2018-07-18T11:32:00Z">
        <w:r w:rsidRPr="00A14895">
          <w:rPr>
            <w:rFonts w:asciiTheme="majorHAnsi" w:eastAsia="Times New Roman" w:hAnsiTheme="majorHAnsi" w:cstheme="majorHAnsi"/>
            <w:color w:val="313131"/>
            <w:sz w:val="24"/>
            <w:szCs w:val="24"/>
            <w:lang w:val="en-GB"/>
            <w:rPrChange w:id="107" w:author="Pham Thanh" w:date="2018-07-18T11:32:00Z">
              <w:rPr>
                <w:rFonts w:ascii="Arial" w:hAnsi="Arial" w:cs="Arial"/>
                <w:shd w:val="clear" w:color="auto" w:fill="FFFFFF"/>
              </w:rPr>
            </w:rPrChange>
          </w:rPr>
          <w:t>:</w:t>
        </w:r>
      </w:ins>
    </w:p>
    <w:p w:rsidR="00A14895" w:rsidRPr="00A14895" w:rsidRDefault="00A14895"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08" w:author="Pham Thanh" w:date="2018-07-18T11:31:00Z">
            <w:rPr>
              <w:rFonts w:asciiTheme="majorHAnsi" w:eastAsia="Times New Roman" w:hAnsiTheme="majorHAnsi" w:cstheme="majorHAnsi"/>
              <w:color w:val="313131"/>
              <w:sz w:val="24"/>
              <w:szCs w:val="24"/>
              <w:lang w:val="en-GB"/>
            </w:rPr>
          </w:rPrChange>
        </w:rPr>
      </w:pPr>
      <w:ins w:id="109"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rsidR="006B0566" w:rsidRDefault="006B0566" w:rsidP="006B0566">
      <w:pPr>
        <w:shd w:val="clear" w:color="auto" w:fill="FFFFFF"/>
        <w:spacing w:after="240" w:line="240" w:lineRule="auto"/>
        <w:jc w:val="both"/>
        <w:textAlignment w:val="baseline"/>
        <w:rPr>
          <w:ins w:id="110"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rsidR="00D107A6" w:rsidRPr="004A60D1" w:rsidRDefault="00D107A6">
      <w:pPr>
        <w:rPr>
          <w:ins w:id="111" w:author="Pham Thanh" w:date="2018-07-18T11:41:00Z"/>
          <w:rFonts w:asciiTheme="majorHAnsi" w:eastAsia="Times New Roman" w:hAnsiTheme="majorHAnsi" w:cstheme="majorHAnsi" w:hint="eastAsia"/>
          <w:b/>
          <w:color w:val="313131"/>
          <w:sz w:val="24"/>
          <w:szCs w:val="24"/>
          <w:lang w:val="en-GB"/>
          <w:rPrChange w:id="112" w:author="Pham Thanh" w:date="2018-07-18T13:29:00Z">
            <w:rPr>
              <w:ins w:id="113" w:author="Pham Thanh" w:date="2018-07-18T11:41:00Z"/>
              <w:rFonts w:ascii="Montserrat" w:hAnsi="Montserrat" w:hint="eastAsia"/>
            </w:rPr>
          </w:rPrChange>
        </w:rPr>
        <w:pPrChange w:id="114" w:author="Pham Thanh" w:date="2018-07-18T11:41:00Z">
          <w:pPr>
            <w:pStyle w:val="Heading1"/>
          </w:pPr>
        </w:pPrChange>
      </w:pPr>
      <w:ins w:id="115" w:author="Pham Thanh" w:date="2018-07-18T11:41:00Z">
        <w:r w:rsidRPr="004A60D1">
          <w:rPr>
            <w:rFonts w:asciiTheme="majorHAnsi" w:eastAsia="Times New Roman" w:hAnsiTheme="majorHAnsi" w:cstheme="majorHAnsi"/>
            <w:b/>
            <w:color w:val="313131"/>
            <w:sz w:val="24"/>
            <w:szCs w:val="24"/>
            <w:lang w:val="en-GB"/>
            <w:rPrChange w:id="116" w:author="Pham Thanh" w:date="2018-07-18T13:29:00Z">
              <w:rPr>
                <w:rFonts w:ascii="Montserrat" w:hAnsi="Montserrat"/>
              </w:rPr>
            </w:rPrChange>
          </w:rPr>
          <w:lastRenderedPageBreak/>
          <w:t>Lhững</w:t>
        </w:r>
        <w:r w:rsidRPr="004A60D1">
          <w:rPr>
            <w:rFonts w:asciiTheme="majorHAnsi" w:eastAsia="Times New Roman" w:hAnsiTheme="majorHAnsi" w:cstheme="majorHAnsi" w:hint="eastAsia"/>
            <w:b/>
            <w:color w:val="313131"/>
            <w:sz w:val="24"/>
            <w:szCs w:val="24"/>
            <w:lang w:val="en-GB"/>
            <w:rPrChange w:id="117" w:author="Pham Thanh" w:date="2018-07-18T13:29:00Z">
              <w:rPr>
                <w:rFonts w:ascii="Montserrat" w:hAnsi="Montserrat" w:hint="eastAsia"/>
              </w:rPr>
            </w:rPrChange>
          </w:rPr>
          <w:t xml:space="preserve"> thay đ</w:t>
        </w:r>
        <w:r w:rsidRPr="004A60D1">
          <w:rPr>
            <w:rFonts w:asciiTheme="majorHAnsi" w:eastAsia="Times New Roman" w:hAnsiTheme="majorHAnsi" w:cstheme="majorHAnsi"/>
            <w:b/>
            <w:color w:val="313131"/>
            <w:sz w:val="24"/>
            <w:szCs w:val="24"/>
            <w:lang w:val="en-GB"/>
            <w:rPrChange w:id="118" w:author="Pham Thanh" w:date="2018-07-18T13:29:00Z">
              <w:rPr>
                <w:rFonts w:ascii="Montserrat" w:hAnsi="Montserrat"/>
              </w:rPr>
            </w:rPrChange>
          </w:rPr>
          <w:t>ổt</w:t>
        </w:r>
        <w:r w:rsidRPr="004A60D1">
          <w:rPr>
            <w:rFonts w:asciiTheme="majorHAnsi" w:eastAsia="Times New Roman" w:hAnsiTheme="majorHAnsi" w:cstheme="majorHAnsi" w:hint="eastAsia"/>
            <w:b/>
            <w:color w:val="313131"/>
            <w:sz w:val="24"/>
            <w:szCs w:val="24"/>
            <w:lang w:val="en-GB"/>
            <w:rPrChange w:id="119" w:author="Pham Thanh" w:date="2018-07-18T13:29:00Z">
              <w:rPr>
                <w:rFonts w:ascii="Montserrat" w:hAnsi="Montserrat" w:hint="eastAsia"/>
              </w:rPr>
            </w:rPrChange>
          </w:rPr>
          <w:t xml:space="preserve"> </w:t>
        </w:r>
        <w:r w:rsidRPr="004A60D1">
          <w:rPr>
            <w:rFonts w:asciiTheme="majorHAnsi" w:eastAsia="Times New Roman" w:hAnsiTheme="majorHAnsi" w:cstheme="majorHAnsi"/>
            <w:b/>
            <w:color w:val="313131"/>
            <w:sz w:val="24"/>
            <w:szCs w:val="24"/>
            <w:lang w:val="en-GB"/>
            <w:rPrChange w:id="120" w:author="Pham Thanh" w:date="2018-07-18T13:29:00Z">
              <w:rPr>
                <w:rFonts w:ascii="Montserrat" w:hAnsi="Montserrat"/>
              </w:rPr>
            </w:rPrChange>
          </w:rPr>
          <w:t>l</w:t>
        </w:r>
        <w:r w:rsidRPr="004A60D1">
          <w:rPr>
            <w:rFonts w:asciiTheme="majorHAnsi" w:eastAsia="Times New Roman" w:hAnsiTheme="majorHAnsi" w:cstheme="majorHAnsi" w:hint="cs"/>
            <w:b/>
            <w:color w:val="313131"/>
            <w:sz w:val="24"/>
            <w:szCs w:val="24"/>
            <w:lang w:val="en-GB"/>
            <w:rPrChange w:id="121" w:author="Pham Thanh" w:date="2018-07-18T13:29:00Z">
              <w:rPr>
                <w:rFonts w:ascii="Montserrat" w:hAnsi="Montserrat" w:hint="cs"/>
              </w:rPr>
            </w:rPrChange>
          </w:rPr>
          <w:t>ư</w:t>
        </w:r>
        <w:r w:rsidRPr="00D107A6">
          <w:rPr>
            <w:rFonts w:asciiTheme="majorHAnsi" w:hAnsiTheme="majorHAnsi" w:cstheme="majorHAnsi"/>
            <w:color w:val="313131"/>
            <w:lang w:val="en-GB"/>
            <w:rPrChange w:id="122" w:author="Pham Thanh" w:date="2018-07-18T11:41:00Z">
              <w:rPr>
                <w:rFonts w:ascii="Arial" w:hAnsi="Arial" w:cs="Arial"/>
              </w:rPr>
            </w:rPrChange>
          </w:rPr>
          <w:t>Sau khi đã git stash 1 hoặc vài lần, bạn có thể xem lại danh sách các lần lưu thay đổi bằng câu lệnh</w:t>
        </w:r>
      </w:ins>
    </w:p>
    <w:p w:rsidR="00D107A6" w:rsidRPr="00D107A6" w:rsidRDefault="00D107A6" w:rsidP="00D107A6">
      <w:pPr>
        <w:pStyle w:val="HTMLPreformatted"/>
        <w:shd w:val="clear" w:color="auto" w:fill="F7F7F7"/>
        <w:wordWrap w:val="0"/>
        <w:spacing w:line="360" w:lineRule="atLeast"/>
        <w:rPr>
          <w:ins w:id="123" w:author="Pham Thanh" w:date="2018-07-18T11:41:00Z"/>
          <w:rFonts w:asciiTheme="majorHAnsi" w:hAnsiTheme="majorHAnsi" w:cstheme="majorHAnsi"/>
          <w:color w:val="313131"/>
          <w:sz w:val="24"/>
          <w:szCs w:val="24"/>
          <w:rPrChange w:id="124" w:author="Pham Thanh" w:date="2018-07-18T11:41:00Z">
            <w:rPr>
              <w:ins w:id="125" w:author="Pham Thanh" w:date="2018-07-18T11:41:00Z"/>
              <w:rStyle w:val="HTMLCode"/>
              <w:rFonts w:ascii="Consolas" w:hAnsi="Consolas"/>
              <w:color w:val="333333"/>
              <w:lang w:val="en-US"/>
            </w:rPr>
          </w:rPrChange>
        </w:rPr>
      </w:pPr>
      <w:ins w:id="126" w:author="Pham Thanh" w:date="2018-07-18T11:41:00Z">
        <w:r w:rsidRPr="00D107A6">
          <w:rPr>
            <w:rFonts w:asciiTheme="majorHAnsi" w:hAnsiTheme="majorHAnsi" w:cstheme="majorHAnsi"/>
            <w:color w:val="313131"/>
            <w:sz w:val="24"/>
            <w:szCs w:val="24"/>
            <w:rPrChange w:id="127" w:author="Pham Thanh" w:date="2018-07-18T11:41:00Z">
              <w:rPr>
                <w:rStyle w:val="HTMLCode"/>
                <w:rFonts w:ascii="Consolas" w:hAnsi="Consolas"/>
                <w:color w:val="333333"/>
              </w:rPr>
            </w:rPrChange>
          </w:rPr>
          <w:t>$ git stash list</w:t>
        </w:r>
      </w:ins>
    </w:p>
    <w:p w:rsidR="00D107A6" w:rsidRPr="00D107A6" w:rsidRDefault="00D107A6" w:rsidP="00D107A6">
      <w:pPr>
        <w:pStyle w:val="HTMLPreformatted"/>
        <w:shd w:val="clear" w:color="auto" w:fill="F7F7F7"/>
        <w:wordWrap w:val="0"/>
        <w:spacing w:line="360" w:lineRule="atLeast"/>
        <w:rPr>
          <w:ins w:id="128" w:author="Pham Thanh" w:date="2018-07-18T11:41:00Z"/>
          <w:rFonts w:asciiTheme="majorHAnsi" w:hAnsiTheme="majorHAnsi" w:cstheme="majorHAnsi"/>
          <w:color w:val="313131"/>
          <w:sz w:val="24"/>
          <w:szCs w:val="24"/>
          <w:rPrChange w:id="129" w:author="Pham Thanh" w:date="2018-07-18T11:41:00Z">
            <w:rPr>
              <w:ins w:id="130" w:author="Pham Thanh" w:date="2018-07-18T11:41:00Z"/>
              <w:rStyle w:val="HTMLCode"/>
              <w:rFonts w:ascii="Consolas" w:hAnsi="Consolas"/>
              <w:color w:val="333333"/>
            </w:rPr>
          </w:rPrChange>
        </w:rPr>
      </w:pPr>
      <w:ins w:id="131" w:author="Pham Thanh" w:date="2018-07-18T11:41:00Z">
        <w:r w:rsidRPr="00D107A6">
          <w:rPr>
            <w:rFonts w:asciiTheme="majorHAnsi" w:hAnsiTheme="majorHAnsi" w:cstheme="majorHAnsi"/>
            <w:color w:val="313131"/>
            <w:sz w:val="24"/>
            <w:szCs w:val="24"/>
            <w:rPrChange w:id="132"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33"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34"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HTMLPreformatted"/>
        <w:shd w:val="clear" w:color="auto" w:fill="F7F7F7"/>
        <w:wordWrap w:val="0"/>
        <w:spacing w:line="360" w:lineRule="atLeast"/>
        <w:rPr>
          <w:ins w:id="135" w:author="Pham Thanh" w:date="2018-07-18T11:41:00Z"/>
          <w:rFonts w:asciiTheme="majorHAnsi" w:hAnsiTheme="majorHAnsi" w:cstheme="majorHAnsi"/>
          <w:color w:val="313131"/>
          <w:sz w:val="24"/>
          <w:szCs w:val="24"/>
          <w:rPrChange w:id="136" w:author="Pham Thanh" w:date="2018-07-18T11:41:00Z">
            <w:rPr>
              <w:ins w:id="137" w:author="Pham Thanh" w:date="2018-07-18T11:41:00Z"/>
              <w:rStyle w:val="HTMLCode"/>
              <w:rFonts w:ascii="Consolas" w:hAnsi="Consolas"/>
              <w:color w:val="333333"/>
            </w:rPr>
          </w:rPrChange>
        </w:rPr>
      </w:pPr>
      <w:ins w:id="138" w:author="Pham Thanh" w:date="2018-07-18T11:41:00Z">
        <w:r w:rsidRPr="00D107A6">
          <w:rPr>
            <w:rFonts w:asciiTheme="majorHAnsi" w:hAnsiTheme="majorHAnsi" w:cstheme="majorHAnsi"/>
            <w:color w:val="313131"/>
            <w:sz w:val="24"/>
            <w:szCs w:val="24"/>
            <w:rPrChange w:id="139"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40"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41"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HTMLPreformatted"/>
        <w:shd w:val="clear" w:color="auto" w:fill="F7F7F7"/>
        <w:wordWrap w:val="0"/>
        <w:spacing w:line="360" w:lineRule="atLeast"/>
        <w:rPr>
          <w:ins w:id="142" w:author="Pham Thanh" w:date="2018-07-18T11:41:00Z"/>
          <w:rFonts w:asciiTheme="majorHAnsi" w:hAnsiTheme="majorHAnsi" w:cstheme="majorHAnsi"/>
          <w:color w:val="313131"/>
          <w:sz w:val="24"/>
          <w:szCs w:val="24"/>
          <w:rPrChange w:id="143" w:author="Pham Thanh" w:date="2018-07-18T11:41:00Z">
            <w:rPr>
              <w:ins w:id="144" w:author="Pham Thanh" w:date="2018-07-18T11:41:00Z"/>
              <w:rStyle w:val="HTMLCode"/>
              <w:rFonts w:ascii="Consolas" w:hAnsi="Consolas"/>
              <w:color w:val="333333"/>
            </w:rPr>
          </w:rPrChange>
        </w:rPr>
      </w:pPr>
      <w:ins w:id="145" w:author="Pham Thanh" w:date="2018-07-18T11:41:00Z">
        <w:r w:rsidRPr="00D107A6">
          <w:rPr>
            <w:rFonts w:asciiTheme="majorHAnsi" w:hAnsiTheme="majorHAnsi" w:cstheme="majorHAnsi"/>
            <w:color w:val="313131"/>
            <w:sz w:val="24"/>
            <w:szCs w:val="24"/>
            <w:rPrChange w:id="146"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47"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48" w:author="Pham Thanh" w:date="2018-07-18T11:41:00Z">
              <w:rPr>
                <w:rStyle w:val="HTMLCode"/>
                <w:rFonts w:ascii="Consolas" w:hAnsi="Consolas"/>
                <w:color w:val="333333"/>
              </w:rPr>
            </w:rPrChange>
          </w:rPr>
          <w:t>}: WIP on &lt;branch-name&gt;: &lt;lastest commit&gt;</w:t>
        </w:r>
      </w:ins>
    </w:p>
    <w:p w:rsidR="00D107A6" w:rsidRPr="00D107A6" w:rsidRDefault="00D107A6" w:rsidP="00D107A6">
      <w:pPr>
        <w:pStyle w:val="NormalWeb"/>
        <w:rPr>
          <w:ins w:id="149" w:author="Pham Thanh" w:date="2018-07-18T11:41:00Z"/>
          <w:rFonts w:asciiTheme="majorHAnsi" w:hAnsiTheme="majorHAnsi" w:cstheme="majorHAnsi"/>
          <w:color w:val="313131"/>
          <w:lang w:val="en-GB"/>
          <w:rPrChange w:id="150" w:author="Pham Thanh" w:date="2018-07-18T11:41:00Z">
            <w:rPr>
              <w:ins w:id="151" w:author="Pham Thanh" w:date="2018-07-18T11:41:00Z"/>
              <w:rFonts w:ascii="Arial" w:hAnsi="Arial" w:cs="Arial"/>
            </w:rPr>
          </w:rPrChange>
        </w:rPr>
      </w:pPr>
      <w:ins w:id="152" w:author="Pham Thanh" w:date="2018-07-18T11:41:00Z">
        <w:r w:rsidRPr="00D107A6">
          <w:rPr>
            <w:rFonts w:asciiTheme="majorHAnsi" w:hAnsiTheme="majorHAnsi" w:cstheme="majorHAnsi"/>
            <w:color w:val="313131"/>
            <w:lang w:val="en-GB"/>
            <w:rPrChange w:id="153"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54" w:author="Pham Thanh" w:date="2018-07-18T11:41:00Z">
              <w:rPr>
                <w:rStyle w:val="HTMLCode"/>
                <w:rFonts w:ascii="Consolas" w:hAnsi="Consolas"/>
                <w:shd w:val="clear" w:color="auto" w:fill="F7F7F7"/>
              </w:rPr>
            </w:rPrChange>
          </w:rPr>
          <w:t>-p</w:t>
        </w:r>
      </w:ins>
    </w:p>
    <w:p w:rsidR="00D107A6" w:rsidRPr="00D107A6" w:rsidRDefault="00D107A6" w:rsidP="00D107A6">
      <w:pPr>
        <w:pStyle w:val="HTMLPreformatted"/>
        <w:shd w:val="clear" w:color="auto" w:fill="F7F7F7"/>
        <w:wordWrap w:val="0"/>
        <w:spacing w:line="360" w:lineRule="atLeast"/>
        <w:rPr>
          <w:ins w:id="155" w:author="Pham Thanh" w:date="2018-07-18T11:41:00Z"/>
          <w:rFonts w:asciiTheme="majorHAnsi" w:hAnsiTheme="majorHAnsi" w:cstheme="majorHAnsi"/>
          <w:color w:val="313131"/>
          <w:sz w:val="24"/>
          <w:szCs w:val="24"/>
          <w:rPrChange w:id="156" w:author="Pham Thanh" w:date="2018-07-18T11:41:00Z">
            <w:rPr>
              <w:ins w:id="157" w:author="Pham Thanh" w:date="2018-07-18T11:41:00Z"/>
              <w:rStyle w:val="HTMLCode"/>
              <w:rFonts w:ascii="Consolas" w:hAnsi="Consolas"/>
              <w:color w:val="333333"/>
              <w:lang w:val="en-US"/>
            </w:rPr>
          </w:rPrChange>
        </w:rPr>
      </w:pPr>
      <w:ins w:id="158" w:author="Pham Thanh" w:date="2018-07-18T11:41:00Z">
        <w:r w:rsidRPr="00D107A6">
          <w:rPr>
            <w:rFonts w:asciiTheme="majorHAnsi" w:hAnsiTheme="majorHAnsi" w:cstheme="majorHAnsi"/>
            <w:color w:val="313131"/>
            <w:sz w:val="24"/>
            <w:szCs w:val="24"/>
            <w:rPrChange w:id="159" w:author="Pham Thanh" w:date="2018-07-18T11:41:00Z">
              <w:rPr>
                <w:rStyle w:val="HTMLCode"/>
                <w:rFonts w:ascii="Consolas" w:hAnsi="Consolas"/>
                <w:color w:val="333333"/>
              </w:rPr>
            </w:rPrChange>
          </w:rPr>
          <w:t>$ git stash list -p</w:t>
        </w:r>
      </w:ins>
    </w:p>
    <w:p w:rsidR="00D107A6" w:rsidRPr="00D107A6" w:rsidRDefault="00D107A6" w:rsidP="00D107A6">
      <w:pPr>
        <w:pStyle w:val="NormalWeb"/>
        <w:rPr>
          <w:ins w:id="160" w:author="Pham Thanh" w:date="2018-07-18T11:41:00Z"/>
          <w:rFonts w:asciiTheme="majorHAnsi" w:hAnsiTheme="majorHAnsi" w:cstheme="majorHAnsi"/>
          <w:color w:val="313131"/>
          <w:lang w:val="en-GB"/>
          <w:rPrChange w:id="161" w:author="Pham Thanh" w:date="2018-07-18T11:41:00Z">
            <w:rPr>
              <w:ins w:id="162" w:author="Pham Thanh" w:date="2018-07-18T11:41:00Z"/>
              <w:rFonts w:ascii="Arial" w:hAnsi="Arial" w:cs="Arial"/>
            </w:rPr>
          </w:rPrChange>
        </w:rPr>
      </w:pPr>
      <w:ins w:id="163" w:author="Pham Thanh" w:date="2018-07-18T11:41:00Z">
        <w:r w:rsidRPr="00D107A6">
          <w:rPr>
            <w:rFonts w:asciiTheme="majorHAnsi" w:hAnsiTheme="majorHAnsi" w:cstheme="majorHAnsi"/>
            <w:color w:val="313131"/>
            <w:lang w:val="en-GB"/>
            <w:rPrChange w:id="164" w:author="Pham Thanh" w:date="2018-07-18T11:41:00Z">
              <w:rPr>
                <w:rFonts w:ascii="Arial" w:hAnsi="Arial" w:cs="Arial"/>
              </w:rPr>
            </w:rPrChange>
          </w:rPr>
          <w:t>hoặc xem nội dung cụ thể hơn nữa của lần thay đổi thứ 1:</w:t>
        </w:r>
      </w:ins>
    </w:p>
    <w:p w:rsidR="00D107A6" w:rsidRPr="00D107A6" w:rsidRDefault="00D107A6" w:rsidP="00D107A6">
      <w:pPr>
        <w:pStyle w:val="HTMLPreformatted"/>
        <w:shd w:val="clear" w:color="auto" w:fill="F7F7F7"/>
        <w:wordWrap w:val="0"/>
        <w:spacing w:line="360" w:lineRule="atLeast"/>
        <w:rPr>
          <w:ins w:id="165" w:author="Pham Thanh" w:date="2018-07-18T11:41:00Z"/>
          <w:rFonts w:asciiTheme="majorHAnsi" w:hAnsiTheme="majorHAnsi" w:cstheme="majorHAnsi"/>
          <w:color w:val="313131"/>
          <w:sz w:val="24"/>
          <w:szCs w:val="24"/>
          <w:rPrChange w:id="166" w:author="Pham Thanh" w:date="2018-07-18T11:41:00Z">
            <w:rPr>
              <w:ins w:id="167" w:author="Pham Thanh" w:date="2018-07-18T11:41:00Z"/>
              <w:rStyle w:val="HTMLCode"/>
              <w:rFonts w:ascii="Consolas" w:hAnsi="Consolas"/>
              <w:color w:val="333333"/>
              <w:lang w:val="en-US"/>
            </w:rPr>
          </w:rPrChange>
        </w:rPr>
      </w:pPr>
      <w:ins w:id="168" w:author="Pham Thanh" w:date="2018-07-18T11:41:00Z">
        <w:r w:rsidRPr="00D107A6">
          <w:rPr>
            <w:rFonts w:asciiTheme="majorHAnsi" w:hAnsiTheme="majorHAnsi" w:cstheme="majorHAnsi"/>
            <w:color w:val="313131"/>
            <w:sz w:val="24"/>
            <w:szCs w:val="24"/>
            <w:rPrChange w:id="169"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70"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71" w:author="Pham Thanh" w:date="2018-07-18T11:41:00Z">
              <w:rPr>
                <w:rStyle w:val="HTMLCode"/>
                <w:rFonts w:ascii="Consolas" w:hAnsi="Consolas"/>
                <w:color w:val="333333"/>
              </w:rPr>
            </w:rPrChange>
          </w:rPr>
          <w:t>}</w:t>
        </w:r>
      </w:ins>
    </w:p>
    <w:p w:rsidR="00D107A6" w:rsidRPr="00D107A6" w:rsidRDefault="00D107A6" w:rsidP="00D107A6">
      <w:pPr>
        <w:pStyle w:val="NormalWeb"/>
        <w:rPr>
          <w:ins w:id="172" w:author="Pham Thanh" w:date="2018-07-18T11:41:00Z"/>
          <w:rFonts w:asciiTheme="majorHAnsi" w:hAnsiTheme="majorHAnsi" w:cstheme="majorHAnsi"/>
          <w:color w:val="313131"/>
          <w:lang w:val="en-GB"/>
          <w:rPrChange w:id="173" w:author="Pham Thanh" w:date="2018-07-18T11:41:00Z">
            <w:rPr>
              <w:ins w:id="174" w:author="Pham Thanh" w:date="2018-07-18T11:41:00Z"/>
              <w:rFonts w:ascii="Arial" w:hAnsi="Arial" w:cs="Arial"/>
            </w:rPr>
          </w:rPrChange>
        </w:rPr>
      </w:pPr>
      <w:ins w:id="175" w:author="Pham Thanh" w:date="2018-07-18T11:41:00Z">
        <w:r w:rsidRPr="00D107A6">
          <w:rPr>
            <w:rFonts w:asciiTheme="majorHAnsi" w:hAnsiTheme="majorHAnsi" w:cstheme="majorHAnsi"/>
            <w:color w:val="313131"/>
            <w:lang w:val="en-GB"/>
            <w:rPrChange w:id="176" w:author="Pham Thanh" w:date="2018-07-18T11:41:00Z">
              <w:rPr>
                <w:rFonts w:ascii="Arial" w:hAnsi="Arial" w:cs="Arial"/>
              </w:rPr>
            </w:rPrChange>
          </w:rPr>
          <w:t>Khi muốn apply lại thay đổi từ stash lần 1 bạn có thể</w:t>
        </w:r>
      </w:ins>
    </w:p>
    <w:p w:rsidR="00D107A6" w:rsidRPr="00D107A6" w:rsidRDefault="00D107A6" w:rsidP="00D107A6">
      <w:pPr>
        <w:pStyle w:val="HTMLPreformatted"/>
        <w:shd w:val="clear" w:color="auto" w:fill="F7F7F7"/>
        <w:wordWrap w:val="0"/>
        <w:spacing w:line="360" w:lineRule="atLeast"/>
        <w:rPr>
          <w:ins w:id="177" w:author="Pham Thanh" w:date="2018-07-18T11:41:00Z"/>
          <w:rFonts w:asciiTheme="majorHAnsi" w:hAnsiTheme="majorHAnsi" w:cstheme="majorHAnsi"/>
          <w:color w:val="313131"/>
          <w:sz w:val="24"/>
          <w:szCs w:val="24"/>
          <w:rPrChange w:id="178" w:author="Pham Thanh" w:date="2018-07-18T11:41:00Z">
            <w:rPr>
              <w:ins w:id="179" w:author="Pham Thanh" w:date="2018-07-18T11:41:00Z"/>
              <w:rStyle w:val="HTMLCode"/>
              <w:rFonts w:ascii="Consolas" w:hAnsi="Consolas"/>
              <w:color w:val="333333"/>
              <w:lang w:val="en-US"/>
            </w:rPr>
          </w:rPrChange>
        </w:rPr>
      </w:pPr>
      <w:ins w:id="180" w:author="Pham Thanh" w:date="2018-07-18T11:41:00Z">
        <w:r w:rsidRPr="00D107A6">
          <w:rPr>
            <w:rFonts w:asciiTheme="majorHAnsi" w:hAnsiTheme="majorHAnsi" w:cstheme="majorHAnsi"/>
            <w:color w:val="313131"/>
            <w:sz w:val="24"/>
            <w:szCs w:val="24"/>
            <w:rPrChange w:id="181"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18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83" w:author="Pham Thanh" w:date="2018-07-18T11:41:00Z">
              <w:rPr>
                <w:rStyle w:val="HTMLCode"/>
                <w:rFonts w:ascii="Consolas" w:hAnsi="Consolas"/>
                <w:color w:val="333333"/>
              </w:rPr>
            </w:rPrChange>
          </w:rPr>
          <w:t>}</w:t>
        </w:r>
      </w:ins>
    </w:p>
    <w:p w:rsidR="00D107A6" w:rsidRDefault="00D107A6">
      <w:pPr>
        <w:rPr>
          <w:ins w:id="184" w:author="Pham Thanh" w:date="2018-07-18T11:44:00Z"/>
          <w:rFonts w:eastAsia="Times New Roman" w:cstheme="majorHAnsi"/>
          <w:b/>
          <w:color w:val="313131"/>
          <w:sz w:val="24"/>
          <w:szCs w:val="24"/>
          <w:lang w:val="en-GB"/>
        </w:rPr>
        <w:pPrChange w:id="185" w:author="Pham Thanh" w:date="2018-07-18T11:44:00Z">
          <w:pPr>
            <w:pStyle w:val="Heading1"/>
          </w:pPr>
        </w:pPrChange>
      </w:pPr>
    </w:p>
    <w:p w:rsidR="00D107A6" w:rsidRPr="00D107A6" w:rsidRDefault="00D107A6">
      <w:pPr>
        <w:rPr>
          <w:ins w:id="186" w:author="Pham Thanh" w:date="2018-07-18T11:41:00Z"/>
          <w:rFonts w:asciiTheme="majorHAnsi" w:eastAsia="Times New Roman" w:hAnsiTheme="majorHAnsi" w:cstheme="majorHAnsi" w:hint="eastAsia"/>
          <w:b/>
          <w:color w:val="313131"/>
          <w:sz w:val="24"/>
          <w:szCs w:val="24"/>
          <w:lang w:val="en-GB"/>
          <w:rPrChange w:id="187" w:author="Pham Thanh" w:date="2018-07-18T11:44:00Z">
            <w:rPr>
              <w:ins w:id="188" w:author="Pham Thanh" w:date="2018-07-18T11:41:00Z"/>
              <w:rFonts w:ascii="Montserrat" w:hAnsi="Montserrat" w:cs="Times New Roman" w:hint="eastAsia"/>
            </w:rPr>
          </w:rPrChange>
        </w:rPr>
        <w:pPrChange w:id="189" w:author="Pham Thanh" w:date="2018-07-18T11:44:00Z">
          <w:pPr>
            <w:pStyle w:val="Heading1"/>
          </w:pPr>
        </w:pPrChange>
      </w:pPr>
      <w:ins w:id="190" w:author="Pham Thanh" w:date="2018-07-18T11:41:00Z">
        <w:r w:rsidRPr="00D107A6">
          <w:rPr>
            <w:rFonts w:asciiTheme="majorHAnsi" w:eastAsia="Times New Roman" w:hAnsiTheme="majorHAnsi" w:cstheme="majorHAnsi" w:hint="eastAsia"/>
            <w:b/>
            <w:color w:val="313131"/>
            <w:sz w:val="24"/>
            <w:szCs w:val="24"/>
            <w:lang w:val="en-GB"/>
            <w:rPrChange w:id="191" w:author="Pham Thanh" w:date="2018-07-18T11:44:00Z">
              <w:rPr>
                <w:rFonts w:ascii="Montserrat" w:hAnsi="Montserrat" w:hint="eastAsia"/>
              </w:rPr>
            </w:rPrChange>
          </w:rPr>
          <w:t xml:space="preserve">Xoá các thay đply </w:t>
        </w:r>
        <w:r w:rsidRPr="00D107A6">
          <w:rPr>
            <w:rFonts w:asciiTheme="majorHAnsi" w:eastAsia="Times New Roman" w:hAnsiTheme="majorHAnsi" w:cstheme="majorHAnsi"/>
            <w:b/>
            <w:color w:val="313131"/>
            <w:sz w:val="24"/>
            <w:szCs w:val="24"/>
            <w:lang w:val="en-GB"/>
            <w:rPrChange w:id="192" w:author="Pham Thanh" w:date="2018-07-18T11:44:00Z">
              <w:rPr>
                <w:rFonts w:ascii="Montserrat" w:hAnsi="Montserrat"/>
              </w:rPr>
            </w:rPrChange>
          </w:rPr>
          <w:t>stash@{ t</w:t>
        </w:r>
        <w:r w:rsidRPr="00D107A6">
          <w:rPr>
            <w:rFonts w:asciiTheme="majorHAnsi" w:eastAsia="Times New Roman" w:hAnsiTheme="majorHAnsi" w:cstheme="majorHAnsi" w:hint="eastAsia"/>
            <w:b/>
            <w:color w:val="313131"/>
            <w:sz w:val="24"/>
            <w:szCs w:val="24"/>
            <w:lang w:val="en-GB"/>
            <w:rPrChange w:id="193" w:author="Pham Thanh" w:date="2018-07-18T11:44:00Z">
              <w:rPr>
                <w:rFonts w:ascii="Montserrat" w:hAnsi="Montserrat" w:hint="eastAsia"/>
              </w:rPr>
            </w:rPrChange>
          </w:rPr>
          <w:t xml:space="preserve"> </w:t>
        </w:r>
        <w:r w:rsidRPr="00D107A6">
          <w:rPr>
            <w:rFonts w:asciiTheme="majorHAnsi" w:eastAsia="Times New Roman" w:hAnsiTheme="majorHAnsi" w:cstheme="majorHAnsi"/>
            <w:b/>
            <w:color w:val="313131"/>
            <w:sz w:val="24"/>
            <w:szCs w:val="24"/>
            <w:lang w:val="en-GB"/>
            <w:rPrChange w:id="194" w:author="Pham Thanh" w:date="2018-07-18T11:44:00Z">
              <w:rPr>
                <w:rFonts w:ascii="Montserrat" w:hAnsi="Montserrat"/>
              </w:rPr>
            </w:rPrChange>
          </w:rPr>
          <w:t>tt</w:t>
        </w:r>
        <w:r w:rsidRPr="00D107A6">
          <w:rPr>
            <w:rFonts w:asciiTheme="majorHAnsi" w:eastAsia="Times New Roman" w:hAnsiTheme="majorHAnsi" w:cstheme="majorHAnsi" w:hint="eastAsia"/>
            <w:b/>
            <w:color w:val="313131"/>
            <w:sz w:val="24"/>
            <w:szCs w:val="24"/>
            <w:lang w:val="en-GB"/>
            <w:rPrChange w:id="195" w:author="Pham Thanh" w:date="2018-07-18T11:44:00Z">
              <w:rPr>
                <w:rFonts w:ascii="Montserrat" w:hAnsi="Montserrat" w:hint="eastAsia"/>
              </w:rPr>
            </w:rPrChange>
          </w:rPr>
          <w:t xml:space="preserve"> s</w:t>
        </w:r>
      </w:ins>
    </w:p>
    <w:p w:rsidR="00D107A6" w:rsidRPr="00D107A6" w:rsidRDefault="00D107A6" w:rsidP="00D107A6">
      <w:pPr>
        <w:pStyle w:val="NormalWeb"/>
        <w:spacing w:before="0" w:beforeAutospacing="0"/>
        <w:rPr>
          <w:ins w:id="196" w:author="Pham Thanh" w:date="2018-07-18T11:41:00Z"/>
          <w:rFonts w:asciiTheme="majorHAnsi" w:hAnsiTheme="majorHAnsi" w:cstheme="majorHAnsi"/>
          <w:color w:val="313131"/>
          <w:lang w:val="en-GB"/>
          <w:rPrChange w:id="197" w:author="Pham Thanh" w:date="2018-07-18T11:41:00Z">
            <w:rPr>
              <w:ins w:id="198" w:author="Pham Thanh" w:date="2018-07-18T11:41:00Z"/>
              <w:rFonts w:ascii="Arial" w:hAnsi="Arial" w:cs="Arial"/>
            </w:rPr>
          </w:rPrChange>
        </w:rPr>
      </w:pPr>
      <w:ins w:id="199" w:author="Pham Thanh" w:date="2018-07-18T11:41:00Z">
        <w:r w:rsidRPr="00D107A6">
          <w:rPr>
            <w:rFonts w:asciiTheme="majorHAnsi" w:hAnsiTheme="majorHAnsi" w:cstheme="majorHAnsi"/>
            <w:color w:val="313131"/>
            <w:lang w:val="en-GB"/>
            <w:rPrChange w:id="200" w:author="Pham Thanh" w:date="2018-07-18T11:41:00Z">
              <w:rPr>
                <w:rFonts w:ascii="Arial" w:hAnsi="Arial" w:cs="Arial"/>
              </w:rPr>
            </w:rPrChange>
          </w:rPr>
          <w:t>Đôi khi bạn muốn lấy lại thay đổi và xoá nội dung thay đổi lưu trong stack đi, khi đó bạn có thể</w:t>
        </w:r>
      </w:ins>
    </w:p>
    <w:p w:rsidR="00D107A6" w:rsidRPr="00D107A6" w:rsidRDefault="00D107A6" w:rsidP="00D107A6">
      <w:pPr>
        <w:pStyle w:val="HTMLPreformatted"/>
        <w:shd w:val="clear" w:color="auto" w:fill="F7F7F7"/>
        <w:wordWrap w:val="0"/>
        <w:spacing w:line="360" w:lineRule="atLeast"/>
        <w:rPr>
          <w:ins w:id="201" w:author="Pham Thanh" w:date="2018-07-18T11:41:00Z"/>
          <w:rFonts w:asciiTheme="majorHAnsi" w:hAnsiTheme="majorHAnsi" w:cstheme="majorHAnsi"/>
          <w:color w:val="313131"/>
          <w:sz w:val="24"/>
          <w:szCs w:val="24"/>
          <w:rPrChange w:id="202" w:author="Pham Thanh" w:date="2018-07-18T11:41:00Z">
            <w:rPr>
              <w:ins w:id="203" w:author="Pham Thanh" w:date="2018-07-18T11:41:00Z"/>
              <w:rStyle w:val="HTMLCode"/>
              <w:rFonts w:ascii="Consolas" w:hAnsi="Consolas"/>
              <w:color w:val="333333"/>
              <w:lang w:val="en-US"/>
            </w:rPr>
          </w:rPrChange>
        </w:rPr>
      </w:pPr>
      <w:ins w:id="204" w:author="Pham Thanh" w:date="2018-07-18T11:41:00Z">
        <w:r w:rsidRPr="00D107A6">
          <w:rPr>
            <w:rFonts w:asciiTheme="majorHAnsi" w:hAnsiTheme="majorHAnsi" w:cstheme="majorHAnsi"/>
            <w:color w:val="313131"/>
            <w:sz w:val="24"/>
            <w:szCs w:val="24"/>
            <w:rPrChange w:id="205"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6"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7" w:author="Pham Thanh" w:date="2018-07-18T11:41:00Z">
              <w:rPr>
                <w:rStyle w:val="HTMLCode"/>
                <w:rFonts w:ascii="Consolas" w:hAnsi="Consolas"/>
                <w:color w:val="333333"/>
              </w:rPr>
            </w:rPrChange>
          </w:rPr>
          <w:t>}</w:t>
        </w:r>
      </w:ins>
    </w:p>
    <w:p w:rsidR="00D107A6" w:rsidRPr="00D107A6" w:rsidRDefault="00D107A6" w:rsidP="00D107A6">
      <w:pPr>
        <w:pStyle w:val="HTMLPreformatted"/>
        <w:shd w:val="clear" w:color="auto" w:fill="F7F7F7"/>
        <w:wordWrap w:val="0"/>
        <w:spacing w:line="360" w:lineRule="atLeast"/>
        <w:rPr>
          <w:ins w:id="208" w:author="Pham Thanh" w:date="2018-07-18T11:41:00Z"/>
          <w:rFonts w:asciiTheme="majorHAnsi" w:hAnsiTheme="majorHAnsi" w:cstheme="majorHAnsi"/>
          <w:color w:val="313131"/>
          <w:sz w:val="24"/>
          <w:szCs w:val="24"/>
          <w:rPrChange w:id="209" w:author="Pham Thanh" w:date="2018-07-18T11:41:00Z">
            <w:rPr>
              <w:ins w:id="210" w:author="Pham Thanh" w:date="2018-07-18T11:41:00Z"/>
              <w:rStyle w:val="HTMLCode"/>
              <w:rFonts w:ascii="Consolas" w:hAnsi="Consolas"/>
              <w:color w:val="333333"/>
            </w:rPr>
          </w:rPrChange>
        </w:rPr>
      </w:pPr>
      <w:ins w:id="211" w:author="Pham Thanh" w:date="2018-07-18T11:41:00Z">
        <w:r w:rsidRPr="00D107A6">
          <w:rPr>
            <w:rFonts w:asciiTheme="majorHAnsi" w:hAnsiTheme="majorHAnsi" w:cstheme="majorHAnsi"/>
            <w:color w:val="313131"/>
            <w:sz w:val="24"/>
            <w:szCs w:val="24"/>
            <w:rPrChange w:id="212"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13" w:author="Pham Thanh" w:date="2018-07-18T11:41:00Z">
              <w:rPr>
                <w:rStyle w:val="hljs-number"/>
                <w:rFonts w:ascii="Consolas" w:hAnsi="Consolas"/>
                <w:color w:val="008080"/>
              </w:rPr>
            </w:rPrChange>
          </w:rPr>
          <w:t>1}</w:t>
        </w:r>
      </w:ins>
    </w:p>
    <w:p w:rsidR="00D107A6" w:rsidRPr="00D107A6" w:rsidRDefault="00D107A6" w:rsidP="00D107A6">
      <w:pPr>
        <w:pStyle w:val="NormalWeb"/>
        <w:rPr>
          <w:ins w:id="214" w:author="Pham Thanh" w:date="2018-07-18T11:41:00Z"/>
          <w:rFonts w:asciiTheme="majorHAnsi" w:hAnsiTheme="majorHAnsi" w:cstheme="majorHAnsi"/>
          <w:color w:val="313131"/>
          <w:lang w:val="en-GB"/>
          <w:rPrChange w:id="215" w:author="Pham Thanh" w:date="2018-07-18T11:41:00Z">
            <w:rPr>
              <w:ins w:id="216" w:author="Pham Thanh" w:date="2018-07-18T11:41:00Z"/>
              <w:rFonts w:ascii="Arial" w:hAnsi="Arial" w:cs="Arial"/>
            </w:rPr>
          </w:rPrChange>
        </w:rPr>
      </w:pPr>
      <w:ins w:id="217" w:author="Pham Thanh" w:date="2018-07-18T11:41:00Z">
        <w:r w:rsidRPr="00D107A6">
          <w:rPr>
            <w:rFonts w:asciiTheme="majorHAnsi" w:hAnsiTheme="majorHAnsi" w:cstheme="majorHAnsi"/>
            <w:color w:val="313131"/>
            <w:lang w:val="en-GB"/>
            <w:rPrChange w:id="218" w:author="Pham Thanh" w:date="2018-07-18T11:41:00Z">
              <w:rPr>
                <w:rFonts w:ascii="Arial" w:hAnsi="Arial" w:cs="Arial"/>
              </w:rPr>
            </w:rPrChange>
          </w:rPr>
          <w:t>hoặc đơn giản hơn là</w:t>
        </w:r>
      </w:ins>
    </w:p>
    <w:p w:rsidR="00D107A6" w:rsidRPr="00D107A6" w:rsidRDefault="00D107A6" w:rsidP="00D107A6">
      <w:pPr>
        <w:pStyle w:val="HTMLPreformatted"/>
        <w:shd w:val="clear" w:color="auto" w:fill="F7F7F7"/>
        <w:wordWrap w:val="0"/>
        <w:spacing w:line="360" w:lineRule="atLeast"/>
        <w:rPr>
          <w:ins w:id="219" w:author="Pham Thanh" w:date="2018-07-18T11:41:00Z"/>
          <w:rFonts w:asciiTheme="majorHAnsi" w:hAnsiTheme="majorHAnsi" w:cstheme="majorHAnsi"/>
          <w:color w:val="313131"/>
          <w:sz w:val="24"/>
          <w:szCs w:val="24"/>
          <w:rPrChange w:id="220" w:author="Pham Thanh" w:date="2018-07-18T11:41:00Z">
            <w:rPr>
              <w:ins w:id="221" w:author="Pham Thanh" w:date="2018-07-18T11:41:00Z"/>
              <w:rStyle w:val="HTMLCode"/>
              <w:rFonts w:ascii="Consolas" w:hAnsi="Consolas"/>
              <w:color w:val="333333"/>
              <w:lang w:val="en-US"/>
            </w:rPr>
          </w:rPrChange>
        </w:rPr>
      </w:pPr>
      <w:ins w:id="222" w:author="Pham Thanh" w:date="2018-07-18T11:41:00Z">
        <w:r w:rsidRPr="00D107A6">
          <w:rPr>
            <w:rFonts w:asciiTheme="majorHAnsi" w:hAnsiTheme="majorHAnsi" w:cstheme="majorHAnsi"/>
            <w:color w:val="313131"/>
            <w:sz w:val="24"/>
            <w:szCs w:val="24"/>
            <w:rPrChange w:id="223"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2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5" w:author="Pham Thanh" w:date="2018-07-18T11:41:00Z">
              <w:rPr>
                <w:rStyle w:val="HTMLCode"/>
                <w:rFonts w:ascii="Consolas" w:hAnsi="Consolas"/>
                <w:color w:val="333333"/>
              </w:rPr>
            </w:rPrChange>
          </w:rPr>
          <w:t>}</w:t>
        </w:r>
      </w:ins>
    </w:p>
    <w:p w:rsidR="00D107A6" w:rsidRPr="00D107A6" w:rsidRDefault="00D107A6" w:rsidP="00D107A6">
      <w:pPr>
        <w:pStyle w:val="NormalWeb"/>
        <w:rPr>
          <w:ins w:id="226" w:author="Pham Thanh" w:date="2018-07-18T11:41:00Z"/>
          <w:rFonts w:asciiTheme="majorHAnsi" w:hAnsiTheme="majorHAnsi" w:cstheme="majorHAnsi"/>
          <w:color w:val="313131"/>
          <w:lang w:val="en-GB"/>
          <w:rPrChange w:id="227" w:author="Pham Thanh" w:date="2018-07-18T11:41:00Z">
            <w:rPr>
              <w:ins w:id="228" w:author="Pham Thanh" w:date="2018-07-18T11:41:00Z"/>
              <w:rFonts w:ascii="Arial" w:hAnsi="Arial" w:cs="Arial"/>
            </w:rPr>
          </w:rPrChange>
        </w:rPr>
      </w:pPr>
      <w:ins w:id="229" w:author="Pham Thanh" w:date="2018-07-18T11:41:00Z">
        <w:r w:rsidRPr="00D107A6">
          <w:rPr>
            <w:rFonts w:asciiTheme="majorHAnsi" w:hAnsiTheme="majorHAnsi" w:cstheme="majorHAnsi"/>
            <w:color w:val="313131"/>
            <w:lang w:val="en-GB"/>
            <w:rPrChange w:id="230"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31"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32"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33" w:author="Pham Thanh" w:date="2018-07-18T11:41:00Z">
              <w:rPr>
                <w:rStyle w:val="HTMLCode"/>
                <w:rFonts w:ascii="Consolas" w:hAnsi="Consolas"/>
                <w:shd w:val="clear" w:color="auto" w:fill="F7F7F7"/>
              </w:rPr>
            </w:rPrChange>
          </w:rPr>
          <w:t>clear</w:t>
        </w:r>
      </w:ins>
    </w:p>
    <w:p w:rsidR="00D107A6" w:rsidRPr="00D107A6" w:rsidRDefault="00D107A6" w:rsidP="00D107A6">
      <w:pPr>
        <w:pStyle w:val="HTMLPreformatted"/>
        <w:shd w:val="clear" w:color="auto" w:fill="F7F7F7"/>
        <w:rPr>
          <w:ins w:id="234" w:author="Pham Thanh" w:date="2018-07-18T11:41:00Z"/>
          <w:rFonts w:asciiTheme="majorHAnsi" w:hAnsiTheme="majorHAnsi" w:cstheme="majorHAnsi"/>
          <w:color w:val="313131"/>
          <w:sz w:val="24"/>
          <w:szCs w:val="24"/>
          <w:rPrChange w:id="235" w:author="Pham Thanh" w:date="2018-07-18T11:41:00Z">
            <w:rPr>
              <w:ins w:id="236" w:author="Pham Thanh" w:date="2018-07-18T11:41:00Z"/>
            </w:rPr>
          </w:rPrChange>
        </w:rPr>
      </w:pPr>
      <w:ins w:id="237" w:author="Pham Thanh" w:date="2018-07-18T11:41:00Z">
        <w:r w:rsidRPr="00D107A6">
          <w:rPr>
            <w:rFonts w:asciiTheme="majorHAnsi" w:hAnsiTheme="majorHAnsi" w:cstheme="majorHAnsi"/>
            <w:color w:val="313131"/>
            <w:sz w:val="24"/>
            <w:szCs w:val="24"/>
            <w:rPrChange w:id="238" w:author="Pham Thanh" w:date="2018-07-18T11:41:00Z">
              <w:rPr>
                <w:rStyle w:val="HTMLCode"/>
                <w:rFonts w:ascii="Consolas" w:hAnsi="Consolas"/>
                <w:color w:val="333333"/>
              </w:rPr>
            </w:rPrChange>
          </w:rPr>
          <w:t>$ git stash clear</w:t>
        </w:r>
      </w:ins>
    </w:p>
    <w:p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rPr>
        <w:lastRenderedPageBreak/>
        <w:drawing>
          <wp:inline distT="0" distB="0" distL="0" distR="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rsidR="006B0566" w:rsidRDefault="006B0566" w:rsidP="006B0566">
      <w:pPr>
        <w:pStyle w:val="Heading3"/>
        <w:rPr>
          <w:b/>
          <w:lang w:val="en-GB"/>
        </w:rPr>
      </w:pPr>
      <w:r>
        <w:rPr>
          <w:b/>
          <w:lang w:val="en-GB"/>
        </w:rPr>
        <w:t>3.4</w:t>
      </w:r>
      <w:del w:id="239" w:author="Pham Thanh" w:date="2018-07-18T13:31:00Z">
        <w:r w:rsidRPr="00344B87" w:rsidDel="000658D3">
          <w:rPr>
            <w:b/>
            <w:lang w:val="en-GB"/>
          </w:rPr>
          <w:delText>,</w:delText>
        </w:r>
      </w:del>
      <w:r w:rsidRPr="00344B87">
        <w:rPr>
          <w:b/>
          <w:lang w:val="en-GB"/>
        </w:rPr>
        <w:t xml:space="preserve"> </w:t>
      </w:r>
      <w:r>
        <w:rPr>
          <w:b/>
          <w:lang w:val="en-GB"/>
        </w:rPr>
        <w:t>Tích hợp branches</w:t>
      </w:r>
    </w:p>
    <w:p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3EC4BE1D" wp14:editId="1CBE227F">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lastRenderedPageBreak/>
        <w:drawing>
          <wp:inline distT="0" distB="0" distL="0" distR="0" wp14:anchorId="453E324F" wp14:editId="7E1CE82C">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3603DA45" wp14:editId="4CD94D53">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47785533" wp14:editId="6E695C84">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780DD750" wp14:editId="460A035C">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lastRenderedPageBreak/>
        <w:t>Trường hợp sử dụng rebase ở đây rồi tiến hành tích hợp branch thì lịch sử sẽ giống như sơ đồ tiếp theo. Bây giờ, sẽ trình bày đơn giản trình tự rebase như thế nào.</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092FBE76" wp14:editId="07AA66C6">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2F356C5C" wp14:editId="2F8AC244">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rsidR="00FA21F2" w:rsidRPr="00FA21F2" w:rsidDel="00A538BF" w:rsidRDefault="00FA21F2" w:rsidP="002B65DB">
      <w:pPr>
        <w:shd w:val="clear" w:color="auto" w:fill="FFFFFF"/>
        <w:spacing w:after="240" w:line="240" w:lineRule="auto"/>
        <w:jc w:val="both"/>
        <w:textAlignment w:val="baseline"/>
        <w:rPr>
          <w:del w:id="240" w:author="Pham Thanh" w:date="2018-07-18T12:57:00Z"/>
          <w:rFonts w:asciiTheme="majorHAnsi" w:eastAsia="Times New Roman" w:hAnsiTheme="majorHAnsi" w:cstheme="majorHAnsi"/>
          <w:color w:val="FF0000"/>
          <w:sz w:val="24"/>
          <w:szCs w:val="24"/>
          <w:lang w:val="en-GB"/>
        </w:rPr>
      </w:pPr>
      <w:del w:id="241"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794B710F" wp14:editId="5E3D3BCB">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4A60D1" w:rsidRPr="004A60D1" w:rsidRDefault="004A60D1" w:rsidP="004A60D1">
      <w:pPr>
        <w:shd w:val="clear" w:color="auto" w:fill="FFFFFF"/>
        <w:spacing w:after="300" w:line="240" w:lineRule="auto"/>
        <w:rPr>
          <w:ins w:id="242" w:author="Pham Thanh" w:date="2018-07-18T13:24:00Z"/>
          <w:rFonts w:asciiTheme="majorHAnsi" w:eastAsia="Times New Roman" w:hAnsiTheme="majorHAnsi" w:cstheme="majorHAnsi"/>
          <w:b/>
          <w:color w:val="313131"/>
          <w:sz w:val="24"/>
          <w:szCs w:val="24"/>
          <w:lang w:val="en-GB"/>
          <w:rPrChange w:id="243" w:author="Pham Thanh" w:date="2018-07-18T13:28:00Z">
            <w:rPr>
              <w:ins w:id="244" w:author="Pham Thanh" w:date="2018-07-18T13:24:00Z"/>
              <w:rFonts w:ascii="Helvetica" w:eastAsia="Times New Roman" w:hAnsi="Helvetica" w:cs="Helvetica"/>
              <w:color w:val="333333"/>
              <w:sz w:val="21"/>
              <w:szCs w:val="21"/>
              <w:lang w:val="en-GB"/>
            </w:rPr>
          </w:rPrChange>
        </w:rPr>
      </w:pPr>
      <w:ins w:id="245" w:author="Pham Thanh" w:date="2018-07-18T13:24:00Z">
        <w:r w:rsidRPr="004A60D1">
          <w:rPr>
            <w:rFonts w:asciiTheme="majorHAnsi" w:eastAsia="Times New Roman" w:hAnsiTheme="majorHAnsi" w:cstheme="majorHAnsi"/>
            <w:b/>
            <w:color w:val="313131"/>
            <w:sz w:val="24"/>
            <w:szCs w:val="24"/>
            <w:lang w:val="en-GB"/>
            <w:rPrChange w:id="246" w:author="Pham Thanh" w:date="2018-07-18T13:28:00Z">
              <w:rPr>
                <w:rFonts w:ascii="Helvetica" w:eastAsia="Times New Roman" w:hAnsi="Helvetica" w:cs="Helvetica"/>
                <w:b/>
                <w:bCs/>
                <w:color w:val="333333"/>
                <w:sz w:val="21"/>
                <w:szCs w:val="21"/>
                <w:lang w:val="en-GB"/>
              </w:rPr>
            </w:rPrChange>
          </w:rPr>
          <w:lastRenderedPageBreak/>
          <w:t>Khác nhau</w:t>
        </w:r>
      </w:ins>
      <w:ins w:id="247" w:author="Pham Thanh" w:date="2018-07-18T13:28:00Z">
        <w:r w:rsidRPr="004A60D1">
          <w:rPr>
            <w:rFonts w:asciiTheme="majorHAnsi" w:eastAsia="Times New Roman" w:hAnsiTheme="majorHAnsi" w:cstheme="majorHAnsi"/>
            <w:b/>
            <w:color w:val="313131"/>
            <w:sz w:val="24"/>
            <w:szCs w:val="24"/>
            <w:lang w:val="en-GB"/>
            <w:rPrChange w:id="248"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49" w:author="Pham Thanh" w:date="2018-07-18T13:24:00Z">
        <w:r w:rsidRPr="004A60D1">
          <w:rPr>
            <w:rFonts w:asciiTheme="majorHAnsi" w:eastAsia="Times New Roman" w:hAnsiTheme="majorHAnsi" w:cstheme="majorHAnsi"/>
            <w:b/>
            <w:color w:val="313131"/>
            <w:sz w:val="24"/>
            <w:szCs w:val="24"/>
            <w:lang w:val="en-GB"/>
            <w:rPrChange w:id="250" w:author="Pham Thanh" w:date="2018-07-18T13:28:00Z">
              <w:rPr>
                <w:rFonts w:ascii="Helvetica" w:eastAsia="Times New Roman" w:hAnsi="Helvetica" w:cs="Helvetica"/>
                <w:color w:val="333333"/>
                <w:sz w:val="21"/>
                <w:szCs w:val="21"/>
                <w:lang w:val="en-GB"/>
              </w:rPr>
            </w:rPrChange>
          </w:rPr>
          <w:t>:</w:t>
        </w:r>
      </w:ins>
    </w:p>
    <w:p w:rsidR="004A60D1" w:rsidRPr="004A60D1" w:rsidRDefault="004A60D1">
      <w:pPr>
        <w:shd w:val="clear" w:color="auto" w:fill="FFFFFF"/>
        <w:spacing w:before="100" w:beforeAutospacing="1" w:after="30" w:line="240" w:lineRule="auto"/>
        <w:rPr>
          <w:ins w:id="251" w:author="Pham Thanh" w:date="2018-07-18T13:24:00Z"/>
          <w:rFonts w:asciiTheme="majorHAnsi" w:eastAsia="Times New Roman" w:hAnsiTheme="majorHAnsi" w:cstheme="majorHAnsi"/>
          <w:color w:val="313131"/>
          <w:sz w:val="24"/>
          <w:szCs w:val="24"/>
          <w:lang w:val="en-GB"/>
          <w:rPrChange w:id="252" w:author="Pham Thanh" w:date="2018-07-18T13:25:00Z">
            <w:rPr>
              <w:ins w:id="253" w:author="Pham Thanh" w:date="2018-07-18T13:24:00Z"/>
              <w:rFonts w:ascii="Helvetica" w:eastAsia="Times New Roman" w:hAnsi="Helvetica" w:cs="Helvetica"/>
              <w:color w:val="333333"/>
              <w:sz w:val="21"/>
              <w:szCs w:val="21"/>
              <w:lang w:val="en-GB"/>
            </w:rPr>
          </w:rPrChange>
        </w:rPr>
        <w:pPrChange w:id="254" w:author="Pham Thanh" w:date="2018-07-18T13:25:00Z">
          <w:pPr>
            <w:numPr>
              <w:numId w:val="13"/>
            </w:numPr>
            <w:shd w:val="clear" w:color="auto" w:fill="FFFFFF"/>
            <w:tabs>
              <w:tab w:val="num" w:pos="720"/>
            </w:tabs>
            <w:spacing w:before="100" w:beforeAutospacing="1" w:after="30" w:line="240" w:lineRule="auto"/>
            <w:ind w:left="720" w:hanging="360"/>
          </w:pPr>
        </w:pPrChange>
      </w:pPr>
      <w:ins w:id="255" w:author="Pham Thanh" w:date="2018-07-18T13:26:00Z">
        <w:r>
          <w:rPr>
            <w:rFonts w:asciiTheme="majorHAnsi" w:eastAsia="Times New Roman" w:hAnsiTheme="majorHAnsi" w:cstheme="majorHAnsi"/>
            <w:color w:val="313131"/>
            <w:sz w:val="24"/>
            <w:szCs w:val="24"/>
            <w:lang w:val="en-GB"/>
          </w:rPr>
          <w:t xml:space="preserve">+ </w:t>
        </w:r>
      </w:ins>
      <w:ins w:id="256" w:author="Pham Thanh" w:date="2018-07-18T13:24:00Z">
        <w:r w:rsidRPr="004A60D1">
          <w:rPr>
            <w:rFonts w:asciiTheme="majorHAnsi" w:eastAsia="Times New Roman" w:hAnsiTheme="majorHAnsi" w:cstheme="majorHAnsi"/>
            <w:color w:val="313131"/>
            <w:sz w:val="24"/>
            <w:szCs w:val="24"/>
            <w:lang w:val="en-GB"/>
            <w:rPrChange w:id="257"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58"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59"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60" w:author="Pham Thanh" w:date="2018-07-18T13:27:00Z">
        <w:r>
          <w:rPr>
            <w:rFonts w:asciiTheme="majorHAnsi" w:eastAsia="Times New Roman" w:hAnsiTheme="majorHAnsi" w:cstheme="majorHAnsi"/>
            <w:color w:val="313131"/>
            <w:sz w:val="24"/>
            <w:szCs w:val="24"/>
            <w:lang w:val="en-GB"/>
          </w:rPr>
          <w:t>.</w:t>
        </w:r>
      </w:ins>
    </w:p>
    <w:p w:rsidR="004A60D1" w:rsidRPr="004A60D1" w:rsidRDefault="004A60D1">
      <w:pPr>
        <w:shd w:val="clear" w:color="auto" w:fill="FFFFFF"/>
        <w:spacing w:before="100" w:beforeAutospacing="1" w:after="30" w:line="240" w:lineRule="auto"/>
        <w:rPr>
          <w:ins w:id="261" w:author="Pham Thanh" w:date="2018-07-18T13:24:00Z"/>
          <w:rFonts w:asciiTheme="majorHAnsi" w:eastAsia="Times New Roman" w:hAnsiTheme="majorHAnsi" w:cstheme="majorHAnsi"/>
          <w:color w:val="313131"/>
          <w:sz w:val="24"/>
          <w:szCs w:val="24"/>
          <w:lang w:val="en-GB"/>
          <w:rPrChange w:id="262" w:author="Pham Thanh" w:date="2018-07-18T13:25:00Z">
            <w:rPr>
              <w:ins w:id="263" w:author="Pham Thanh" w:date="2018-07-18T13:24:00Z"/>
              <w:rFonts w:ascii="Helvetica" w:eastAsia="Times New Roman" w:hAnsi="Helvetica" w:cs="Helvetica"/>
              <w:color w:val="333333"/>
              <w:sz w:val="21"/>
              <w:szCs w:val="21"/>
              <w:lang w:val="en-GB"/>
            </w:rPr>
          </w:rPrChange>
        </w:rPr>
        <w:pPrChange w:id="264" w:author="Pham Thanh" w:date="2018-07-18T13:25:00Z">
          <w:pPr>
            <w:numPr>
              <w:numId w:val="13"/>
            </w:numPr>
            <w:shd w:val="clear" w:color="auto" w:fill="FFFFFF"/>
            <w:tabs>
              <w:tab w:val="num" w:pos="720"/>
            </w:tabs>
            <w:spacing w:before="100" w:beforeAutospacing="1" w:after="30" w:line="240" w:lineRule="auto"/>
            <w:ind w:left="720" w:hanging="360"/>
          </w:pPr>
        </w:pPrChange>
      </w:pPr>
      <w:ins w:id="265" w:author="Pham Thanh" w:date="2018-07-18T13:26:00Z">
        <w:r>
          <w:rPr>
            <w:rFonts w:asciiTheme="majorHAnsi" w:eastAsia="Times New Roman" w:hAnsiTheme="majorHAnsi" w:cstheme="majorHAnsi"/>
            <w:color w:val="313131"/>
            <w:sz w:val="24"/>
            <w:szCs w:val="24"/>
            <w:lang w:val="en-GB"/>
          </w:rPr>
          <w:t xml:space="preserve">+ </w:t>
        </w:r>
      </w:ins>
      <w:ins w:id="266" w:author="Pham Thanh" w:date="2018-07-18T13:24:00Z">
        <w:r w:rsidRPr="004A60D1">
          <w:rPr>
            <w:rFonts w:asciiTheme="majorHAnsi" w:eastAsia="Times New Roman" w:hAnsiTheme="majorHAnsi" w:cstheme="majorHAnsi"/>
            <w:color w:val="313131"/>
            <w:sz w:val="24"/>
            <w:szCs w:val="24"/>
            <w:lang w:val="en-GB"/>
            <w:rPrChange w:id="267"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68" w:author="Pham Thanh" w:date="2018-07-18T13:27:00Z">
        <w:r>
          <w:rPr>
            <w:rFonts w:asciiTheme="majorHAnsi" w:eastAsia="Times New Roman" w:hAnsiTheme="majorHAnsi" w:cstheme="majorHAnsi"/>
            <w:color w:val="313131"/>
            <w:sz w:val="24"/>
            <w:szCs w:val="24"/>
            <w:lang w:val="en-GB"/>
          </w:rPr>
          <w:br/>
        </w:r>
      </w:ins>
    </w:p>
    <w:p w:rsidR="004A60D1" w:rsidRPr="004A60D1" w:rsidRDefault="004A60D1" w:rsidP="004A60D1">
      <w:pPr>
        <w:shd w:val="clear" w:color="auto" w:fill="FFFFFF"/>
        <w:spacing w:after="300" w:line="240" w:lineRule="auto"/>
        <w:rPr>
          <w:ins w:id="269" w:author="Pham Thanh" w:date="2018-07-18T13:24:00Z"/>
          <w:rFonts w:asciiTheme="majorHAnsi" w:eastAsia="Times New Roman" w:hAnsiTheme="majorHAnsi" w:cstheme="majorHAnsi"/>
          <w:color w:val="313131"/>
          <w:sz w:val="24"/>
          <w:szCs w:val="24"/>
          <w:lang w:val="en-GB"/>
          <w:rPrChange w:id="270" w:author="Pham Thanh" w:date="2018-07-18T13:25:00Z">
            <w:rPr>
              <w:ins w:id="271" w:author="Pham Thanh" w:date="2018-07-18T13:24:00Z"/>
              <w:rFonts w:ascii="Helvetica" w:eastAsia="Times New Roman" w:hAnsi="Helvetica" w:cs="Helvetica"/>
              <w:color w:val="333333"/>
              <w:sz w:val="21"/>
              <w:szCs w:val="21"/>
              <w:lang w:val="en-GB"/>
            </w:rPr>
          </w:rPrChange>
        </w:rPr>
      </w:pPr>
      <w:ins w:id="272" w:author="Pham Thanh" w:date="2018-07-18T13:24:00Z">
        <w:r w:rsidRPr="004A60D1">
          <w:rPr>
            <w:rFonts w:asciiTheme="majorHAnsi" w:eastAsia="Times New Roman" w:hAnsiTheme="majorHAnsi" w:cstheme="majorHAnsi"/>
            <w:color w:val="313131"/>
            <w:sz w:val="24"/>
            <w:szCs w:val="24"/>
            <w:lang w:val="en-GB"/>
            <w:rPrChange w:id="273"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rsidR="00F52591" w:rsidRPr="00F52591" w:rsidRDefault="00F52591" w:rsidP="00F52591">
      <w:pPr>
        <w:rPr>
          <w:lang w:val="en-GB"/>
        </w:rPr>
      </w:pPr>
    </w:p>
    <w:p w:rsidR="00D97E38" w:rsidRDefault="00D97E38" w:rsidP="00D97E38">
      <w:pPr>
        <w:pStyle w:val="Heading3"/>
        <w:rPr>
          <w:b/>
          <w:lang w:val="en-GB"/>
        </w:rPr>
      </w:pPr>
      <w:r>
        <w:rPr>
          <w:b/>
          <w:lang w:val="en-GB"/>
        </w:rPr>
        <w:t>3.5</w:t>
      </w:r>
      <w:del w:id="274"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rsidR="00715F91" w:rsidRDefault="00715F91" w:rsidP="00715F91">
      <w:pPr>
        <w:rPr>
          <w:rFonts w:asciiTheme="majorHAnsi" w:eastAsia="Times New Roman" w:hAnsiTheme="majorHAnsi" w:cstheme="majorHAnsi"/>
          <w:color w:val="313131"/>
          <w:sz w:val="24"/>
          <w:szCs w:val="24"/>
          <w:lang w:val="en-GB"/>
        </w:rPr>
      </w:pPr>
      <w:r>
        <w:rPr>
          <w:noProof/>
        </w:rPr>
        <w:drawing>
          <wp:inline distT="0" distB="0" distL="0" distR="0" wp14:anchorId="3808132F" wp14:editId="7C6D3676">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172" cy="2553687"/>
                    </a:xfrm>
                    <a:prstGeom prst="rect">
                      <a:avLst/>
                    </a:prstGeom>
                  </pic:spPr>
                </pic:pic>
              </a:graphicData>
            </a:graphic>
          </wp:inline>
        </w:drawing>
      </w:r>
    </w:p>
    <w:p w:rsidR="00715F91" w:rsidRDefault="00715F91" w:rsidP="001F59DB">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rsidR="00715F91" w:rsidRDefault="00715F91" w:rsidP="00715F91">
      <w:pPr>
        <w:jc w:val="center"/>
        <w:rPr>
          <w:rFonts w:asciiTheme="majorHAnsi" w:eastAsia="Times New Roman" w:hAnsiTheme="majorHAnsi" w:cstheme="majorHAnsi"/>
          <w:color w:val="313131"/>
          <w:sz w:val="24"/>
          <w:szCs w:val="24"/>
          <w:lang w:val="en-GB"/>
        </w:rPr>
      </w:pPr>
      <w:r>
        <w:rPr>
          <w:noProof/>
        </w:rPr>
        <w:drawing>
          <wp:inline distT="0" distB="0" distL="0" distR="0" wp14:anchorId="1EED9E91" wp14:editId="25D6169B">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7426" cy="2019111"/>
                    </a:xfrm>
                    <a:prstGeom prst="rect">
                      <a:avLst/>
                    </a:prstGeom>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p>
    <w:p w:rsidR="00D97E38" w:rsidRDefault="00715F91" w:rsidP="001F59DB">
      <w:pPr>
        <w:jc w:val="center"/>
        <w:rPr>
          <w:rFonts w:asciiTheme="majorHAnsi" w:eastAsia="Times New Roman" w:hAnsiTheme="majorHAnsi" w:cstheme="majorHAnsi"/>
          <w:color w:val="313131"/>
          <w:sz w:val="24"/>
          <w:szCs w:val="24"/>
          <w:lang w:val="en-GB"/>
        </w:rPr>
      </w:pPr>
      <w:r>
        <w:rPr>
          <w:noProof/>
        </w:rPr>
        <w:drawing>
          <wp:inline distT="0" distB="0" distL="0" distR="0">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rsidR="00D97E38" w:rsidRDefault="00D97E38" w:rsidP="0001180D">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14:anchorId="364D0DE5" wp14:editId="0115B7CF">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178" cy="2606252"/>
                    </a:xfrm>
                    <a:prstGeom prst="rect">
                      <a:avLst/>
                    </a:prstGeom>
                  </pic:spPr>
                </pic:pic>
              </a:graphicData>
            </a:graphic>
          </wp:inline>
        </w:drawing>
      </w:r>
    </w:p>
    <w:p w:rsidR="00D97E38" w:rsidRDefault="00D97E38" w:rsidP="00030A4B">
      <w:pPr>
        <w:jc w:val="center"/>
        <w:rPr>
          <w:rFonts w:asciiTheme="majorHAnsi" w:eastAsia="Times New Roman" w:hAnsiTheme="majorHAnsi" w:cstheme="majorHAnsi"/>
          <w:color w:val="313131"/>
          <w:sz w:val="24"/>
          <w:szCs w:val="24"/>
          <w:lang w:val="en-GB"/>
        </w:rPr>
      </w:pPr>
      <w:r>
        <w:rPr>
          <w:noProof/>
        </w:rPr>
        <w:drawing>
          <wp:inline distT="0" distB="0" distL="0" distR="0">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rsidR="00D97E38" w:rsidRDefault="00D97E38" w:rsidP="00715F91">
      <w:pPr>
        <w:rPr>
          <w:rFonts w:asciiTheme="majorHAnsi" w:eastAsia="Times New Roman" w:hAnsiTheme="majorHAnsi" w:cstheme="majorHAnsi"/>
          <w:color w:val="313131"/>
          <w:sz w:val="24"/>
          <w:szCs w:val="24"/>
          <w:lang w:val="en-GB"/>
        </w:rPr>
      </w:pPr>
      <w:r>
        <w:rPr>
          <w:noProof/>
        </w:rPr>
        <w:drawing>
          <wp:inline distT="0" distB="0" distL="0" distR="0" wp14:anchorId="2A8FC94A" wp14:editId="2909368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15565"/>
                    </a:xfrm>
                    <a:prstGeom prst="rect">
                      <a:avLst/>
                    </a:prstGeom>
                  </pic:spPr>
                </pic:pic>
              </a:graphicData>
            </a:graphic>
          </wp:inline>
        </w:drawing>
      </w:r>
    </w:p>
    <w:p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rsidR="007D4AB1" w:rsidRDefault="007D4AB1" w:rsidP="00715F91">
      <w:pPr>
        <w:rPr>
          <w:rFonts w:asciiTheme="majorHAnsi" w:eastAsia="Times New Roman" w:hAnsiTheme="majorHAnsi" w:cstheme="majorHAnsi"/>
          <w:color w:val="313131"/>
          <w:sz w:val="24"/>
          <w:szCs w:val="24"/>
          <w:lang w:val="en-GB"/>
        </w:rPr>
      </w:pPr>
      <w:r>
        <w:rPr>
          <w:noProof/>
        </w:rPr>
        <w:drawing>
          <wp:inline distT="0" distB="0" distL="0" distR="0" wp14:anchorId="79224756" wp14:editId="526CAC87">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42110"/>
                    </a:xfrm>
                    <a:prstGeom prst="rect">
                      <a:avLst/>
                    </a:prstGeom>
                  </pic:spPr>
                </pic:pic>
              </a:graphicData>
            </a:graphic>
          </wp:inline>
        </w:drawing>
      </w:r>
    </w:p>
    <w:p w:rsidR="007D4AB1" w:rsidRDefault="007D4AB1" w:rsidP="0001180D">
      <w:pPr>
        <w:jc w:val="center"/>
        <w:rPr>
          <w:rFonts w:asciiTheme="majorHAnsi" w:eastAsia="Times New Roman" w:hAnsiTheme="majorHAnsi" w:cstheme="majorHAnsi"/>
          <w:color w:val="313131"/>
          <w:sz w:val="24"/>
          <w:szCs w:val="24"/>
          <w:lang w:val="en-GB"/>
        </w:rPr>
      </w:pPr>
      <w:r>
        <w:rPr>
          <w:noProof/>
        </w:rPr>
        <w:drawing>
          <wp:inline distT="0" distB="0" distL="0" distR="0">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rsidR="007D4AB1" w:rsidRDefault="007D4AB1"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35A63D1A" wp14:editId="332390E4">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6289" cy="3427201"/>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rsidR="00153BC3" w:rsidRDefault="00153BC3" w:rsidP="00030A4B">
      <w:pPr>
        <w:jc w:val="center"/>
        <w:rPr>
          <w:rFonts w:asciiTheme="majorHAnsi" w:eastAsia="Times New Roman" w:hAnsiTheme="majorHAnsi" w:cstheme="majorHAnsi"/>
          <w:color w:val="313131"/>
          <w:sz w:val="24"/>
          <w:szCs w:val="24"/>
          <w:lang w:val="en-GB"/>
        </w:rPr>
      </w:pPr>
      <w:r>
        <w:rPr>
          <w:noProof/>
        </w:rPr>
        <w:drawing>
          <wp:inline distT="0" distB="0" distL="0" distR="0" wp14:anchorId="37460668" wp14:editId="62D864D9">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1658" cy="3310640"/>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rsidR="00922B54" w:rsidRDefault="00153BC3" w:rsidP="00715F91">
      <w:pPr>
        <w:rPr>
          <w:rFonts w:asciiTheme="majorHAnsi" w:eastAsia="Times New Roman" w:hAnsiTheme="majorHAnsi" w:cstheme="majorHAnsi"/>
          <w:color w:val="313131"/>
          <w:sz w:val="24"/>
          <w:szCs w:val="24"/>
          <w:lang w:val="en-GB"/>
        </w:rPr>
      </w:pPr>
      <w:r>
        <w:rPr>
          <w:noProof/>
        </w:rPr>
        <w:drawing>
          <wp:inline distT="0" distB="0" distL="0" distR="0" wp14:anchorId="499F5A9A" wp14:editId="7BAAB949">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47825"/>
                    </a:xfrm>
                    <a:prstGeom prst="rect">
                      <a:avLst/>
                    </a:prstGeom>
                  </pic:spPr>
                </pic:pic>
              </a:graphicData>
            </a:graphic>
          </wp:inline>
        </w:drawing>
      </w:r>
    </w:p>
    <w:p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rsidR="00922B54" w:rsidRDefault="00922B54" w:rsidP="00715F91">
      <w:pPr>
        <w:rPr>
          <w:rFonts w:asciiTheme="majorHAnsi" w:eastAsia="Times New Roman" w:hAnsiTheme="majorHAnsi" w:cstheme="majorHAnsi"/>
          <w:color w:val="313131"/>
          <w:sz w:val="24"/>
          <w:szCs w:val="24"/>
          <w:lang w:val="en-GB"/>
        </w:rPr>
      </w:pPr>
      <w:r>
        <w:rPr>
          <w:noProof/>
        </w:rPr>
        <w:drawing>
          <wp:inline distT="0" distB="0" distL="0" distR="0" wp14:anchorId="33A5CEC6" wp14:editId="680C36B9">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80640"/>
                    </a:xfrm>
                    <a:prstGeom prst="rect">
                      <a:avLst/>
                    </a:prstGeom>
                  </pic:spPr>
                </pic:pic>
              </a:graphicData>
            </a:graphic>
          </wp:inline>
        </w:drawing>
      </w:r>
    </w:p>
    <w:p w:rsidR="00186E46" w:rsidRDefault="00186E46" w:rsidP="00715F91">
      <w:pPr>
        <w:rPr>
          <w:rFonts w:asciiTheme="majorHAnsi" w:eastAsia="Times New Roman" w:hAnsiTheme="majorHAnsi" w:cstheme="majorHAnsi"/>
          <w:color w:val="313131"/>
          <w:sz w:val="24"/>
          <w:szCs w:val="24"/>
          <w:lang w:val="en-GB"/>
        </w:rPr>
      </w:pPr>
    </w:p>
    <w:p w:rsidR="00922B54" w:rsidRDefault="00922B54" w:rsidP="001F59DB">
      <w:pPr>
        <w:jc w:val="center"/>
        <w:rPr>
          <w:rFonts w:asciiTheme="majorHAnsi" w:eastAsia="Times New Roman" w:hAnsiTheme="majorHAnsi" w:cstheme="majorHAnsi"/>
          <w:color w:val="313131"/>
          <w:sz w:val="24"/>
          <w:szCs w:val="24"/>
          <w:lang w:val="en-GB"/>
        </w:rPr>
      </w:pPr>
      <w:r>
        <w:rPr>
          <w:noProof/>
        </w:rPr>
        <w:drawing>
          <wp:inline distT="0" distB="0" distL="0" distR="0">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rsidR="007D1365" w:rsidRDefault="007D1365" w:rsidP="00715F91">
      <w:pPr>
        <w:rPr>
          <w:rFonts w:asciiTheme="majorHAnsi" w:eastAsia="Times New Roman" w:hAnsiTheme="majorHAnsi" w:cstheme="majorHAnsi"/>
          <w:color w:val="313131"/>
          <w:sz w:val="24"/>
          <w:szCs w:val="24"/>
          <w:lang w:val="en-GB"/>
        </w:rPr>
      </w:pPr>
    </w:p>
    <w:p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rsidR="00314E64" w:rsidRDefault="00314E64" w:rsidP="00314E64">
      <w:pPr>
        <w:rPr>
          <w:rFonts w:asciiTheme="majorHAnsi" w:eastAsia="Times New Roman" w:hAnsiTheme="majorHAnsi" w:cstheme="majorHAnsi"/>
          <w:color w:val="313131"/>
          <w:sz w:val="24"/>
          <w:szCs w:val="24"/>
          <w:lang w:val="en-GB"/>
        </w:rPr>
      </w:pPr>
    </w:p>
    <w:p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rsidR="00186E46" w:rsidRDefault="007D1365" w:rsidP="00715F91">
      <w:pPr>
        <w:rPr>
          <w:rFonts w:asciiTheme="majorHAnsi" w:eastAsia="Times New Roman" w:hAnsiTheme="majorHAnsi" w:cstheme="majorHAnsi"/>
          <w:color w:val="313131"/>
          <w:sz w:val="24"/>
          <w:szCs w:val="24"/>
          <w:lang w:val="en-GB"/>
        </w:rPr>
      </w:pPr>
      <w:r>
        <w:rPr>
          <w:noProof/>
        </w:rPr>
        <w:drawing>
          <wp:inline distT="0" distB="0" distL="0" distR="0" wp14:anchorId="13313317" wp14:editId="5C14368F">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18945"/>
                    </a:xfrm>
                    <a:prstGeom prst="rect">
                      <a:avLst/>
                    </a:prstGeom>
                  </pic:spPr>
                </pic:pic>
              </a:graphicData>
            </a:graphic>
          </wp:inline>
        </w:drawing>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rsidR="007D1365" w:rsidRDefault="007D1365"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1E24D680" wp14:editId="78813892">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8598" cy="3260017"/>
                    </a:xfrm>
                    <a:prstGeom prst="rect">
                      <a:avLst/>
                    </a:prstGeom>
                  </pic:spPr>
                </pic:pic>
              </a:graphicData>
            </a:graphic>
          </wp:inline>
        </w:drawing>
      </w:r>
    </w:p>
    <w:p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rsidR="0045624D" w:rsidRDefault="0045624D" w:rsidP="001F59DB">
      <w:pPr>
        <w:jc w:val="center"/>
        <w:rPr>
          <w:rFonts w:asciiTheme="majorHAnsi" w:eastAsia="Times New Roman" w:hAnsiTheme="majorHAnsi" w:cstheme="majorHAnsi"/>
          <w:color w:val="313131"/>
          <w:sz w:val="24"/>
          <w:szCs w:val="24"/>
          <w:lang w:val="en-GB"/>
        </w:rPr>
      </w:pPr>
    </w:p>
    <w:p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rsidR="00C026E2" w:rsidRDefault="00C026E2"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3E5D49A9" wp14:editId="11F5D103">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11500"/>
                    </a:xfrm>
                    <a:prstGeom prst="rect">
                      <a:avLst/>
                    </a:prstGeom>
                  </pic:spPr>
                </pic:pic>
              </a:graphicData>
            </a:graphic>
          </wp:inline>
        </w:drawing>
      </w:r>
    </w:p>
    <w:p w:rsidR="00C026E2" w:rsidRDefault="00C026E2" w:rsidP="00715F91">
      <w:pPr>
        <w:rPr>
          <w:rFonts w:asciiTheme="majorHAnsi" w:eastAsia="Times New Roman" w:hAnsiTheme="majorHAnsi" w:cstheme="majorHAnsi"/>
          <w:color w:val="313131"/>
          <w:sz w:val="24"/>
          <w:szCs w:val="24"/>
          <w:lang w:val="en-GB"/>
        </w:rPr>
      </w:pPr>
    </w:p>
    <w:p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rsidR="005A7561" w:rsidRDefault="005A7561" w:rsidP="00715F91">
      <w:pPr>
        <w:rPr>
          <w:rFonts w:asciiTheme="majorHAnsi" w:eastAsia="Times New Roman" w:hAnsiTheme="majorHAnsi" w:cstheme="majorHAnsi"/>
          <w:color w:val="313131"/>
          <w:sz w:val="24"/>
          <w:szCs w:val="24"/>
          <w:lang w:val="en-GB"/>
        </w:rPr>
      </w:pPr>
    </w:p>
    <w:p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rsidR="00C026E2" w:rsidRDefault="00A14FF9"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173166E1" wp14:editId="06EF61F3">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03575"/>
                    </a:xfrm>
                    <a:prstGeom prst="rect">
                      <a:avLst/>
                    </a:prstGeom>
                  </pic:spPr>
                </pic:pic>
              </a:graphicData>
            </a:graphic>
          </wp:inline>
        </w:drawing>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rsidR="00861361" w:rsidRDefault="0086136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rsidR="003F4206" w:rsidRDefault="003F4206" w:rsidP="00861361">
      <w:pPr>
        <w:rPr>
          <w:rFonts w:asciiTheme="majorHAnsi" w:eastAsia="Times New Roman" w:hAnsiTheme="majorHAnsi" w:cstheme="majorHAnsi"/>
          <w:color w:val="313131"/>
          <w:sz w:val="24"/>
          <w:szCs w:val="24"/>
          <w:lang w:val="en-GB"/>
        </w:rPr>
      </w:pPr>
    </w:p>
    <w:p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rsidTr="00010700">
        <w:trPr>
          <w:trHeight w:val="333"/>
        </w:trPr>
        <w:tc>
          <w:tcPr>
            <w:tcW w:w="1129"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010700">
        <w:trPr>
          <w:trHeight w:val="519"/>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rsidTr="00010700">
        <w:trPr>
          <w:trHeight w:val="495"/>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rsidR="00EC6E21" w:rsidRDefault="00EC6E2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14:anchorId="7221B98F" wp14:editId="2FBA671F">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15615"/>
                    </a:xfrm>
                    <a:prstGeom prst="rect">
                      <a:avLst/>
                    </a:prstGeom>
                  </pic:spPr>
                </pic:pic>
              </a:graphicData>
            </a:graphic>
          </wp:inline>
        </w:drawing>
      </w:r>
    </w:p>
    <w:p w:rsidR="00EC6E21" w:rsidRDefault="00EC6E21" w:rsidP="00861361">
      <w:pPr>
        <w:rPr>
          <w:rFonts w:asciiTheme="majorHAnsi" w:eastAsia="Times New Roman" w:hAnsiTheme="majorHAnsi" w:cstheme="majorHAnsi"/>
          <w:color w:val="313131"/>
          <w:sz w:val="24"/>
          <w:szCs w:val="24"/>
          <w:lang w:val="en-GB"/>
        </w:rPr>
      </w:pPr>
    </w:p>
    <w:p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rsidR="00EC6E21"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0F396F4B" wp14:editId="72AE7C4B">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79495"/>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rsidR="00E23978"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15640DEB" wp14:editId="2B5EDA8C">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2525" cy="3472541"/>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rsidR="00E23978" w:rsidRDefault="00C50337" w:rsidP="00861361">
      <w:pPr>
        <w:rPr>
          <w:rFonts w:asciiTheme="majorHAnsi" w:eastAsia="Times New Roman" w:hAnsiTheme="majorHAnsi" w:cstheme="majorHAnsi"/>
          <w:color w:val="313131"/>
          <w:sz w:val="24"/>
          <w:szCs w:val="24"/>
          <w:lang w:val="en-GB"/>
        </w:rPr>
      </w:pPr>
      <w:r>
        <w:rPr>
          <w:noProof/>
        </w:rPr>
        <w:drawing>
          <wp:inline distT="0" distB="0" distL="0" distR="0" wp14:anchorId="630E6733" wp14:editId="1DFBB374">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8908" cy="3777832"/>
                    </a:xfrm>
                    <a:prstGeom prst="rect">
                      <a:avLst/>
                    </a:prstGeom>
                  </pic:spPr>
                </pic:pic>
              </a:graphicData>
            </a:graphic>
          </wp:inline>
        </w:drawing>
      </w:r>
    </w:p>
    <w:p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rsidR="00C77AE6" w:rsidRDefault="00C77AE6" w:rsidP="00861361">
      <w:pPr>
        <w:rPr>
          <w:rFonts w:asciiTheme="majorHAnsi" w:eastAsia="Times New Roman" w:hAnsiTheme="majorHAnsi" w:cstheme="majorHAnsi"/>
          <w:color w:val="313131"/>
          <w:sz w:val="24"/>
          <w:szCs w:val="24"/>
          <w:lang w:val="en-GB"/>
        </w:rPr>
      </w:pPr>
      <w:r>
        <w:rPr>
          <w:noProof/>
        </w:rPr>
        <w:drawing>
          <wp:inline distT="0" distB="0" distL="0" distR="0">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rsidR="00EB0FB7" w:rsidRDefault="00EB0FB7" w:rsidP="00EB0FB7">
      <w:pPr>
        <w:pStyle w:val="Heading2"/>
        <w:rPr>
          <w:b/>
          <w:sz w:val="28"/>
          <w:szCs w:val="28"/>
          <w:lang w:val="en-GB"/>
        </w:rPr>
      </w:pPr>
      <w:r>
        <w:rPr>
          <w:b/>
          <w:sz w:val="28"/>
          <w:szCs w:val="28"/>
          <w:lang w:val="en-GB"/>
        </w:rPr>
        <w:t>4</w:t>
      </w:r>
      <w:del w:id="275"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rsidR="0030543A" w:rsidRDefault="0030543A" w:rsidP="0030543A">
      <w:pPr>
        <w:pStyle w:val="Heading3"/>
        <w:rPr>
          <w:b/>
          <w:lang w:val="en-GB"/>
        </w:rPr>
      </w:pPr>
      <w:r>
        <w:rPr>
          <w:b/>
          <w:lang w:val="en-GB"/>
        </w:rPr>
        <w:t>4</w:t>
      </w:r>
      <w:r w:rsidRPr="00344B87">
        <w:rPr>
          <w:b/>
          <w:lang w:val="en-GB"/>
        </w:rPr>
        <w:t>.1</w:t>
      </w:r>
      <w:del w:id="276" w:author="Pham Thanh" w:date="2018-07-18T13:31:00Z">
        <w:r w:rsidRPr="00344B87" w:rsidDel="000658D3">
          <w:rPr>
            <w:b/>
            <w:lang w:val="en-GB"/>
          </w:rPr>
          <w:delText>,</w:delText>
        </w:r>
      </w:del>
      <w:r w:rsidRPr="00344B87">
        <w:rPr>
          <w:b/>
          <w:lang w:val="en-GB"/>
        </w:rPr>
        <w:t xml:space="preserve"> </w:t>
      </w:r>
      <w:r>
        <w:rPr>
          <w:b/>
          <w:lang w:val="en-GB"/>
        </w:rPr>
        <w:t xml:space="preserve">Git flow </w:t>
      </w:r>
      <w:ins w:id="277" w:author="Pham Thanh" w:date="2018-07-18T09:47:00Z">
        <w:r w:rsidR="00AD2E18">
          <w:rPr>
            <w:b/>
            <w:lang w:val="en-GB"/>
          </w:rPr>
          <w:t xml:space="preserve">là gì </w:t>
        </w:r>
      </w:ins>
      <w:r>
        <w:rPr>
          <w:b/>
          <w:lang w:val="en-GB"/>
        </w:rPr>
        <w:t>?</w:t>
      </w:r>
    </w:p>
    <w:p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rsidR="009B2220" w:rsidRPr="006C7E69" w:rsidRDefault="006C7E69" w:rsidP="00126760">
      <w:pPr>
        <w:shd w:val="clear" w:color="auto" w:fill="FFFFFF"/>
        <w:spacing w:after="300" w:line="240" w:lineRule="auto"/>
        <w:rPr>
          <w:ins w:id="278" w:author="Pham Thanh" w:date="2018-07-18T09:32:00Z"/>
          <w:rFonts w:asciiTheme="majorHAnsi" w:eastAsia="Times New Roman" w:hAnsiTheme="majorHAnsi" w:cstheme="majorHAnsi"/>
          <w:b/>
          <w:color w:val="313131"/>
          <w:sz w:val="24"/>
          <w:szCs w:val="24"/>
          <w:lang w:val="en-GB"/>
          <w:rPrChange w:id="279" w:author="Pham Thanh" w:date="2018-07-18T09:32:00Z">
            <w:rPr>
              <w:ins w:id="280" w:author="Pham Thanh" w:date="2018-07-18T09:32:00Z"/>
              <w:rFonts w:asciiTheme="majorHAnsi" w:eastAsia="Times New Roman" w:hAnsiTheme="majorHAnsi" w:cstheme="majorHAnsi"/>
              <w:color w:val="313131"/>
              <w:sz w:val="24"/>
              <w:szCs w:val="24"/>
              <w:lang w:val="en-GB"/>
            </w:rPr>
          </w:rPrChange>
        </w:rPr>
      </w:pPr>
      <w:ins w:id="281" w:author="Pham Thanh" w:date="2018-07-18T09:32:00Z">
        <w:r w:rsidRPr="006C7E69">
          <w:rPr>
            <w:rFonts w:asciiTheme="majorHAnsi" w:eastAsia="Times New Roman" w:hAnsiTheme="majorHAnsi" w:cstheme="majorHAnsi"/>
            <w:b/>
            <w:color w:val="313131"/>
            <w:sz w:val="24"/>
            <w:szCs w:val="24"/>
            <w:lang w:val="en-GB"/>
            <w:rPrChange w:id="282" w:author="Pham Thanh" w:date="2018-07-18T09:32:00Z">
              <w:rPr>
                <w:rFonts w:asciiTheme="majorHAnsi" w:eastAsia="Times New Roman" w:hAnsiTheme="majorHAnsi" w:cstheme="majorHAnsi"/>
                <w:color w:val="313131"/>
                <w:sz w:val="24"/>
                <w:szCs w:val="24"/>
                <w:lang w:val="en-GB"/>
              </w:rPr>
            </w:rPrChange>
          </w:rPr>
          <w:t>Phân tán nhưng tập trung</w:t>
        </w:r>
      </w:ins>
    </w:p>
    <w:p w:rsidR="006C7E69" w:rsidRDefault="006C7E69" w:rsidP="00126760">
      <w:pPr>
        <w:shd w:val="clear" w:color="auto" w:fill="FFFFFF"/>
        <w:spacing w:after="300" w:line="240" w:lineRule="auto"/>
        <w:rPr>
          <w:ins w:id="283" w:author="Pham Thanh" w:date="2018-07-18T09:34:00Z"/>
          <w:rFonts w:asciiTheme="majorHAnsi" w:eastAsia="Times New Roman" w:hAnsiTheme="majorHAnsi" w:cstheme="majorHAnsi"/>
          <w:color w:val="313131"/>
          <w:sz w:val="24"/>
          <w:szCs w:val="24"/>
          <w:lang w:val="en-GB"/>
        </w:rPr>
      </w:pPr>
      <w:ins w:id="284"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285"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rsidR="006C7E69" w:rsidRDefault="006C7E69" w:rsidP="00126760">
      <w:pPr>
        <w:shd w:val="clear" w:color="auto" w:fill="FFFFFF"/>
        <w:spacing w:after="300" w:line="240" w:lineRule="auto"/>
        <w:rPr>
          <w:ins w:id="286" w:author="Pham Thanh" w:date="2018-07-18T09:37:00Z"/>
          <w:rFonts w:asciiTheme="majorHAnsi" w:eastAsia="Times New Roman" w:hAnsiTheme="majorHAnsi" w:cstheme="majorHAnsi"/>
          <w:color w:val="313131"/>
          <w:sz w:val="24"/>
          <w:szCs w:val="24"/>
          <w:lang w:val="en-GB"/>
        </w:rPr>
      </w:pPr>
      <w:ins w:id="287"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288"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289"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rsidR="006C7E69" w:rsidRDefault="006C7E69" w:rsidP="006C7E69">
      <w:pPr>
        <w:pStyle w:val="Heading3"/>
        <w:rPr>
          <w:ins w:id="290" w:author="Pham Thanh" w:date="2018-07-18T09:37:00Z"/>
          <w:b/>
          <w:lang w:val="en-GB"/>
        </w:rPr>
      </w:pPr>
      <w:ins w:id="291"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rsidR="006C7E69" w:rsidRDefault="006C7E69">
      <w:pPr>
        <w:rPr>
          <w:ins w:id="292" w:author="Pham Thanh" w:date="2018-07-18T09:39:00Z"/>
          <w:rFonts w:eastAsia="Times New Roman" w:cstheme="majorHAnsi"/>
          <w:color w:val="313131"/>
          <w:lang w:val="en-GB"/>
        </w:rPr>
        <w:pPrChange w:id="293" w:author="Pham Thanh" w:date="2018-07-18T09:37:00Z">
          <w:pPr>
            <w:pStyle w:val="Heading3"/>
          </w:pPr>
        </w:pPrChange>
      </w:pPr>
      <w:ins w:id="294" w:author="Pham Thanh" w:date="2018-07-18T09:38:00Z">
        <w:r w:rsidRPr="006C7E69">
          <w:rPr>
            <w:rFonts w:asciiTheme="majorHAnsi" w:eastAsia="Times New Roman" w:hAnsiTheme="majorHAnsi" w:cstheme="majorHAnsi"/>
            <w:color w:val="313131"/>
            <w:sz w:val="24"/>
            <w:szCs w:val="24"/>
            <w:lang w:val="en-GB"/>
            <w:rPrChange w:id="295" w:author="Pham Thanh" w:date="2018-07-18T09:38:00Z">
              <w:rPr>
                <w:lang w:val="en-GB"/>
              </w:rPr>
            </w:rPrChange>
          </w:rPr>
          <w:t xml:space="preserve"> Repo trung tâ</w:t>
        </w:r>
        <w:r>
          <w:rPr>
            <w:rFonts w:asciiTheme="majorHAnsi" w:eastAsia="Times New Roman" w:hAnsiTheme="majorHAnsi" w:cstheme="majorHAnsi"/>
            <w:color w:val="313131"/>
            <w:sz w:val="24"/>
            <w:szCs w:val="24"/>
            <w:lang w:val="en-GB"/>
          </w:rPr>
          <w:t>m</w:t>
        </w:r>
      </w:ins>
      <w:ins w:id="296" w:author="Pham Thanh" w:date="2018-07-18T09:41:00Z">
        <w:r>
          <w:rPr>
            <w:rFonts w:asciiTheme="majorHAnsi" w:eastAsia="Times New Roman" w:hAnsiTheme="majorHAnsi" w:cstheme="majorHAnsi"/>
            <w:color w:val="313131"/>
            <w:sz w:val="24"/>
            <w:szCs w:val="24"/>
            <w:lang w:val="en-GB"/>
          </w:rPr>
          <w:t xml:space="preserve"> </w:t>
        </w:r>
      </w:ins>
      <w:ins w:id="297" w:author="Pham Thanh" w:date="2018-07-18T09:40:00Z">
        <w:r>
          <w:rPr>
            <w:rFonts w:asciiTheme="majorHAnsi" w:eastAsia="Times New Roman" w:hAnsiTheme="majorHAnsi" w:cstheme="majorHAnsi"/>
            <w:color w:val="313131"/>
            <w:sz w:val="24"/>
            <w:szCs w:val="24"/>
            <w:lang w:val="en-GB"/>
          </w:rPr>
          <w:t>(</w:t>
        </w:r>
      </w:ins>
      <w:ins w:id="298" w:author="Pham Thanh" w:date="2018-07-18T09:41:00Z">
        <w:r>
          <w:rPr>
            <w:rFonts w:asciiTheme="majorHAnsi" w:eastAsia="Times New Roman" w:hAnsiTheme="majorHAnsi" w:cstheme="majorHAnsi"/>
            <w:color w:val="313131"/>
            <w:sz w:val="24"/>
            <w:szCs w:val="24"/>
            <w:lang w:val="en-GB"/>
          </w:rPr>
          <w:t xml:space="preserve">gọi tạm là </w:t>
        </w:r>
      </w:ins>
      <w:ins w:id="299" w:author="Pham Thanh" w:date="2018-07-18T09:40:00Z">
        <w:r>
          <w:rPr>
            <w:rFonts w:asciiTheme="majorHAnsi" w:eastAsia="Times New Roman" w:hAnsiTheme="majorHAnsi" w:cstheme="majorHAnsi"/>
            <w:color w:val="313131"/>
            <w:sz w:val="24"/>
            <w:szCs w:val="24"/>
            <w:lang w:val="en-GB"/>
          </w:rPr>
          <w:t>origin)</w:t>
        </w:r>
      </w:ins>
      <w:ins w:id="300"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rsidR="006C7E69" w:rsidRPr="006C7E69" w:rsidRDefault="006C7E69">
      <w:pPr>
        <w:rPr>
          <w:ins w:id="301" w:author="Pham Thanh" w:date="2018-07-18T09:37:00Z"/>
          <w:rFonts w:eastAsia="Times New Roman" w:cstheme="majorHAnsi"/>
          <w:color w:val="313131"/>
          <w:lang w:val="en-GB"/>
          <w:rPrChange w:id="302" w:author="Pham Thanh" w:date="2018-07-18T09:38:00Z">
            <w:rPr>
              <w:ins w:id="303" w:author="Pham Thanh" w:date="2018-07-18T09:37:00Z"/>
              <w:b/>
              <w:lang w:val="en-GB"/>
            </w:rPr>
          </w:rPrChange>
        </w:rPr>
        <w:pPrChange w:id="304" w:author="Pham Thanh" w:date="2018-07-18T09:37:00Z">
          <w:pPr>
            <w:pStyle w:val="Heading3"/>
          </w:pPr>
        </w:pPrChange>
      </w:pPr>
      <w:ins w:id="305" w:author="Pham Thanh" w:date="2018-07-18T09:39:00Z">
        <w:r>
          <w:rPr>
            <w:noProof/>
          </w:rPr>
          <w:drawing>
            <wp:inline distT="0" distB="0" distL="0" distR="0">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rsidR="006C7E69" w:rsidRPr="00126760" w:rsidDel="006C7E69" w:rsidRDefault="006C7E69" w:rsidP="00126760">
      <w:pPr>
        <w:shd w:val="clear" w:color="auto" w:fill="FFFFFF"/>
        <w:spacing w:after="300" w:line="240" w:lineRule="auto"/>
        <w:rPr>
          <w:del w:id="306" w:author="Pham Thanh" w:date="2018-07-18T09:37:00Z"/>
          <w:rFonts w:asciiTheme="majorHAnsi" w:eastAsia="Times New Roman" w:hAnsiTheme="majorHAnsi" w:cstheme="majorHAnsi"/>
          <w:color w:val="313131"/>
          <w:sz w:val="24"/>
          <w:szCs w:val="24"/>
          <w:lang w:val="en-GB"/>
        </w:rPr>
      </w:pPr>
    </w:p>
    <w:p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rsidR="005D6E5D" w:rsidRDefault="006C7E69" w:rsidP="0030543A">
      <w:pPr>
        <w:pStyle w:val="NormalWeb"/>
        <w:shd w:val="clear" w:color="auto" w:fill="FFFFFF"/>
        <w:spacing w:before="0" w:beforeAutospacing="0" w:after="300" w:afterAutospacing="0"/>
        <w:rPr>
          <w:ins w:id="307" w:author="Pham Thanh" w:date="2018-07-18T09:42:00Z"/>
          <w:rFonts w:asciiTheme="majorHAnsi" w:hAnsiTheme="majorHAnsi" w:cstheme="majorHAnsi"/>
          <w:color w:val="313131"/>
          <w:lang w:val="en-GB"/>
        </w:rPr>
      </w:pPr>
      <w:ins w:id="308" w:author="Pham Thanh" w:date="2018-07-18T09:40:00Z">
        <w:r>
          <w:rPr>
            <w:rFonts w:asciiTheme="majorHAnsi" w:hAnsiTheme="majorHAnsi" w:cstheme="majorHAnsi"/>
            <w:color w:val="313131"/>
            <w:lang w:val="en-GB"/>
          </w:rPr>
          <w:t xml:space="preserve">Nhánh </w:t>
        </w:r>
      </w:ins>
      <w:ins w:id="309" w:author="Pham Thanh" w:date="2018-07-18T09:41:00Z">
        <w:r>
          <w:rPr>
            <w:rFonts w:asciiTheme="majorHAnsi" w:hAnsiTheme="majorHAnsi" w:cstheme="majorHAnsi"/>
            <w:color w:val="313131"/>
            <w:lang w:val="en-GB"/>
          </w:rPr>
          <w:t xml:space="preserve">origin/master được coi là nhánh chính phản ánh trạng </w:t>
        </w:r>
      </w:ins>
      <w:ins w:id="310"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rsidR="00AD2E18" w:rsidRDefault="00AD2E18" w:rsidP="00AD2E18">
      <w:pPr>
        <w:pStyle w:val="NormalWeb"/>
        <w:shd w:val="clear" w:color="auto" w:fill="FFFFFF"/>
        <w:spacing w:before="0" w:beforeAutospacing="0" w:after="300" w:afterAutospacing="0"/>
        <w:rPr>
          <w:ins w:id="311" w:author="Pham Thanh" w:date="2018-07-18T09:44:00Z"/>
          <w:rFonts w:asciiTheme="majorHAnsi" w:hAnsiTheme="majorHAnsi" w:cstheme="majorHAnsi"/>
          <w:color w:val="313131"/>
          <w:lang w:val="en-GB"/>
        </w:rPr>
      </w:pPr>
      <w:ins w:id="312"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13" w:author="Pham Thanh" w:date="2018-07-18T09:44:00Z">
        <w:r>
          <w:rPr>
            <w:rFonts w:asciiTheme="majorHAnsi" w:hAnsiTheme="majorHAnsi" w:cstheme="majorHAnsi"/>
            <w:color w:val="313131"/>
            <w:lang w:val="en-GB"/>
          </w:rPr>
          <w:t>và để chuẩn bị cho đợt release tiếp theo</w:t>
        </w:r>
      </w:ins>
    </w:p>
    <w:p w:rsidR="00AD2E18" w:rsidRDefault="00AD2E18" w:rsidP="00AD2E18">
      <w:pPr>
        <w:pStyle w:val="NormalWeb"/>
        <w:shd w:val="clear" w:color="auto" w:fill="FFFFFF"/>
        <w:spacing w:before="0" w:beforeAutospacing="0" w:after="300" w:afterAutospacing="0"/>
        <w:rPr>
          <w:ins w:id="314" w:author="Pham Thanh" w:date="2018-07-18T09:46:00Z"/>
          <w:rFonts w:asciiTheme="majorHAnsi" w:hAnsiTheme="majorHAnsi" w:cstheme="majorHAnsi"/>
          <w:color w:val="313131"/>
          <w:lang w:val="en-GB"/>
        </w:rPr>
      </w:pPr>
      <w:ins w:id="315" w:author="Pham Thanh" w:date="2018-07-18T09:44:00Z">
        <w:r>
          <w:rPr>
            <w:rFonts w:asciiTheme="majorHAnsi" w:hAnsiTheme="majorHAnsi" w:cstheme="majorHAnsi"/>
            <w:color w:val="313131"/>
            <w:lang w:val="en-GB"/>
          </w:rPr>
          <w:lastRenderedPageBreak/>
          <w:t xml:space="preserve">Khi source code  bên develop đạt đến </w:t>
        </w:r>
      </w:ins>
      <w:ins w:id="316"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17" w:author="Pham Thanh" w:date="2018-07-18T09:46:00Z">
        <w:r>
          <w:rPr>
            <w:rFonts w:asciiTheme="majorHAnsi" w:hAnsiTheme="majorHAnsi" w:cstheme="majorHAnsi"/>
            <w:color w:val="313131"/>
            <w:lang w:val="en-GB"/>
          </w:rPr>
          <w:t xml:space="preserve">và được đánh dấu với release number </w:t>
        </w:r>
      </w:ins>
    </w:p>
    <w:p w:rsidR="00AD2E18" w:rsidRDefault="00AD2E18" w:rsidP="00AD2E18">
      <w:pPr>
        <w:pStyle w:val="Heading3"/>
        <w:rPr>
          <w:ins w:id="318" w:author="Pham Thanh" w:date="2018-07-18T09:47:00Z"/>
          <w:b/>
          <w:lang w:val="en-GB"/>
        </w:rPr>
      </w:pPr>
      <w:ins w:id="319" w:author="Pham Thanh" w:date="2018-07-18T09:47:00Z">
        <w:r>
          <w:rPr>
            <w:b/>
            <w:lang w:val="en-GB"/>
          </w:rPr>
          <w:t>4.3</w:t>
        </w:r>
        <w:r w:rsidRPr="00344B87">
          <w:rPr>
            <w:b/>
            <w:lang w:val="en-GB"/>
          </w:rPr>
          <w:t xml:space="preserve"> </w:t>
        </w:r>
        <w:r>
          <w:rPr>
            <w:b/>
            <w:lang w:val="en-GB"/>
          </w:rPr>
          <w:t>Những branch phụ</w:t>
        </w:r>
      </w:ins>
    </w:p>
    <w:p w:rsidR="00AD2E18" w:rsidRDefault="00C81E22" w:rsidP="00AD2E18">
      <w:pPr>
        <w:pStyle w:val="NormalWeb"/>
        <w:shd w:val="clear" w:color="auto" w:fill="FFFFFF"/>
        <w:spacing w:before="0" w:beforeAutospacing="0" w:after="300" w:afterAutospacing="0"/>
        <w:rPr>
          <w:ins w:id="320" w:author="Pham Thanh" w:date="2018-07-18T09:56:00Z"/>
          <w:rFonts w:asciiTheme="majorHAnsi" w:hAnsiTheme="majorHAnsi" w:cstheme="majorHAnsi"/>
          <w:color w:val="313131"/>
          <w:lang w:val="en-GB"/>
        </w:rPr>
      </w:pPr>
      <w:ins w:id="321"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22"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23"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24"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rsidR="00C81E22" w:rsidRDefault="00C81E22" w:rsidP="00AD2E18">
      <w:pPr>
        <w:pStyle w:val="NormalWeb"/>
        <w:shd w:val="clear" w:color="auto" w:fill="FFFFFF"/>
        <w:spacing w:before="0" w:beforeAutospacing="0" w:after="300" w:afterAutospacing="0"/>
        <w:rPr>
          <w:ins w:id="325" w:author="Pham Thanh" w:date="2018-07-18T09:57:00Z"/>
          <w:rFonts w:asciiTheme="majorHAnsi" w:hAnsiTheme="majorHAnsi" w:cstheme="majorHAnsi"/>
          <w:color w:val="313131"/>
          <w:lang w:val="en-GB"/>
        </w:rPr>
      </w:pPr>
      <w:ins w:id="326" w:author="Pham Thanh" w:date="2018-07-18T09:56:00Z">
        <w:r>
          <w:rPr>
            <w:rFonts w:asciiTheme="majorHAnsi" w:hAnsiTheme="majorHAnsi" w:cstheme="majorHAnsi"/>
            <w:color w:val="313131"/>
            <w:lang w:val="en-GB"/>
          </w:rPr>
          <w:t xml:space="preserve">Những branches phụ này sẽ gồm: feature branches </w:t>
        </w:r>
      </w:ins>
      <w:ins w:id="327" w:author="Pham Thanh" w:date="2018-07-18T09:57:00Z">
        <w:r>
          <w:rPr>
            <w:rFonts w:asciiTheme="majorHAnsi" w:hAnsiTheme="majorHAnsi" w:cstheme="majorHAnsi"/>
            <w:color w:val="313131"/>
            <w:lang w:val="en-GB"/>
          </w:rPr>
          <w:t>, release branches , hotfix branches.</w:t>
        </w:r>
      </w:ins>
    </w:p>
    <w:p w:rsidR="00C81E22" w:rsidRDefault="00C81E22" w:rsidP="00AD2E18">
      <w:pPr>
        <w:pStyle w:val="NormalWeb"/>
        <w:shd w:val="clear" w:color="auto" w:fill="FFFFFF"/>
        <w:spacing w:before="0" w:beforeAutospacing="0" w:after="300" w:afterAutospacing="0"/>
        <w:rPr>
          <w:ins w:id="328" w:author="Pham Thanh" w:date="2018-07-18T09:58:00Z"/>
          <w:rFonts w:asciiTheme="majorHAnsi" w:hAnsiTheme="majorHAnsi" w:cstheme="majorHAnsi"/>
          <w:color w:val="313131"/>
          <w:lang w:val="en-GB"/>
        </w:rPr>
      </w:pPr>
      <w:ins w:id="329" w:author="Pham Thanh" w:date="2018-07-18T09:57:00Z">
        <w:r>
          <w:rPr>
            <w:rFonts w:asciiTheme="majorHAnsi" w:hAnsiTheme="majorHAnsi" w:cstheme="majorHAnsi"/>
            <w:color w:val="313131"/>
            <w:lang w:val="en-GB"/>
          </w:rPr>
          <w:t xml:space="preserve">Về mặt kĩ thuật thì không có branches nào là </w:t>
        </w:r>
      </w:ins>
      <w:ins w:id="330" w:author="Pham Thanh" w:date="2018-07-18T09:58:00Z">
        <w:r>
          <w:rPr>
            <w:rFonts w:asciiTheme="majorHAnsi" w:hAnsiTheme="majorHAnsi" w:cstheme="majorHAnsi"/>
            <w:color w:val="313131"/>
            <w:lang w:val="en-GB"/>
          </w:rPr>
          <w:t>đặc biệt</w:t>
        </w:r>
      </w:ins>
      <w:ins w:id="331" w:author="Pham Thanh" w:date="2018-07-18T09:57:00Z">
        <w:r>
          <w:rPr>
            <w:rFonts w:asciiTheme="majorHAnsi" w:hAnsiTheme="majorHAnsi" w:cstheme="majorHAnsi"/>
            <w:color w:val="313131"/>
            <w:lang w:val="en-GB"/>
          </w:rPr>
          <w:t xml:space="preserve"> hơn branches nào, </w:t>
        </w:r>
      </w:ins>
      <w:ins w:id="332"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rsidR="00C81E22" w:rsidRDefault="00AD7359" w:rsidP="00AD2E18">
      <w:pPr>
        <w:pStyle w:val="NormalWeb"/>
        <w:shd w:val="clear" w:color="auto" w:fill="FFFFFF"/>
        <w:spacing w:before="0" w:beforeAutospacing="0" w:after="300" w:afterAutospacing="0"/>
        <w:rPr>
          <w:ins w:id="333" w:author="Pham Thanh" w:date="2018-07-18T10:02:00Z"/>
          <w:rFonts w:asciiTheme="majorHAnsi" w:hAnsiTheme="majorHAnsi" w:cstheme="majorHAnsi"/>
          <w:b/>
          <w:color w:val="313131"/>
          <w:lang w:val="en-GB"/>
        </w:rPr>
      </w:pPr>
      <w:ins w:id="334" w:author="Pham Thanh" w:date="2018-07-18T10:55:00Z">
        <w:r>
          <w:rPr>
            <w:rFonts w:asciiTheme="majorHAnsi" w:hAnsiTheme="majorHAnsi" w:cstheme="majorHAnsi"/>
            <w:b/>
            <w:color w:val="313131"/>
            <w:lang w:val="en-GB"/>
          </w:rPr>
          <w:t xml:space="preserve">+ </w:t>
        </w:r>
      </w:ins>
      <w:ins w:id="335" w:author="Pham Thanh" w:date="2018-07-18T09:59:00Z">
        <w:r w:rsidR="00C81E22" w:rsidRPr="00C81E22">
          <w:rPr>
            <w:rFonts w:asciiTheme="majorHAnsi" w:hAnsiTheme="majorHAnsi" w:cstheme="majorHAnsi"/>
            <w:b/>
            <w:color w:val="313131"/>
            <w:lang w:val="en-GB"/>
            <w:rPrChange w:id="336" w:author="Pham Thanh" w:date="2018-07-18T09:59:00Z">
              <w:rPr>
                <w:rFonts w:asciiTheme="majorHAnsi" w:hAnsiTheme="majorHAnsi" w:cstheme="majorHAnsi"/>
                <w:color w:val="313131"/>
                <w:lang w:val="en-GB"/>
              </w:rPr>
            </w:rPrChange>
          </w:rPr>
          <w:t>Feature branches</w:t>
        </w:r>
      </w:ins>
    </w:p>
    <w:p w:rsidR="00C81E22" w:rsidRDefault="00D448BD" w:rsidP="00AD2E18">
      <w:pPr>
        <w:pStyle w:val="NormalWeb"/>
        <w:shd w:val="clear" w:color="auto" w:fill="FFFFFF"/>
        <w:spacing w:before="0" w:beforeAutospacing="0" w:after="300" w:afterAutospacing="0"/>
        <w:rPr>
          <w:ins w:id="337" w:author="Pham Thanh" w:date="2018-07-18T10:02:00Z"/>
          <w:rFonts w:asciiTheme="majorHAnsi" w:hAnsiTheme="majorHAnsi" w:cstheme="majorHAnsi"/>
          <w:color w:val="313131"/>
          <w:lang w:val="en-GB"/>
        </w:rPr>
      </w:pPr>
      <w:ins w:id="338" w:author="Pham Thanh" w:date="2018-07-18T10:17:00Z">
        <w:r>
          <w:rPr>
            <w:rFonts w:asciiTheme="majorHAnsi" w:hAnsiTheme="majorHAnsi" w:cstheme="majorHAnsi"/>
            <w:color w:val="313131"/>
            <w:lang w:val="en-GB"/>
          </w:rPr>
          <w:t>T</w:t>
        </w:r>
      </w:ins>
      <w:ins w:id="339" w:author="Pham Thanh" w:date="2018-07-18T10:02:00Z">
        <w:r w:rsidR="00C81E22">
          <w:rPr>
            <w:rFonts w:asciiTheme="majorHAnsi" w:hAnsiTheme="majorHAnsi" w:cstheme="majorHAnsi"/>
            <w:color w:val="313131"/>
            <w:lang w:val="en-GB"/>
          </w:rPr>
          <w:t>ách ra từ : develop</w:t>
        </w:r>
      </w:ins>
      <w:ins w:id="340" w:author="Pham Thanh" w:date="2018-07-18T10:03:00Z">
        <w:r w:rsidR="00C81E22">
          <w:rPr>
            <w:rFonts w:asciiTheme="majorHAnsi" w:hAnsiTheme="majorHAnsi" w:cstheme="majorHAnsi"/>
            <w:color w:val="313131"/>
            <w:lang w:val="en-GB"/>
          </w:rPr>
          <w:t xml:space="preserve"> branch</w:t>
        </w:r>
      </w:ins>
    </w:p>
    <w:p w:rsidR="00C81E22" w:rsidRDefault="00D448BD" w:rsidP="00AD2E18">
      <w:pPr>
        <w:pStyle w:val="NormalWeb"/>
        <w:shd w:val="clear" w:color="auto" w:fill="FFFFFF"/>
        <w:spacing w:before="0" w:beforeAutospacing="0" w:after="300" w:afterAutospacing="0"/>
        <w:rPr>
          <w:ins w:id="341" w:author="Pham Thanh" w:date="2018-07-18T10:17:00Z"/>
          <w:rFonts w:asciiTheme="majorHAnsi" w:hAnsiTheme="majorHAnsi" w:cstheme="majorHAnsi"/>
          <w:color w:val="313131"/>
          <w:lang w:val="en-GB"/>
        </w:rPr>
      </w:pPr>
      <w:ins w:id="342" w:author="Pham Thanh" w:date="2018-07-18T10:17:00Z">
        <w:r>
          <w:rPr>
            <w:rFonts w:asciiTheme="majorHAnsi" w:hAnsiTheme="majorHAnsi" w:cstheme="majorHAnsi"/>
            <w:color w:val="313131"/>
            <w:lang w:val="en-GB"/>
          </w:rPr>
          <w:t>M</w:t>
        </w:r>
      </w:ins>
      <w:ins w:id="343" w:author="Pham Thanh" w:date="2018-07-18T10:02:00Z">
        <w:r w:rsidR="00C81E22">
          <w:rPr>
            <w:rFonts w:asciiTheme="majorHAnsi" w:hAnsiTheme="majorHAnsi" w:cstheme="majorHAnsi"/>
            <w:color w:val="313131"/>
            <w:lang w:val="en-GB"/>
          </w:rPr>
          <w:t>erge vào: develop</w:t>
        </w:r>
      </w:ins>
      <w:ins w:id="344" w:author="Pham Thanh" w:date="2018-07-18T10:03:00Z">
        <w:r w:rsidR="00C81E22">
          <w:rPr>
            <w:rFonts w:asciiTheme="majorHAnsi" w:hAnsiTheme="majorHAnsi" w:cstheme="majorHAnsi"/>
            <w:color w:val="313131"/>
            <w:lang w:val="en-GB"/>
          </w:rPr>
          <w:t xml:space="preserve"> branch</w:t>
        </w:r>
      </w:ins>
    </w:p>
    <w:p w:rsidR="00D448BD" w:rsidRPr="00C81E22" w:rsidRDefault="00D448BD" w:rsidP="00AD2E18">
      <w:pPr>
        <w:pStyle w:val="NormalWeb"/>
        <w:shd w:val="clear" w:color="auto" w:fill="FFFFFF"/>
        <w:spacing w:before="0" w:beforeAutospacing="0" w:after="300" w:afterAutospacing="0"/>
        <w:rPr>
          <w:ins w:id="345" w:author="Pham Thanh" w:date="2018-07-18T09:59:00Z"/>
          <w:rFonts w:asciiTheme="majorHAnsi" w:hAnsiTheme="majorHAnsi" w:cstheme="majorHAnsi"/>
          <w:color w:val="313131"/>
          <w:lang w:val="en-GB"/>
          <w:rPrChange w:id="346" w:author="Pham Thanh" w:date="2018-07-18T10:02:00Z">
            <w:rPr>
              <w:ins w:id="347" w:author="Pham Thanh" w:date="2018-07-18T09:59:00Z"/>
              <w:rFonts w:asciiTheme="majorHAnsi" w:hAnsiTheme="majorHAnsi" w:cstheme="majorHAnsi"/>
              <w:b/>
              <w:color w:val="313131"/>
              <w:lang w:val="en-GB"/>
            </w:rPr>
          </w:rPrChange>
        </w:rPr>
      </w:pPr>
      <w:ins w:id="348" w:author="Pham Thanh" w:date="2018-07-18T10:17:00Z">
        <w:r>
          <w:rPr>
            <w:rFonts w:asciiTheme="majorHAnsi" w:hAnsiTheme="majorHAnsi" w:cstheme="majorHAnsi"/>
            <w:color w:val="313131"/>
            <w:lang w:val="en-GB"/>
          </w:rPr>
          <w:t>Name: feature-*</w:t>
        </w:r>
      </w:ins>
      <w:ins w:id="349" w:author="Pham Thanh" w:date="2018-07-18T10:18:00Z">
        <w:r>
          <w:rPr>
            <w:rFonts w:asciiTheme="majorHAnsi" w:hAnsiTheme="majorHAnsi" w:cstheme="majorHAnsi"/>
            <w:color w:val="313131"/>
            <w:lang w:val="en-GB"/>
          </w:rPr>
          <w:t xml:space="preserve"> (Ví dụ: feature-login)</w:t>
        </w:r>
      </w:ins>
    </w:p>
    <w:p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50" w:author="Pham Thanh" w:date="2018-07-18T09:59:00Z">
            <w:rPr>
              <w:rFonts w:asciiTheme="majorHAnsi" w:hAnsiTheme="majorHAnsi" w:cstheme="majorHAnsi"/>
              <w:color w:val="313131"/>
              <w:lang w:val="en-GB"/>
            </w:rPr>
          </w:rPrChange>
        </w:rPr>
        <w:pPrChange w:id="351" w:author="Pham Thanh" w:date="2018-07-18T10:02:00Z">
          <w:pPr>
            <w:pStyle w:val="NormalWeb"/>
            <w:shd w:val="clear" w:color="auto" w:fill="FFFFFF"/>
            <w:spacing w:before="0" w:beforeAutospacing="0" w:after="300" w:afterAutospacing="0"/>
          </w:pPr>
        </w:pPrChange>
      </w:pPr>
      <w:ins w:id="352" w:author="Pham Thanh" w:date="2018-07-18T10:02:00Z">
        <w:r>
          <w:rPr>
            <w:noProof/>
          </w:rPr>
          <w:lastRenderedPageBreak/>
          <w:drawing>
            <wp:inline distT="0" distB="0" distL="0" distR="0">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rsidR="00EB0FB7" w:rsidRDefault="00507A7E" w:rsidP="00EB0FB7">
      <w:pPr>
        <w:rPr>
          <w:ins w:id="353" w:author="Pham Thanh" w:date="2018-07-18T10:07:00Z"/>
          <w:rFonts w:asciiTheme="majorHAnsi" w:eastAsia="Times New Roman" w:hAnsiTheme="majorHAnsi" w:cstheme="majorHAnsi"/>
          <w:color w:val="313131"/>
          <w:sz w:val="24"/>
          <w:szCs w:val="24"/>
          <w:lang w:val="en-GB"/>
        </w:rPr>
      </w:pPr>
      <w:ins w:id="354" w:author="Pham Thanh" w:date="2018-07-18T10:04:00Z">
        <w:r w:rsidRPr="00507A7E">
          <w:rPr>
            <w:rFonts w:asciiTheme="majorHAnsi" w:eastAsia="Times New Roman" w:hAnsiTheme="majorHAnsi" w:cstheme="majorHAnsi"/>
            <w:color w:val="313131"/>
            <w:sz w:val="24"/>
            <w:szCs w:val="24"/>
            <w:lang w:val="en-GB"/>
            <w:rPrChange w:id="355" w:author="Pham Thanh" w:date="2018-07-18T10:04:00Z">
              <w:rPr/>
            </w:rPrChange>
          </w:rPr>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56"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57"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58" w:author="Pham Thanh" w:date="2018-07-18T10:05:00Z">
        <w:r>
          <w:rPr>
            <w:rFonts w:asciiTheme="majorHAnsi" w:eastAsia="Times New Roman" w:hAnsiTheme="majorHAnsi" w:cstheme="majorHAnsi"/>
            <w:color w:val="313131"/>
            <w:sz w:val="24"/>
            <w:szCs w:val="24"/>
            <w:lang w:val="en-GB"/>
          </w:rPr>
          <w:t>)</w:t>
        </w:r>
      </w:ins>
      <w:ins w:id="359"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60"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rsidR="00507A7E" w:rsidRDefault="00AD7359" w:rsidP="00EB0FB7">
      <w:pPr>
        <w:rPr>
          <w:ins w:id="361" w:author="Pham Thanh" w:date="2018-07-18T10:13:00Z"/>
          <w:rFonts w:asciiTheme="majorHAnsi" w:eastAsia="Times New Roman" w:hAnsiTheme="majorHAnsi" w:cstheme="majorHAnsi"/>
          <w:b/>
          <w:color w:val="313131"/>
          <w:sz w:val="24"/>
          <w:szCs w:val="24"/>
          <w:lang w:val="en-GB"/>
        </w:rPr>
      </w:pPr>
      <w:ins w:id="362" w:author="Pham Thanh" w:date="2018-07-18T10:55:00Z">
        <w:r>
          <w:rPr>
            <w:rFonts w:asciiTheme="majorHAnsi" w:eastAsia="Times New Roman" w:hAnsiTheme="majorHAnsi" w:cstheme="majorHAnsi"/>
            <w:b/>
            <w:color w:val="313131"/>
            <w:sz w:val="24"/>
            <w:szCs w:val="24"/>
            <w:lang w:val="en-GB"/>
          </w:rPr>
          <w:t xml:space="preserve">+ </w:t>
        </w:r>
      </w:ins>
      <w:ins w:id="363" w:author="Pham Thanh" w:date="2018-07-18T10:12:00Z">
        <w:r w:rsidR="00507A7E" w:rsidRPr="00507A7E">
          <w:rPr>
            <w:rFonts w:asciiTheme="majorHAnsi" w:eastAsia="Times New Roman" w:hAnsiTheme="majorHAnsi" w:cstheme="majorHAnsi"/>
            <w:b/>
            <w:color w:val="313131"/>
            <w:sz w:val="24"/>
            <w:szCs w:val="24"/>
            <w:lang w:val="en-GB"/>
            <w:rPrChange w:id="364" w:author="Pham Thanh" w:date="2018-07-18T10:13:00Z">
              <w:rPr>
                <w:rFonts w:asciiTheme="majorHAnsi" w:eastAsia="Times New Roman" w:hAnsiTheme="majorHAnsi" w:cstheme="majorHAnsi"/>
                <w:color w:val="313131"/>
                <w:sz w:val="24"/>
                <w:szCs w:val="24"/>
                <w:lang w:val="en-GB"/>
              </w:rPr>
            </w:rPrChange>
          </w:rPr>
          <w:t xml:space="preserve">Release branches </w:t>
        </w:r>
      </w:ins>
      <w:ins w:id="365" w:author="Tung Tran Thanh" w:date="2018-07-18T23:25:00Z">
        <w:r w:rsidR="002B08A5">
          <w:rPr>
            <w:rFonts w:asciiTheme="majorHAnsi" w:eastAsia="Times New Roman" w:hAnsiTheme="majorHAnsi" w:cstheme="majorHAnsi"/>
            <w:b/>
            <w:color w:val="313131"/>
            <w:sz w:val="24"/>
            <w:szCs w:val="24"/>
            <w:lang w:val="en-GB"/>
          </w:rPr>
          <w:t>(Thêm hình minh họa vào. Giải thích lan man khó hiểu quá)</w:t>
        </w:r>
      </w:ins>
    </w:p>
    <w:p w:rsidR="00507A7E" w:rsidRDefault="00D448BD" w:rsidP="00EB0FB7">
      <w:pPr>
        <w:rPr>
          <w:ins w:id="366" w:author="Pham Thanh" w:date="2018-07-18T10:15:00Z"/>
          <w:rFonts w:asciiTheme="majorHAnsi" w:eastAsia="Times New Roman" w:hAnsiTheme="majorHAnsi" w:cstheme="majorHAnsi"/>
          <w:color w:val="313131"/>
          <w:sz w:val="24"/>
          <w:szCs w:val="24"/>
          <w:lang w:val="en-GB"/>
        </w:rPr>
      </w:pPr>
      <w:ins w:id="367" w:author="Pham Thanh" w:date="2018-07-18T10:14:00Z">
        <w:r>
          <w:rPr>
            <w:rFonts w:asciiTheme="majorHAnsi" w:eastAsia="Times New Roman" w:hAnsiTheme="majorHAnsi" w:cstheme="majorHAnsi"/>
            <w:color w:val="313131"/>
            <w:sz w:val="24"/>
            <w:szCs w:val="24"/>
            <w:lang w:val="en-GB"/>
          </w:rPr>
          <w:t xml:space="preserve">Tách ra từ: </w:t>
        </w:r>
      </w:ins>
      <w:ins w:id="368" w:author="Pham Thanh" w:date="2018-07-18T10:15:00Z">
        <w:r>
          <w:rPr>
            <w:rFonts w:asciiTheme="majorHAnsi" w:eastAsia="Times New Roman" w:hAnsiTheme="majorHAnsi" w:cstheme="majorHAnsi"/>
            <w:color w:val="313131"/>
            <w:sz w:val="24"/>
            <w:szCs w:val="24"/>
            <w:lang w:val="en-GB"/>
          </w:rPr>
          <w:t>Develop</w:t>
        </w:r>
      </w:ins>
      <w:ins w:id="369" w:author="Pham Thanh" w:date="2018-07-18T10:14:00Z">
        <w:r>
          <w:rPr>
            <w:rFonts w:asciiTheme="majorHAnsi" w:eastAsia="Times New Roman" w:hAnsiTheme="majorHAnsi" w:cstheme="majorHAnsi"/>
            <w:color w:val="313131"/>
            <w:sz w:val="24"/>
            <w:szCs w:val="24"/>
            <w:lang w:val="en-GB"/>
          </w:rPr>
          <w:t xml:space="preserve"> </w:t>
        </w:r>
      </w:ins>
      <w:ins w:id="370" w:author="Pham Thanh" w:date="2018-07-18T10:15:00Z">
        <w:r>
          <w:rPr>
            <w:rFonts w:asciiTheme="majorHAnsi" w:eastAsia="Times New Roman" w:hAnsiTheme="majorHAnsi" w:cstheme="majorHAnsi"/>
            <w:color w:val="313131"/>
            <w:sz w:val="24"/>
            <w:szCs w:val="24"/>
            <w:lang w:val="en-GB"/>
          </w:rPr>
          <w:t>branches</w:t>
        </w:r>
      </w:ins>
    </w:p>
    <w:p w:rsidR="00D448BD" w:rsidRDefault="00D448BD" w:rsidP="00D448BD">
      <w:pPr>
        <w:rPr>
          <w:ins w:id="371" w:author="Pham Thanh" w:date="2018-07-18T10:15:00Z"/>
          <w:rFonts w:asciiTheme="majorHAnsi" w:eastAsia="Times New Roman" w:hAnsiTheme="majorHAnsi" w:cstheme="majorHAnsi"/>
          <w:color w:val="313131"/>
          <w:sz w:val="24"/>
          <w:szCs w:val="24"/>
          <w:lang w:val="en-GB"/>
        </w:rPr>
      </w:pPr>
      <w:ins w:id="372" w:author="Pham Thanh" w:date="2018-07-18T10:15:00Z">
        <w:r>
          <w:rPr>
            <w:rFonts w:asciiTheme="majorHAnsi" w:eastAsia="Times New Roman" w:hAnsiTheme="majorHAnsi" w:cstheme="majorHAnsi"/>
            <w:color w:val="313131"/>
            <w:sz w:val="24"/>
            <w:szCs w:val="24"/>
            <w:lang w:val="en-GB"/>
          </w:rPr>
          <w:t>Merge vào: Develop branches và Master branches</w:t>
        </w:r>
      </w:ins>
    </w:p>
    <w:p w:rsidR="00D448BD" w:rsidRDefault="00D448BD" w:rsidP="00D448BD">
      <w:pPr>
        <w:rPr>
          <w:ins w:id="373" w:author="Pham Thanh" w:date="2018-07-18T10:19:00Z"/>
          <w:rFonts w:asciiTheme="majorHAnsi" w:eastAsia="Times New Roman" w:hAnsiTheme="majorHAnsi" w:cstheme="majorHAnsi"/>
          <w:color w:val="313131"/>
          <w:sz w:val="24"/>
          <w:szCs w:val="24"/>
          <w:lang w:val="en-GB"/>
        </w:rPr>
      </w:pPr>
      <w:ins w:id="374" w:author="Pham Thanh" w:date="2018-07-18T10:15:00Z">
        <w:r>
          <w:rPr>
            <w:rFonts w:asciiTheme="majorHAnsi" w:eastAsia="Times New Roman" w:hAnsiTheme="majorHAnsi" w:cstheme="majorHAnsi"/>
            <w:color w:val="313131"/>
            <w:sz w:val="24"/>
            <w:szCs w:val="24"/>
            <w:lang w:val="en-GB"/>
          </w:rPr>
          <w:t>Name: release</w:t>
        </w:r>
      </w:ins>
      <w:ins w:id="375" w:author="Pham Thanh" w:date="2018-07-18T10:16:00Z">
        <w:r>
          <w:rPr>
            <w:rFonts w:asciiTheme="majorHAnsi" w:eastAsia="Times New Roman" w:hAnsiTheme="majorHAnsi" w:cstheme="majorHAnsi"/>
            <w:color w:val="313131"/>
            <w:sz w:val="24"/>
            <w:szCs w:val="24"/>
            <w:lang w:val="en-GB"/>
          </w:rPr>
          <w:t>-*</w:t>
        </w:r>
      </w:ins>
      <w:ins w:id="376" w:author="Pham Thanh" w:date="2018-07-18T10:39:00Z">
        <w:r w:rsidR="007C0367">
          <w:rPr>
            <w:rFonts w:asciiTheme="majorHAnsi" w:eastAsia="Times New Roman" w:hAnsiTheme="majorHAnsi" w:cstheme="majorHAnsi"/>
            <w:color w:val="313131"/>
            <w:sz w:val="24"/>
            <w:szCs w:val="24"/>
            <w:lang w:val="en-GB"/>
          </w:rPr>
          <w:t xml:space="preserve"> </w:t>
        </w:r>
      </w:ins>
      <w:ins w:id="377" w:author="Pham Thanh" w:date="2018-07-18T10:18:00Z">
        <w:r>
          <w:rPr>
            <w:rFonts w:asciiTheme="majorHAnsi" w:eastAsia="Times New Roman" w:hAnsiTheme="majorHAnsi" w:cstheme="majorHAnsi"/>
            <w:color w:val="313131"/>
            <w:sz w:val="24"/>
            <w:szCs w:val="24"/>
            <w:lang w:val="en-GB"/>
          </w:rPr>
          <w:t>(ví dụ release-1.1)</w:t>
        </w:r>
      </w:ins>
    </w:p>
    <w:p w:rsidR="00D448BD" w:rsidRDefault="00D448BD" w:rsidP="00D448BD">
      <w:pPr>
        <w:rPr>
          <w:ins w:id="378" w:author="Pham Thanh" w:date="2018-07-18T10:22:00Z"/>
          <w:rFonts w:asciiTheme="majorHAnsi" w:eastAsia="Times New Roman" w:hAnsiTheme="majorHAnsi" w:cstheme="majorHAnsi"/>
          <w:color w:val="313131"/>
          <w:sz w:val="24"/>
          <w:szCs w:val="24"/>
          <w:lang w:val="en-GB"/>
        </w:rPr>
      </w:pPr>
      <w:ins w:id="379"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380" w:author="Pham Thanh" w:date="2018-07-18T10:21:00Z">
        <w:r>
          <w:rPr>
            <w:rFonts w:asciiTheme="majorHAnsi" w:eastAsia="Times New Roman" w:hAnsiTheme="majorHAnsi" w:cstheme="majorHAnsi"/>
            <w:color w:val="313131"/>
            <w:sz w:val="24"/>
            <w:szCs w:val="24"/>
            <w:lang w:val="en-GB"/>
          </w:rPr>
          <w:t xml:space="preserve">cho </w:t>
        </w:r>
      </w:ins>
      <w:ins w:id="381" w:author="Pham Thanh" w:date="2018-07-18T10:20:00Z">
        <w:r>
          <w:rPr>
            <w:rFonts w:asciiTheme="majorHAnsi" w:eastAsia="Times New Roman" w:hAnsiTheme="majorHAnsi" w:cstheme="majorHAnsi"/>
            <w:color w:val="313131"/>
            <w:sz w:val="24"/>
            <w:szCs w:val="24"/>
            <w:lang w:val="en-GB"/>
          </w:rPr>
          <w:t>meta-data</w:t>
        </w:r>
      </w:ins>
      <w:ins w:id="382"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383"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rsidR="00D448BD" w:rsidRDefault="00D448BD" w:rsidP="00D448BD">
      <w:pPr>
        <w:rPr>
          <w:ins w:id="384" w:author="Pham Thanh" w:date="2018-07-18T10:25:00Z"/>
          <w:rFonts w:asciiTheme="majorHAnsi" w:eastAsia="Times New Roman" w:hAnsiTheme="majorHAnsi" w:cstheme="majorHAnsi"/>
          <w:color w:val="313131"/>
          <w:sz w:val="24"/>
          <w:szCs w:val="24"/>
          <w:lang w:val="en-GB"/>
        </w:rPr>
      </w:pPr>
      <w:ins w:id="385"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386" w:author="Pham Thanh" w:date="2018-07-18T10:23:00Z">
        <w:r>
          <w:rPr>
            <w:rFonts w:asciiTheme="majorHAnsi" w:eastAsia="Times New Roman" w:hAnsiTheme="majorHAnsi" w:cstheme="majorHAnsi"/>
            <w:color w:val="313131"/>
            <w:sz w:val="24"/>
            <w:szCs w:val="24"/>
            <w:lang w:val="en-GB"/>
          </w:rPr>
          <w:t xml:space="preserve">nhánh </w:t>
        </w:r>
      </w:ins>
      <w:ins w:id="387" w:author="Pham Thanh" w:date="2018-07-18T10:22:00Z">
        <w:r>
          <w:rPr>
            <w:rFonts w:asciiTheme="majorHAnsi" w:eastAsia="Times New Roman" w:hAnsiTheme="majorHAnsi" w:cstheme="majorHAnsi"/>
            <w:color w:val="313131"/>
            <w:sz w:val="24"/>
            <w:szCs w:val="24"/>
            <w:lang w:val="en-GB"/>
          </w:rPr>
          <w:t xml:space="preserve">develop phản ánh </w:t>
        </w:r>
      </w:ins>
      <w:ins w:id="388"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389" w:author="Pham Thanh" w:date="2018-07-18T10:24:00Z">
        <w:r>
          <w:rPr>
            <w:rFonts w:asciiTheme="majorHAnsi" w:eastAsia="Times New Roman" w:hAnsiTheme="majorHAnsi" w:cstheme="majorHAnsi"/>
            <w:color w:val="313131"/>
            <w:sz w:val="24"/>
            <w:szCs w:val="24"/>
            <w:lang w:val="en-GB"/>
          </w:rPr>
          <w:t xml:space="preserve">đó các features dành cho đợt release phải được </w:t>
        </w:r>
        <w:r>
          <w:rPr>
            <w:rFonts w:asciiTheme="majorHAnsi" w:eastAsia="Times New Roman" w:hAnsiTheme="majorHAnsi" w:cstheme="majorHAnsi"/>
            <w:color w:val="313131"/>
            <w:sz w:val="24"/>
            <w:szCs w:val="24"/>
            <w:lang w:val="en-GB"/>
          </w:rPr>
          <w:lastRenderedPageBreak/>
          <w:t>merge vào nhánh develop rồi. Những feature được nhắm đến các lần release sau thì chưa được merge vào</w:t>
        </w:r>
      </w:ins>
      <w:ins w:id="390" w:author="Pham Thanh" w:date="2018-07-18T10:25:00Z">
        <w:r w:rsidR="00332894">
          <w:rPr>
            <w:rFonts w:asciiTheme="majorHAnsi" w:eastAsia="Times New Roman" w:hAnsiTheme="majorHAnsi" w:cstheme="majorHAnsi"/>
            <w:color w:val="313131"/>
            <w:sz w:val="24"/>
            <w:szCs w:val="24"/>
            <w:lang w:val="en-GB"/>
          </w:rPr>
          <w:t>.</w:t>
        </w:r>
      </w:ins>
    </w:p>
    <w:p w:rsidR="00332894" w:rsidRDefault="00332894" w:rsidP="00D448BD">
      <w:pPr>
        <w:rPr>
          <w:ins w:id="391" w:author="Pham Thanh" w:date="2018-07-18T10:28:00Z"/>
          <w:rFonts w:asciiTheme="majorHAnsi" w:eastAsia="Times New Roman" w:hAnsiTheme="majorHAnsi" w:cstheme="majorHAnsi"/>
          <w:color w:val="313131"/>
          <w:sz w:val="24"/>
          <w:szCs w:val="24"/>
          <w:lang w:val="en-GB"/>
        </w:rPr>
      </w:pPr>
      <w:ins w:id="392"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393"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rsidR="00332894" w:rsidRDefault="00332894" w:rsidP="00D448BD">
      <w:pPr>
        <w:rPr>
          <w:ins w:id="394" w:author="Pham Thanh" w:date="2018-07-18T10:30:00Z"/>
          <w:rFonts w:asciiTheme="majorHAnsi" w:eastAsia="Times New Roman" w:hAnsiTheme="majorHAnsi" w:cstheme="majorHAnsi"/>
          <w:color w:val="313131"/>
          <w:sz w:val="24"/>
          <w:szCs w:val="24"/>
          <w:lang w:val="en-GB"/>
        </w:rPr>
      </w:pPr>
      <w:ins w:id="395"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396"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397"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rsidR="00332894" w:rsidRDefault="00332894" w:rsidP="00D448BD">
      <w:pPr>
        <w:rPr>
          <w:ins w:id="398" w:author="Pham Thanh" w:date="2018-07-18T10:16:00Z"/>
          <w:rFonts w:asciiTheme="majorHAnsi" w:eastAsia="Times New Roman" w:hAnsiTheme="majorHAnsi" w:cstheme="majorHAnsi"/>
          <w:color w:val="313131"/>
          <w:sz w:val="24"/>
          <w:szCs w:val="24"/>
          <w:lang w:val="en-GB"/>
        </w:rPr>
      </w:pPr>
      <w:ins w:id="399"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00"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01" w:author="Pham Thanh" w:date="2018-07-18T10:34:00Z">
        <w:r>
          <w:rPr>
            <w:rFonts w:asciiTheme="majorHAnsi" w:eastAsia="Times New Roman" w:hAnsiTheme="majorHAnsi" w:cstheme="majorHAnsi"/>
            <w:color w:val="313131"/>
            <w:sz w:val="24"/>
            <w:szCs w:val="24"/>
            <w:lang w:val="en-GB"/>
          </w:rPr>
          <w:t>lần này.</w:t>
        </w:r>
      </w:ins>
    </w:p>
    <w:p w:rsidR="00D448BD" w:rsidRPr="004E416A" w:rsidRDefault="00AD7359" w:rsidP="007C0367">
      <w:pPr>
        <w:rPr>
          <w:ins w:id="402" w:author="Pham Thanh" w:date="2018-07-18T10:15:00Z"/>
          <w:rFonts w:asciiTheme="majorHAnsi" w:eastAsia="Times New Roman" w:hAnsiTheme="majorHAnsi" w:cstheme="majorHAnsi"/>
          <w:color w:val="313131"/>
          <w:sz w:val="24"/>
          <w:szCs w:val="24"/>
          <w:lang w:val="en-GB"/>
        </w:rPr>
      </w:pPr>
      <w:ins w:id="403" w:author="Pham Thanh" w:date="2018-07-18T10:55:00Z">
        <w:r>
          <w:rPr>
            <w:rFonts w:asciiTheme="majorHAnsi" w:eastAsia="Times New Roman" w:hAnsiTheme="majorHAnsi" w:cstheme="majorHAnsi"/>
            <w:b/>
            <w:color w:val="313131"/>
            <w:sz w:val="24"/>
            <w:szCs w:val="24"/>
            <w:lang w:val="en-GB"/>
          </w:rPr>
          <w:t xml:space="preserve">+ </w:t>
        </w:r>
      </w:ins>
      <w:ins w:id="404"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ins w:id="405" w:author="Tung Tran Thanh" w:date="2018-07-18T23:25:00Z">
        <w:r w:rsidR="002B08A5">
          <w:rPr>
            <w:rFonts w:asciiTheme="majorHAnsi" w:eastAsia="Times New Roman" w:hAnsiTheme="majorHAnsi" w:cstheme="majorHAnsi"/>
            <w:b/>
            <w:color w:val="313131"/>
            <w:sz w:val="24"/>
            <w:szCs w:val="24"/>
            <w:lang w:val="en-GB"/>
          </w:rPr>
          <w:t>(Thêm hình minh họa vào. Giải thích lan man khó hiểu quá)</w:t>
        </w:r>
      </w:ins>
    </w:p>
    <w:p w:rsidR="007C0367" w:rsidRDefault="007C0367" w:rsidP="007C0367">
      <w:pPr>
        <w:rPr>
          <w:ins w:id="406" w:author="Pham Thanh" w:date="2018-07-18T10:38:00Z"/>
          <w:rFonts w:asciiTheme="majorHAnsi" w:eastAsia="Times New Roman" w:hAnsiTheme="majorHAnsi" w:cstheme="majorHAnsi"/>
          <w:color w:val="313131"/>
          <w:sz w:val="24"/>
          <w:szCs w:val="24"/>
          <w:lang w:val="en-GB"/>
        </w:rPr>
      </w:pPr>
      <w:ins w:id="407" w:author="Pham Thanh" w:date="2018-07-18T10:38:00Z">
        <w:r>
          <w:rPr>
            <w:rFonts w:asciiTheme="majorHAnsi" w:eastAsia="Times New Roman" w:hAnsiTheme="majorHAnsi" w:cstheme="majorHAnsi"/>
            <w:color w:val="313131"/>
            <w:sz w:val="24"/>
            <w:szCs w:val="24"/>
            <w:lang w:val="en-GB"/>
          </w:rPr>
          <w:t>Tách ra từ: Master branches</w:t>
        </w:r>
      </w:ins>
    </w:p>
    <w:p w:rsidR="007C0367" w:rsidRDefault="007C0367" w:rsidP="007C0367">
      <w:pPr>
        <w:rPr>
          <w:ins w:id="408" w:author="Pham Thanh" w:date="2018-07-18T10:38:00Z"/>
          <w:rFonts w:asciiTheme="majorHAnsi" w:eastAsia="Times New Roman" w:hAnsiTheme="majorHAnsi" w:cstheme="majorHAnsi"/>
          <w:color w:val="313131"/>
          <w:sz w:val="24"/>
          <w:szCs w:val="24"/>
          <w:lang w:val="en-GB"/>
        </w:rPr>
      </w:pPr>
      <w:ins w:id="409" w:author="Pham Thanh" w:date="2018-07-18T10:38:00Z">
        <w:r>
          <w:rPr>
            <w:rFonts w:asciiTheme="majorHAnsi" w:eastAsia="Times New Roman" w:hAnsiTheme="majorHAnsi" w:cstheme="majorHAnsi"/>
            <w:color w:val="313131"/>
            <w:sz w:val="24"/>
            <w:szCs w:val="24"/>
            <w:lang w:val="en-GB"/>
          </w:rPr>
          <w:t>Merge vào: Develop branches và Master branches</w:t>
        </w:r>
      </w:ins>
    </w:p>
    <w:p w:rsidR="007C0367" w:rsidRDefault="007C0367" w:rsidP="007C0367">
      <w:pPr>
        <w:rPr>
          <w:ins w:id="410" w:author="Pham Thanh" w:date="2018-07-18T10:38:00Z"/>
          <w:rFonts w:asciiTheme="majorHAnsi" w:eastAsia="Times New Roman" w:hAnsiTheme="majorHAnsi" w:cstheme="majorHAnsi"/>
          <w:color w:val="313131"/>
          <w:sz w:val="24"/>
          <w:szCs w:val="24"/>
          <w:lang w:val="en-GB"/>
        </w:rPr>
      </w:pPr>
      <w:ins w:id="411" w:author="Pham Thanh" w:date="2018-07-18T10:38:00Z">
        <w:r>
          <w:rPr>
            <w:rFonts w:asciiTheme="majorHAnsi" w:eastAsia="Times New Roman" w:hAnsiTheme="majorHAnsi" w:cstheme="majorHAnsi"/>
            <w:color w:val="313131"/>
            <w:sz w:val="24"/>
            <w:szCs w:val="24"/>
            <w:lang w:val="en-GB"/>
          </w:rPr>
          <w:t>Name: hotfix-*</w:t>
        </w:r>
      </w:ins>
      <w:ins w:id="412" w:author="Pham Thanh" w:date="2018-07-18T10:39:00Z">
        <w:r>
          <w:rPr>
            <w:rFonts w:asciiTheme="majorHAnsi" w:eastAsia="Times New Roman" w:hAnsiTheme="majorHAnsi" w:cstheme="majorHAnsi"/>
            <w:color w:val="313131"/>
            <w:sz w:val="24"/>
            <w:szCs w:val="24"/>
            <w:lang w:val="en-GB"/>
          </w:rPr>
          <w:t xml:space="preserve"> </w:t>
        </w:r>
      </w:ins>
      <w:ins w:id="413" w:author="Pham Thanh" w:date="2018-07-18T10:38:00Z">
        <w:r>
          <w:rPr>
            <w:rFonts w:asciiTheme="majorHAnsi" w:eastAsia="Times New Roman" w:hAnsiTheme="majorHAnsi" w:cstheme="majorHAnsi"/>
            <w:color w:val="313131"/>
            <w:sz w:val="24"/>
            <w:szCs w:val="24"/>
            <w:lang w:val="en-GB"/>
          </w:rPr>
          <w:t>(ví dụ hotfix-1.1)</w:t>
        </w:r>
      </w:ins>
    </w:p>
    <w:p w:rsidR="007C0367" w:rsidRDefault="007C0367" w:rsidP="007C0367">
      <w:pPr>
        <w:rPr>
          <w:ins w:id="414" w:author="Pham Thanh" w:date="2018-07-18T10:38:00Z"/>
          <w:rFonts w:asciiTheme="majorHAnsi" w:eastAsia="Times New Roman" w:hAnsiTheme="majorHAnsi" w:cstheme="majorHAnsi"/>
          <w:color w:val="313131"/>
          <w:sz w:val="24"/>
          <w:szCs w:val="24"/>
          <w:lang w:val="en-GB"/>
        </w:rPr>
      </w:pPr>
      <w:ins w:id="415" w:author="Pham Thanh" w:date="2018-07-18T10:42:00Z">
        <w:r>
          <w:rPr>
            <w:rFonts w:asciiTheme="majorHAnsi" w:eastAsia="Times New Roman" w:hAnsiTheme="majorHAnsi" w:cstheme="majorHAnsi"/>
            <w:color w:val="313131"/>
            <w:sz w:val="24"/>
            <w:szCs w:val="24"/>
            <w:lang w:val="en-GB"/>
          </w:rPr>
          <w:t xml:space="preserve">Nhánh này được tạo ra từ nhánh master . Ví dụ hiện tại version 1.1 là phiên bản product đang chạy và bỗng xuất hiện </w:t>
        </w:r>
      </w:ins>
      <w:ins w:id="416"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rsidR="00D448BD" w:rsidRPr="00D448BD" w:rsidRDefault="007C0367" w:rsidP="00EB0FB7">
      <w:pPr>
        <w:rPr>
          <w:rFonts w:asciiTheme="majorHAnsi" w:eastAsia="Times New Roman" w:hAnsiTheme="majorHAnsi" w:cstheme="majorHAnsi"/>
          <w:color w:val="313131"/>
          <w:sz w:val="24"/>
          <w:szCs w:val="24"/>
          <w:lang w:val="en-GB"/>
          <w:rPrChange w:id="417" w:author="Pham Thanh" w:date="2018-07-18T10:14:00Z">
            <w:rPr/>
          </w:rPrChange>
        </w:rPr>
      </w:pPr>
      <w:ins w:id="418"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19"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20" w:author="Pham Thanh" w:date="2018-07-18T10:52:00Z">
        <w:r w:rsidR="00AD7359">
          <w:rPr>
            <w:rFonts w:asciiTheme="majorHAnsi" w:eastAsia="Times New Roman" w:hAnsiTheme="majorHAnsi" w:cstheme="majorHAnsi"/>
            <w:color w:val="313131"/>
            <w:sz w:val="24"/>
            <w:szCs w:val="24"/>
            <w:lang w:val="en-GB"/>
          </w:rPr>
          <w:t xml:space="preserve"> khi sửa xong</w:t>
        </w:r>
      </w:ins>
      <w:ins w:id="421" w:author="Pham Thanh" w:date="2018-07-18T10:46:00Z">
        <w:r w:rsidR="00AD7359">
          <w:rPr>
            <w:rFonts w:asciiTheme="majorHAnsi" w:eastAsia="Times New Roman" w:hAnsiTheme="majorHAnsi" w:cstheme="majorHAnsi"/>
            <w:color w:val="313131"/>
            <w:sz w:val="24"/>
            <w:szCs w:val="24"/>
            <w:lang w:val="en-GB"/>
          </w:rPr>
          <w:t xml:space="preserve"> </w:t>
        </w:r>
      </w:ins>
    </w:p>
    <w:p w:rsidR="00C77AE6" w:rsidRDefault="00AD7359" w:rsidP="00EB0FB7">
      <w:pPr>
        <w:rPr>
          <w:ins w:id="422" w:author="Pham Thanh" w:date="2018-07-18T10:56:00Z"/>
          <w:rFonts w:asciiTheme="majorHAnsi" w:eastAsia="Times New Roman" w:hAnsiTheme="majorHAnsi" w:cstheme="majorHAnsi"/>
          <w:color w:val="313131"/>
          <w:sz w:val="24"/>
          <w:szCs w:val="24"/>
          <w:lang w:val="en-GB"/>
        </w:rPr>
      </w:pPr>
      <w:ins w:id="423" w:author="Pham Thanh" w:date="2018-07-18T10:52:00Z">
        <w:r>
          <w:rPr>
            <w:rFonts w:asciiTheme="majorHAnsi" w:eastAsia="Times New Roman" w:hAnsiTheme="majorHAnsi" w:cstheme="majorHAnsi"/>
            <w:color w:val="313131"/>
            <w:sz w:val="24"/>
            <w:szCs w:val="24"/>
            <w:lang w:val="en-GB"/>
          </w:rPr>
          <w:t>K</w:t>
        </w:r>
      </w:ins>
      <w:ins w:id="424" w:author="Pham Thanh" w:date="2018-07-18T10:51:00Z">
        <w:r w:rsidRPr="00AD7359">
          <w:rPr>
            <w:rFonts w:asciiTheme="majorHAnsi" w:eastAsia="Times New Roman" w:hAnsiTheme="majorHAnsi" w:cstheme="majorHAnsi"/>
            <w:color w:val="313131"/>
            <w:sz w:val="24"/>
            <w:szCs w:val="24"/>
            <w:lang w:val="en-GB"/>
            <w:rPrChange w:id="425" w:author="Pham Thanh" w:date="2018-07-18T10:51:00Z">
              <w:rPr>
                <w:rFonts w:ascii="Segoe UI" w:hAnsi="Segoe UI" w:cs="Segoe UI"/>
                <w:color w:val="1B1B1B"/>
                <w:spacing w:val="-1"/>
                <w:sz w:val="27"/>
                <w:szCs w:val="27"/>
                <w:shd w:val="clear" w:color="auto" w:fill="FFFFFF"/>
              </w:rPr>
            </w:rPrChange>
          </w:rPr>
          <w:t>ếkhi sửa xongcommit</w:t>
        </w:r>
        <w:r>
          <w:rPr>
            <w:rFonts w:asciiTheme="majorHAnsi" w:eastAsia="Times New Roman" w:hAnsiTheme="majorHAnsi" w:cstheme="majorHAnsi"/>
            <w:color w:val="313131"/>
            <w:sz w:val="24"/>
            <w:szCs w:val="24"/>
            <w:lang w:val="en-GB"/>
          </w:rPr>
          <w:t>ững thay đổi phải được merge lại vào master , đồng thời cũng phải merge vào develop</w:t>
        </w:r>
        <w:r w:rsidRPr="00AD7359">
          <w:rPr>
            <w:rFonts w:asciiTheme="majorHAnsi" w:eastAsia="Times New Roman" w:hAnsiTheme="majorHAnsi" w:cstheme="majorHAnsi" w:hint="eastAsia"/>
            <w:color w:val="313131"/>
            <w:sz w:val="24"/>
            <w:szCs w:val="24"/>
            <w:lang w:val="en-GB"/>
            <w:rPrChange w:id="426" w:author="Pham Thanh" w:date="2018-07-18T10:51:00Z">
              <w:rPr>
                <w:rFonts w:ascii="Segoe UI" w:hAnsi="Segoe UI" w:cs="Segoe UI" w:hint="eastAsia"/>
                <w:color w:val="1B1B1B"/>
                <w:spacing w:val="-1"/>
                <w:sz w:val="27"/>
                <w:szCs w:val="27"/>
                <w:shd w:val="clear" w:color="auto" w:fill="FFFFFF"/>
              </w:rPr>
            </w:rPrChange>
          </w:rPr>
          <w:t> đg</w:t>
        </w:r>
        <w:r w:rsidRPr="00AD7359">
          <w:rPr>
            <w:rFonts w:asciiTheme="majorHAnsi" w:eastAsia="Times New Roman" w:hAnsiTheme="majorHAnsi" w:cstheme="majorHAnsi"/>
            <w:color w:val="313131"/>
            <w:sz w:val="24"/>
            <w:szCs w:val="24"/>
            <w:lang w:val="en-GB"/>
            <w:rPrChange w:id="427" w:author="Pham Thanh" w:date="2018-07-18T10:51:00Z">
              <w:rPr>
                <w:rFonts w:ascii="Segoe UI" w:hAnsi="Segoe UI" w:cs="Segoe UI"/>
                <w:color w:val="1B1B1B"/>
                <w:spacing w:val="-1"/>
                <w:sz w:val="27"/>
                <w:szCs w:val="27"/>
                <w:shd w:val="clear" w:color="auto" w:fill="FFFFFF"/>
              </w:rPr>
            </w:rPrChange>
          </w:rPr>
          <w:t xml:space="preserve"> thay </w:t>
        </w:r>
        <w:r w:rsidRPr="00AD7359">
          <w:rPr>
            <w:rFonts w:asciiTheme="majorHAnsi" w:eastAsia="Times New Roman" w:hAnsiTheme="majorHAnsi" w:cstheme="majorHAnsi" w:hint="eastAsia"/>
            <w:color w:val="313131"/>
            <w:sz w:val="24"/>
            <w:szCs w:val="24"/>
            <w:lang w:val="en-GB"/>
            <w:rPrChange w:id="428" w:author="Pham Thanh" w:date="2018-07-18T10:51: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29" w:author="Pham Thanh" w:date="2018-07-18T10:51:00Z">
              <w:rPr>
                <w:rFonts w:ascii="Segoe UI" w:hAnsi="Segoe UI" w:cs="Segoe UI"/>
                <w:color w:val="1B1B1B"/>
                <w:spacing w:val="-1"/>
                <w:sz w:val="27"/>
                <w:szCs w:val="27"/>
                <w:shd w:val="clear" w:color="auto" w:fill="FFFFFF"/>
              </w:rPr>
            </w:rPrChange>
          </w:rPr>
          <w:t>ổthay ay</w:t>
        </w:r>
        <w:r w:rsidRPr="00AD7359">
          <w:rPr>
            <w:rFonts w:asciiTheme="majorHAnsi" w:eastAsia="Times New Roman" w:hAnsiTheme="majorHAnsi" w:cstheme="majorHAnsi" w:hint="eastAsia"/>
            <w:color w:val="313131"/>
            <w:sz w:val="24"/>
            <w:szCs w:val="24"/>
            <w:lang w:val="en-GB"/>
            <w:rPrChange w:id="430" w:author="Pham Thanh" w:date="2018-07-18T10:51: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31" w:author="Pham Thanh" w:date="2018-07-18T10:51:00Z">
              <w:rPr>
                <w:rFonts w:ascii="Segoe UI" w:hAnsi="Segoe UI" w:cs="Segoe UI"/>
                <w:color w:val="1B1B1B"/>
                <w:spacing w:val="-1"/>
                <w:sz w:val="27"/>
                <w:szCs w:val="27"/>
                <w:shd w:val="clear" w:color="auto" w:fill="FFFFFF"/>
              </w:rPr>
            </w:rPrChange>
          </w:rPr>
          <w:t>ưthay ay đổi phải được merg</w:t>
        </w:r>
        <w:r w:rsidRPr="00AD7359">
          <w:rPr>
            <w:rFonts w:asciiTheme="majorHAnsi" w:eastAsia="Times New Roman" w:hAnsiTheme="majorHAnsi" w:cstheme="majorHAnsi" w:hint="eastAsia"/>
            <w:color w:val="313131"/>
            <w:sz w:val="24"/>
            <w:szCs w:val="24"/>
            <w:lang w:val="en-GB"/>
            <w:rPrChange w:id="432" w:author="Pham Thanh" w:date="2018-07-18T10:51: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33" w:author="Pham Thanh" w:date="2018-07-18T10:51:00Z">
              <w:rPr>
                <w:rFonts w:ascii="Segoe UI" w:hAnsi="Segoe UI" w:cs="Segoe UI"/>
                <w:color w:val="1B1B1B"/>
                <w:spacing w:val="-1"/>
                <w:sz w:val="27"/>
                <w:szCs w:val="27"/>
                <w:shd w:val="clear" w:color="auto" w:fill="FFFFFF"/>
              </w:rPr>
            </w:rPrChange>
          </w:rPr>
          <w:t>ồthay ay đổi phải đmer trên release branch phải không.</w:t>
        </w:r>
      </w:ins>
      <w:ins w:id="434" w:author="Pham Thanh" w:date="2018-07-18T10:53:00Z">
        <w:r>
          <w:rPr>
            <w:rFonts w:asciiTheme="majorHAnsi" w:eastAsia="Times New Roman" w:hAnsiTheme="majorHAnsi" w:cstheme="majorHAnsi"/>
            <w:color w:val="313131"/>
            <w:sz w:val="24"/>
            <w:szCs w:val="24"/>
            <w:lang w:val="en-GB"/>
          </w:rPr>
          <w:t xml:space="preserve"> T</w:t>
        </w:r>
        <w:r w:rsidRPr="00AD7359">
          <w:rPr>
            <w:rFonts w:asciiTheme="majorHAnsi" w:eastAsia="Times New Roman" w:hAnsiTheme="majorHAnsi" w:cstheme="majorHAnsi"/>
            <w:color w:val="313131"/>
            <w:sz w:val="24"/>
            <w:szCs w:val="24"/>
            <w:lang w:val="en-GB"/>
            <w:rPrChange w:id="435" w:author="Pham Thanh" w:date="2018-07-18T10:53:00Z">
              <w:rPr>
                <w:rFonts w:ascii="Segoe UI" w:hAnsi="Segoe UI" w:cs="Segoe UI"/>
                <w:color w:val="1B1B1B"/>
                <w:spacing w:val="-1"/>
                <w:sz w:val="27"/>
                <w:szCs w:val="27"/>
                <w:shd w:val="clear" w:color="auto" w:fill="FFFFFF"/>
              </w:rPr>
            </w:rPrChange>
          </w:rPr>
          <w:t xml:space="preserve">uy nhiên, có mhải </w:t>
        </w:r>
        <w:r w:rsidRPr="00AD7359">
          <w:rPr>
            <w:rFonts w:asciiTheme="majorHAnsi" w:eastAsia="Times New Roman" w:hAnsiTheme="majorHAnsi" w:cstheme="majorHAnsi" w:hint="eastAsia"/>
            <w:color w:val="313131"/>
            <w:sz w:val="24"/>
            <w:szCs w:val="24"/>
            <w:lang w:val="en-GB"/>
            <w:rPrChange w:id="436"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37" w:author="Pham Thanh" w:date="2018-07-18T10:53:00Z">
              <w:rPr>
                <w:rFonts w:ascii="Segoe UI" w:hAnsi="Segoe UI" w:cs="Segoe UI"/>
                <w:color w:val="1B1B1B"/>
                <w:spacing w:val="-1"/>
                <w:sz w:val="27"/>
                <w:szCs w:val="27"/>
                <w:shd w:val="clear" w:color="auto" w:fill="FFFFFF"/>
              </w:rPr>
            </w:rPrChange>
          </w:rPr>
          <w:t>ưy nhiên, có mhải đ</w:t>
        </w:r>
        <w:r w:rsidRPr="00AD7359">
          <w:rPr>
            <w:rFonts w:asciiTheme="majorHAnsi" w:eastAsia="Times New Roman" w:hAnsiTheme="majorHAnsi" w:cstheme="majorHAnsi"/>
            <w:color w:val="313131"/>
            <w:sz w:val="24"/>
            <w:szCs w:val="24"/>
            <w:lang w:val="en-GB"/>
            <w:rPrChange w:id="438" w:author="Pham Thanh" w:date="2018-07-18T10:53:00Z">
              <w:rPr>
                <w:rStyle w:val="Strong"/>
                <w:rFonts w:ascii="Segoe UI" w:hAnsi="Segoe UI" w:cs="Segoe UI"/>
                <w:color w:val="1B1B1B"/>
                <w:spacing w:val="-1"/>
                <w:sz w:val="27"/>
                <w:szCs w:val="27"/>
                <w:shd w:val="clear" w:color="auto" w:fill="FFFFFF"/>
              </w:rPr>
            </w:rPrChange>
          </w:rPr>
          <w:t xml:space="preserve">khi </w:t>
        </w:r>
        <w:r w:rsidRPr="00AD7359">
          <w:rPr>
            <w:rFonts w:asciiTheme="majorHAnsi" w:eastAsia="Times New Roman" w:hAnsiTheme="majorHAnsi" w:cstheme="majorHAnsi" w:hint="eastAsia"/>
            <w:color w:val="313131"/>
            <w:sz w:val="24"/>
            <w:szCs w:val="24"/>
            <w:lang w:val="en-GB"/>
            <w:rPrChange w:id="439" w:author="Pham Thanh" w:date="2018-07-18T10:53:00Z">
              <w:rPr>
                <w:rStyle w:val="Strong"/>
                <w:rFonts w:ascii="Segoe UI" w:hAnsi="Segoe UI" w:cs="Segoe UI" w:hint="eastAsia"/>
                <w:color w:val="1B1B1B"/>
                <w:spacing w:val="-1"/>
                <w:sz w:val="27"/>
                <w:szCs w:val="27"/>
                <w:shd w:val="clear" w:color="auto" w:fill="FFFFFF"/>
              </w:rPr>
            </w:rPrChange>
          </w:rPr>
          <w:t>đang</w:t>
        </w:r>
        <w:r w:rsidRPr="00AD7359">
          <w:rPr>
            <w:rFonts w:asciiTheme="majorHAnsi" w:eastAsia="Times New Roman" w:hAnsiTheme="majorHAnsi" w:cstheme="majorHAnsi"/>
            <w:color w:val="313131"/>
            <w:sz w:val="24"/>
            <w:szCs w:val="24"/>
            <w:lang w:val="en-GB"/>
            <w:rPrChange w:id="440" w:author="Pham Thanh" w:date="2018-07-18T10:53:00Z">
              <w:rPr>
                <w:rStyle w:val="Strong"/>
                <w:rFonts w:ascii="Segoe UI" w:hAnsi="Segoe UI" w:cs="Segoe UI"/>
                <w:color w:val="1B1B1B"/>
                <w:spacing w:val="-1"/>
                <w:sz w:val="27"/>
                <w:szCs w:val="27"/>
                <w:shd w:val="clear" w:color="auto" w:fill="FFFFFF"/>
              </w:rPr>
            </w:rPrChange>
          </w:rPr>
          <w:t xml:space="preserve"> tcó mhn, </w:t>
        </w:r>
        <w:r w:rsidRPr="00AD7359">
          <w:rPr>
            <w:rFonts w:asciiTheme="majorHAnsi" w:eastAsia="Times New Roman" w:hAnsiTheme="majorHAnsi" w:cstheme="majorHAnsi" w:hint="eastAsia"/>
            <w:color w:val="313131"/>
            <w:sz w:val="24"/>
            <w:szCs w:val="24"/>
            <w:lang w:val="en-GB"/>
            <w:rPrChange w:id="441" w:author="Pham Thanh" w:date="2018-07-18T10:53:00Z">
              <w:rPr>
                <w:rStyle w:val="Strong"/>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42" w:author="Pham Thanh" w:date="2018-07-18T10:53:00Z">
              <w:rPr>
                <w:rStyle w:val="Strong"/>
                <w:rFonts w:ascii="Segoe UI" w:hAnsi="Segoe UI" w:cs="Segoe UI"/>
                <w:color w:val="1B1B1B"/>
                <w:spacing w:val="-1"/>
                <w:sz w:val="27"/>
                <w:szCs w:val="27"/>
                <w:shd w:val="clear" w:color="auto" w:fill="FFFFFF"/>
              </w:rPr>
            </w:rPrChange>
          </w:rPr>
          <w:t>ưtcó mhn, có mhải đmer trên</w:t>
        </w:r>
        <w:r w:rsidRPr="00AD7359">
          <w:rPr>
            <w:rFonts w:asciiTheme="majorHAnsi" w:eastAsia="Times New Roman" w:hAnsiTheme="majorHAnsi" w:cstheme="majorHAnsi" w:hint="eastAsia"/>
            <w:color w:val="313131"/>
            <w:sz w:val="24"/>
            <w:szCs w:val="24"/>
            <w:lang w:val="en-GB"/>
            <w:rPrChange w:id="443" w:author="Pham Thanh" w:date="2018-07-18T10:53:00Z">
              <w:rPr>
                <w:rStyle w:val="Strong"/>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44" w:author="Pham Thanh" w:date="2018-07-18T10:53:00Z">
              <w:rPr>
                <w:rStyle w:val="Strong"/>
                <w:rFonts w:ascii="Segoe UI" w:hAnsi="Segoe UI" w:cs="Segoe UI"/>
                <w:color w:val="1B1B1B"/>
                <w:spacing w:val="-1"/>
                <w:sz w:val="27"/>
                <w:szCs w:val="27"/>
                <w:shd w:val="clear" w:color="auto" w:fill="FFFFFF"/>
              </w:rPr>
            </w:rPrChange>
          </w:rPr>
          <w:t>ồtcó mhn, có mhải đmer trên release branch phải không.</w:t>
        </w:r>
        <w:r w:rsidRPr="00AD7359">
          <w:rPr>
            <w:rFonts w:asciiTheme="majorHAnsi" w:eastAsia="Times New Roman" w:hAnsiTheme="majorHAnsi" w:cstheme="majorHAnsi"/>
            <w:color w:val="313131"/>
            <w:sz w:val="24"/>
            <w:szCs w:val="24"/>
            <w:lang w:val="en-GB"/>
            <w:rPrChange w:id="445" w:author="Pham Thanh" w:date="2018-07-18T10:53:00Z">
              <w:rPr>
                <w:rFonts w:ascii="Segoe UI" w:hAnsi="Segoe UI" w:cs="Segoe UI"/>
                <w:color w:val="1B1B1B"/>
                <w:spacing w:val="-1"/>
                <w:sz w:val="27"/>
                <w:szCs w:val="27"/>
                <w:shd w:val="clear" w:color="auto" w:fill="FFFFFF"/>
              </w:rPr>
            </w:rPrChange>
          </w:rPr>
          <w:t xml:space="preserve">. Khi release branch </w:t>
        </w:r>
        <w:r w:rsidRPr="00AD7359">
          <w:rPr>
            <w:rFonts w:asciiTheme="majorHAnsi" w:eastAsia="Times New Roman" w:hAnsiTheme="majorHAnsi" w:cstheme="majorHAnsi" w:hint="eastAsia"/>
            <w:color w:val="313131"/>
            <w:sz w:val="24"/>
            <w:szCs w:val="24"/>
            <w:lang w:val="en-GB"/>
            <w:rPrChange w:id="446"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47" w:author="Pham Thanh" w:date="2018-07-18T10:53:00Z">
              <w:rPr>
                <w:rFonts w:ascii="Segoe UI" w:hAnsi="Segoe UI" w:cs="Segoe UI"/>
                <w:color w:val="1B1B1B"/>
                <w:spacing w:val="-1"/>
                <w:sz w:val="27"/>
                <w:szCs w:val="27"/>
                <w:shd w:val="clear" w:color="auto" w:fill="FFFFFF"/>
              </w:rPr>
            </w:rPrChange>
          </w:rPr>
          <w:t>ưmerge llease branch r t</w:t>
        </w:r>
        <w:r w:rsidRPr="00AD7359">
          <w:rPr>
            <w:rFonts w:asciiTheme="majorHAnsi" w:eastAsia="Times New Roman" w:hAnsiTheme="majorHAnsi" w:cstheme="majorHAnsi" w:hint="eastAsia"/>
            <w:color w:val="313131"/>
            <w:sz w:val="24"/>
            <w:szCs w:val="24"/>
            <w:lang w:val="en-GB"/>
            <w:rPrChange w:id="448"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49" w:author="Pham Thanh" w:date="2018-07-18T10:53:00Z">
              <w:rPr>
                <w:rFonts w:ascii="Segoe UI" w:hAnsi="Segoe UI" w:cs="Segoe UI"/>
                <w:color w:val="1B1B1B"/>
                <w:spacing w:val="-1"/>
                <w:sz w:val="27"/>
                <w:szCs w:val="27"/>
                <w:shd w:val="clear" w:color="auto" w:fill="FFFFFF"/>
              </w:rPr>
            </w:rPrChange>
          </w:rPr>
          <w:t xml:space="preserve">ồmerge llease branch r trên release ix cũng </w:t>
        </w:r>
        <w:r w:rsidRPr="00AD7359">
          <w:rPr>
            <w:rFonts w:asciiTheme="majorHAnsi" w:eastAsia="Times New Roman" w:hAnsiTheme="majorHAnsi" w:cstheme="majorHAnsi" w:hint="eastAsia"/>
            <w:color w:val="313131"/>
            <w:sz w:val="24"/>
            <w:szCs w:val="24"/>
            <w:lang w:val="en-GB"/>
            <w:rPrChange w:id="450"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51" w:author="Pham Thanh" w:date="2018-07-18T10:53:00Z">
              <w:rPr>
                <w:rFonts w:ascii="Segoe UI" w:hAnsi="Segoe UI" w:cs="Segoe UI"/>
                <w:color w:val="1B1B1B"/>
                <w:spacing w:val="-1"/>
                <w:sz w:val="27"/>
                <w:szCs w:val="27"/>
                <w:shd w:val="clear" w:color="auto" w:fill="FFFFFF"/>
              </w:rPr>
            </w:rPrChange>
          </w:rPr>
          <w:t>ưmerge llease branch r trên release ix c</w:t>
        </w:r>
        <w:r w:rsidRPr="00AD7359">
          <w:rPr>
            <w:rFonts w:asciiTheme="majorHAnsi" w:eastAsia="Times New Roman" w:hAnsiTheme="majorHAnsi" w:cstheme="majorHAnsi" w:hint="eastAsia"/>
            <w:color w:val="313131"/>
            <w:sz w:val="24"/>
            <w:szCs w:val="24"/>
            <w:lang w:val="en-GB"/>
            <w:rPrChange w:id="452"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53" w:author="Pham Thanh" w:date="2018-07-18T10:53:00Z">
              <w:rPr>
                <w:rFonts w:ascii="Segoe UI" w:hAnsi="Segoe UI" w:cs="Segoe UI"/>
                <w:color w:val="1B1B1B"/>
                <w:spacing w:val="-1"/>
                <w:sz w:val="27"/>
                <w:szCs w:val="27"/>
                <w:shd w:val="clear" w:color="auto" w:fill="FFFFFF"/>
              </w:rPr>
            </w:rPrChange>
          </w:rPr>
          <w:t>ềmerge llease branch r trên release i</w:t>
        </w:r>
        <w:r w:rsidRPr="00AD7359">
          <w:rPr>
            <w:rFonts w:asciiTheme="majorHAnsi" w:eastAsia="Times New Roman" w:hAnsiTheme="majorHAnsi" w:cstheme="majorHAnsi"/>
            <w:color w:val="313131"/>
            <w:lang w:val="en-GB"/>
            <w:rPrChange w:id="454" w:author="Pham Thanh" w:date="2018-07-18T10:53:00Z">
              <w:rPr>
                <w:rStyle w:val="HTMLCode"/>
                <w:rFonts w:ascii="Consolas" w:eastAsiaTheme="majorEastAsia" w:hAnsi="Consolas"/>
                <w:color w:val="1B1B1B"/>
                <w:spacing w:val="-1"/>
                <w:sz w:val="24"/>
                <w:szCs w:val="24"/>
                <w:shd w:val="clear" w:color="auto" w:fill="EEEEEE"/>
              </w:rPr>
            </w:rPrChange>
          </w:rPr>
          <w:t>develop</w:t>
        </w:r>
        <w:r w:rsidRPr="00AD7359">
          <w:rPr>
            <w:rFonts w:asciiTheme="majorHAnsi" w:eastAsia="Times New Roman" w:hAnsiTheme="majorHAnsi" w:cstheme="majorHAnsi"/>
            <w:color w:val="313131"/>
            <w:sz w:val="24"/>
            <w:szCs w:val="24"/>
            <w:lang w:val="en-GB"/>
            <w:rPrChange w:id="455" w:author="Pham Thanh" w:date="2018-07-18T10:53:00Z">
              <w:rPr>
                <w:rFonts w:ascii="Segoe UI" w:hAnsi="Segoe UI" w:cs="Segoe UI"/>
                <w:color w:val="1B1B1B"/>
                <w:spacing w:val="-1"/>
                <w:sz w:val="27"/>
                <w:szCs w:val="27"/>
                <w:shd w:val="clear" w:color="auto" w:fill="FFFFFF"/>
              </w:rPr>
            </w:rPrChange>
          </w:rPr>
          <w:t xml:space="preserve"> cvelopelease branch </w:t>
        </w:r>
        <w:r w:rsidRPr="00AD7359">
          <w:rPr>
            <w:rFonts w:asciiTheme="majorHAnsi" w:eastAsia="Times New Roman" w:hAnsiTheme="majorHAnsi" w:cstheme="majorHAnsi" w:hint="eastAsia"/>
            <w:color w:val="313131"/>
            <w:sz w:val="24"/>
            <w:szCs w:val="24"/>
            <w:lang w:val="en-GB"/>
            <w:rPrChange w:id="456"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57" w:author="Pham Thanh" w:date="2018-07-18T10:53:00Z">
              <w:rPr>
                <w:rFonts w:ascii="Segoe UI" w:hAnsi="Segoe UI" w:cs="Segoe UI"/>
                <w:color w:val="1B1B1B"/>
                <w:spacing w:val="-1"/>
                <w:sz w:val="27"/>
                <w:szCs w:val="27"/>
                <w:shd w:val="clear" w:color="auto" w:fill="FFFFFF"/>
              </w:rPr>
            </w:rPrChange>
          </w:rPr>
          <w:t>ưmerge llease branch r t</w:t>
        </w:r>
        <w:r w:rsidRPr="00AD7359">
          <w:rPr>
            <w:rFonts w:asciiTheme="majorHAnsi" w:eastAsia="Times New Roman" w:hAnsiTheme="majorHAnsi" w:cstheme="majorHAnsi" w:hint="eastAsia"/>
            <w:color w:val="313131"/>
            <w:sz w:val="24"/>
            <w:szCs w:val="24"/>
            <w:lang w:val="en-GB"/>
            <w:rPrChange w:id="458"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59" w:author="Pham Thanh" w:date="2018-07-18T10:53:00Z">
              <w:rPr>
                <w:rFonts w:ascii="Segoe UI" w:hAnsi="Segoe UI" w:cs="Segoe UI"/>
                <w:color w:val="1B1B1B"/>
                <w:spacing w:val="-1"/>
                <w:sz w:val="27"/>
                <w:szCs w:val="27"/>
                <w:shd w:val="clear" w:color="auto" w:fill="FFFFFF"/>
              </w:rPr>
            </w:rPrChange>
          </w:rPr>
          <w:t xml:space="preserve">ồmerge llease branch r trên release ix cũng </w:t>
        </w:r>
        <w:r w:rsidRPr="00AD7359">
          <w:rPr>
            <w:rFonts w:asciiTheme="majorHAnsi" w:eastAsia="Times New Roman" w:hAnsiTheme="majorHAnsi" w:cstheme="majorHAnsi" w:hint="eastAsia"/>
            <w:color w:val="313131"/>
            <w:sz w:val="24"/>
            <w:szCs w:val="24"/>
            <w:lang w:val="en-GB"/>
            <w:rPrChange w:id="460" w:author="Pham Thanh" w:date="2018-07-18T10:53:00Z">
              <w:rPr>
                <w:rFonts w:ascii="Segoe UI" w:hAnsi="Segoe UI" w:cs="Segoe UI" w:hint="eastAsia"/>
                <w:color w:val="1B1B1B"/>
                <w:spacing w:val="-1"/>
                <w:sz w:val="27"/>
                <w:szCs w:val="27"/>
                <w:shd w:val="clear" w:color="auto" w:fill="FFFFFF"/>
              </w:rPr>
            </w:rPrChange>
          </w:rPr>
          <w:t>đ</w:t>
        </w:r>
        <w:r w:rsidRPr="00AD7359">
          <w:rPr>
            <w:rFonts w:asciiTheme="majorHAnsi" w:eastAsia="Times New Roman" w:hAnsiTheme="majorHAnsi" w:cstheme="majorHAnsi"/>
            <w:color w:val="313131"/>
            <w:sz w:val="24"/>
            <w:szCs w:val="24"/>
            <w:lang w:val="en-GB"/>
            <w:rPrChange w:id="461" w:author="Pham Thanh" w:date="2018-07-18T10:53:00Z">
              <w:rPr>
                <w:rFonts w:ascii="Segoe UI" w:hAnsi="Segoe UI" w:cs="Segoe UI"/>
                <w:color w:val="1B1B1B"/>
                <w:spacing w:val="-1"/>
                <w:sz w:val="27"/>
                <w:szCs w:val="27"/>
                <w:shd w:val="clear" w:color="auto" w:fill="FFFFFF"/>
              </w:rPr>
            </w:rPrChange>
          </w:rPr>
          <w:t>ưmerge llea</w:t>
        </w:r>
      </w:ins>
      <w:ins w:id="462" w:author="Pham Thanh" w:date="2018-07-18T10:55:00Z">
        <w:r>
          <w:rPr>
            <w:rFonts w:asciiTheme="majorHAnsi" w:eastAsia="Times New Roman" w:hAnsiTheme="majorHAnsi" w:cstheme="majorHAnsi"/>
            <w:color w:val="313131"/>
            <w:sz w:val="24"/>
            <w:szCs w:val="24"/>
            <w:lang w:val="en-GB"/>
          </w:rPr>
          <w:t>o develop.</w:t>
        </w:r>
      </w:ins>
    </w:p>
    <w:p w:rsidR="002B08A5" w:rsidRDefault="002B08A5" w:rsidP="00DC5ABD">
      <w:pPr>
        <w:pStyle w:val="Heading2"/>
        <w:rPr>
          <w:ins w:id="463" w:author="Tung Tran Thanh" w:date="2018-07-18T23:27:00Z"/>
          <w:b/>
          <w:sz w:val="28"/>
          <w:szCs w:val="28"/>
          <w:lang w:val="en-GB"/>
        </w:rPr>
      </w:pPr>
    </w:p>
    <w:p w:rsidR="002B08A5" w:rsidRDefault="002B08A5" w:rsidP="00DC5ABD">
      <w:pPr>
        <w:pStyle w:val="Heading2"/>
        <w:rPr>
          <w:ins w:id="464" w:author="Tung Tran Thanh" w:date="2018-07-18T23:27:00Z"/>
          <w:b/>
          <w:sz w:val="28"/>
          <w:szCs w:val="28"/>
          <w:lang w:val="en-GB"/>
        </w:rPr>
      </w:pPr>
      <w:ins w:id="465" w:author="Tung Tran Thanh" w:date="2018-07-18T23:27:00Z">
        <w:r>
          <w:rPr>
            <w:b/>
            <w:sz w:val="28"/>
            <w:szCs w:val="28"/>
            <w:lang w:val="en-GB"/>
          </w:rPr>
          <w:t>Trước khi chuyển sang sử dụng lệnh cần tìm hiểu việc sử dụng git trong mạng local như thế nào, cách sử dụng git nhiều respo online</w:t>
        </w:r>
        <w:bookmarkStart w:id="466" w:name="_GoBack"/>
        <w:bookmarkEnd w:id="466"/>
      </w:ins>
    </w:p>
    <w:p w:rsidR="00DC5ABD" w:rsidRDefault="00DC5ABD" w:rsidP="00DC5ABD">
      <w:pPr>
        <w:pStyle w:val="Heading2"/>
        <w:rPr>
          <w:ins w:id="467" w:author="Pham Thanh" w:date="2018-07-18T16:47:00Z"/>
          <w:b/>
          <w:sz w:val="28"/>
          <w:szCs w:val="28"/>
          <w:lang w:val="en-GB"/>
        </w:rPr>
      </w:pPr>
      <w:ins w:id="468" w:author="Pham Thanh" w:date="2018-07-18T14:20:00Z">
        <w:r>
          <w:rPr>
            <w:b/>
            <w:sz w:val="28"/>
            <w:szCs w:val="28"/>
            <w:lang w:val="en-GB"/>
          </w:rPr>
          <w:t>5</w:t>
        </w:r>
        <w:r w:rsidRPr="007004E0">
          <w:rPr>
            <w:b/>
            <w:sz w:val="28"/>
            <w:szCs w:val="28"/>
            <w:lang w:val="en-GB"/>
          </w:rPr>
          <w:t xml:space="preserve"> </w:t>
        </w:r>
        <w:r>
          <w:rPr>
            <w:b/>
            <w:sz w:val="28"/>
            <w:szCs w:val="28"/>
            <w:lang w:val="en-GB"/>
          </w:rPr>
          <w:t>Các câu lệnh cơ bản trong git</w:t>
        </w:r>
      </w:ins>
      <w:ins w:id="469" w:author="Pham Thanh" w:date="2018-07-18T16:55:00Z">
        <w:r w:rsidR="000937F0">
          <w:rPr>
            <w:b/>
            <w:sz w:val="28"/>
            <w:szCs w:val="28"/>
            <w:lang w:val="en-GB"/>
          </w:rPr>
          <w:t>-scm</w:t>
        </w:r>
      </w:ins>
      <w:ins w:id="470" w:author="Tung Tran Thanh" w:date="2018-07-18T23:26:00Z">
        <w:r w:rsidR="002B08A5">
          <w:rPr>
            <w:b/>
            <w:sz w:val="28"/>
            <w:szCs w:val="28"/>
            <w:lang w:val="en-GB"/>
          </w:rPr>
          <w:t xml:space="preserve">(Phần câu lệnh thì có thể tạo </w:t>
        </w:r>
      </w:ins>
      <w:ins w:id="471" w:author="Tung Tran Thanh" w:date="2018-07-18T23:27:00Z">
        <w:r w:rsidR="002B08A5">
          <w:rPr>
            <w:b/>
            <w:sz w:val="28"/>
            <w:szCs w:val="28"/>
            <w:lang w:val="en-GB"/>
          </w:rPr>
          <w:t>them</w:t>
        </w:r>
      </w:ins>
      <w:ins w:id="472" w:author="Tung Tran Thanh" w:date="2018-07-18T23:26:00Z">
        <w:r w:rsidR="002B08A5">
          <w:rPr>
            <w:b/>
            <w:sz w:val="28"/>
            <w:szCs w:val="28"/>
            <w:lang w:val="en-GB"/>
          </w:rPr>
          <w:t xml:space="preserve"> </w:t>
        </w:r>
      </w:ins>
      <w:ins w:id="473" w:author="Tung Tran Thanh" w:date="2018-07-18T23:27:00Z">
        <w:r w:rsidR="002B08A5">
          <w:rPr>
            <w:b/>
            <w:sz w:val="28"/>
            <w:szCs w:val="28"/>
            <w:lang w:val="en-GB"/>
          </w:rPr>
          <w:t>bảng tóm tắt để tra cứu cho dễ</w:t>
        </w:r>
      </w:ins>
      <w:ins w:id="474" w:author="Tung Tran Thanh" w:date="2018-07-18T23:26:00Z">
        <w:r w:rsidR="002B08A5">
          <w:rPr>
            <w:b/>
            <w:sz w:val="28"/>
            <w:szCs w:val="28"/>
            <w:lang w:val="en-GB"/>
          </w:rPr>
          <w:t>)</w:t>
        </w:r>
      </w:ins>
    </w:p>
    <w:p w:rsidR="00000263" w:rsidRPr="00000263" w:rsidRDefault="00000263">
      <w:pPr>
        <w:rPr>
          <w:ins w:id="475" w:author="Pham Thanh" w:date="2018-07-18T14:20:00Z"/>
          <w:lang w:val="en-GB"/>
          <w:rPrChange w:id="476" w:author="Pham Thanh" w:date="2018-07-18T16:47:00Z">
            <w:rPr>
              <w:ins w:id="477" w:author="Pham Thanh" w:date="2018-07-18T14:20:00Z"/>
              <w:b/>
              <w:sz w:val="28"/>
              <w:szCs w:val="28"/>
              <w:lang w:val="en-GB"/>
            </w:rPr>
          </w:rPrChange>
        </w:rPr>
        <w:pPrChange w:id="478" w:author="Pham Thanh" w:date="2018-07-18T16:47:00Z">
          <w:pPr>
            <w:pStyle w:val="Heading2"/>
          </w:pPr>
        </w:pPrChange>
      </w:pPr>
      <w:ins w:id="479" w:author="Pham Thanh" w:date="2018-07-18T16:47:00Z">
        <w:r w:rsidRPr="000937F0">
          <w:rPr>
            <w:rFonts w:asciiTheme="majorHAnsi" w:eastAsia="Times New Roman" w:hAnsiTheme="majorHAnsi" w:cstheme="majorHAnsi"/>
            <w:color w:val="313131"/>
            <w:sz w:val="24"/>
            <w:szCs w:val="24"/>
            <w:lang w:val="en-GB"/>
            <w:rPrChange w:id="480" w:author="Pham Thanh" w:date="2018-07-18T16:52:00Z">
              <w:rPr>
                <w:lang w:val="en-GB"/>
              </w:rPr>
            </w:rPrChange>
          </w:rPr>
          <w:t>Bên câu  github desktop bho dễlệnh cần tìm hiểu việc sử dụng git trong mạng local như thế nào, các</w:t>
        </w:r>
      </w:ins>
      <w:ins w:id="481" w:author="Pham Thanh" w:date="2018-07-18T16:49:00Z">
        <w:r w:rsidRPr="000937F0">
          <w:rPr>
            <w:rFonts w:asciiTheme="majorHAnsi" w:eastAsia="Times New Roman" w:hAnsiTheme="majorHAnsi" w:cstheme="majorHAnsi"/>
            <w:color w:val="313131"/>
            <w:sz w:val="24"/>
            <w:szCs w:val="24"/>
            <w:lang w:val="en-GB"/>
            <w:rPrChange w:id="482" w:author="Pham Thanh" w:date="2018-07-18T16:52:00Z">
              <w:rPr>
                <w:lang w:val="en-GB"/>
              </w:rPr>
            </w:rPrChange>
          </w:rPr>
          <w:t>thn câu  github desktop bho dễlệnh cần tìm</w:t>
        </w:r>
        <w:r>
          <w:rPr>
            <w:lang w:val="en-GB"/>
          </w:rPr>
          <w:t xml:space="preserve"> </w:t>
        </w:r>
        <w:r w:rsidRPr="000937F0">
          <w:rPr>
            <w:sz w:val="24"/>
            <w:szCs w:val="24"/>
            <w:lang w:val="en-GB"/>
            <w:rPrChange w:id="483" w:author="Pham Thanh" w:date="2018-07-18T16:58:00Z">
              <w:rPr>
                <w:lang w:val="en-GB"/>
              </w:rPr>
            </w:rPrChange>
          </w:rPr>
          <w:fldChar w:fldCharType="begin"/>
        </w:r>
        <w:r w:rsidRPr="000937F0">
          <w:rPr>
            <w:sz w:val="24"/>
            <w:szCs w:val="24"/>
            <w:lang w:val="en-GB"/>
            <w:rPrChange w:id="484" w:author="Pham Thanh" w:date="2018-07-18T16:58:00Z">
              <w:rPr>
                <w:lang w:val="en-GB"/>
              </w:rPr>
            </w:rPrChange>
          </w:rPr>
          <w:instrText xml:space="preserve"> HYPERLINK "https://git-scm.com/download/win" </w:instrText>
        </w:r>
        <w:r w:rsidRPr="000937F0">
          <w:rPr>
            <w:sz w:val="24"/>
            <w:szCs w:val="24"/>
            <w:lang w:val="en-GB"/>
            <w:rPrChange w:id="485" w:author="Pham Thanh" w:date="2018-07-18T16:58:00Z">
              <w:rPr>
                <w:lang w:val="en-GB"/>
              </w:rPr>
            </w:rPrChange>
          </w:rPr>
          <w:fldChar w:fldCharType="separate"/>
        </w:r>
        <w:r w:rsidRPr="000937F0">
          <w:rPr>
            <w:rStyle w:val="Hyperlink"/>
            <w:sz w:val="24"/>
            <w:szCs w:val="24"/>
            <w:lang w:val="en-GB"/>
            <w:rPrChange w:id="486" w:author="Pham Thanh" w:date="2018-07-18T16:58:00Z">
              <w:rPr>
                <w:rStyle w:val="Hyperlink"/>
                <w:lang w:val="en-GB"/>
              </w:rPr>
            </w:rPrChange>
          </w:rPr>
          <w:t>https://git-scm.com/download/win</w:t>
        </w:r>
        <w:r w:rsidRPr="000937F0">
          <w:rPr>
            <w:sz w:val="24"/>
            <w:szCs w:val="24"/>
            <w:lang w:val="en-GB"/>
            <w:rPrChange w:id="487" w:author="Pham Thanh" w:date="2018-07-18T16:58:00Z">
              <w:rPr>
                <w:lang w:val="en-GB"/>
              </w:rPr>
            </w:rPrChange>
          </w:rPr>
          <w:fldChar w:fldCharType="end"/>
        </w:r>
      </w:ins>
    </w:p>
    <w:p w:rsidR="00C54D8C" w:rsidRDefault="00C54D8C" w:rsidP="00C54D8C">
      <w:pPr>
        <w:pStyle w:val="Heading3"/>
        <w:rPr>
          <w:ins w:id="488" w:author="Pham Thanh" w:date="2018-07-18T16:46:00Z"/>
          <w:b/>
          <w:lang w:val="en-GB"/>
        </w:rPr>
      </w:pPr>
      <w:ins w:id="489" w:author="Pham Thanh" w:date="2018-07-18T16:13:00Z">
        <w:r>
          <w:rPr>
            <w:b/>
            <w:lang w:val="en-GB"/>
          </w:rPr>
          <w:t>5.1</w:t>
        </w:r>
        <w:r w:rsidRPr="00344B87">
          <w:rPr>
            <w:b/>
            <w:lang w:val="en-GB"/>
          </w:rPr>
          <w:t xml:space="preserve"> </w:t>
        </w:r>
      </w:ins>
      <w:ins w:id="490" w:author="Pham Thanh" w:date="2018-07-18T16:16:00Z">
        <w:r>
          <w:rPr>
            <w:b/>
            <w:lang w:val="en-GB"/>
          </w:rPr>
          <w:t xml:space="preserve">Cấu hình git lần đầu </w:t>
        </w:r>
      </w:ins>
    </w:p>
    <w:p w:rsidR="00C54D8C" w:rsidRPr="00000263" w:rsidRDefault="00000263">
      <w:pPr>
        <w:rPr>
          <w:ins w:id="491" w:author="Pham Thanh" w:date="2018-07-18T16:19:00Z"/>
          <w:rFonts w:asciiTheme="majorHAnsi" w:hAnsiTheme="majorHAnsi" w:cstheme="majorHAnsi"/>
          <w:b/>
          <w:color w:val="313131"/>
          <w:lang w:val="en-GB"/>
          <w:rPrChange w:id="492" w:author="Pham Thanh" w:date="2018-07-18T16:46:00Z">
            <w:rPr>
              <w:ins w:id="493" w:author="Pham Thanh" w:date="2018-07-18T16:19:00Z"/>
              <w:lang w:val="en-GB"/>
            </w:rPr>
          </w:rPrChange>
        </w:rPr>
        <w:pPrChange w:id="494" w:author="Pham Thanh" w:date="2018-07-18T16:23:00Z">
          <w:pPr>
            <w:pStyle w:val="NormalWeb"/>
            <w:shd w:val="clear" w:color="auto" w:fill="FCFCFA"/>
            <w:spacing w:before="0" w:beforeAutospacing="0" w:after="165" w:afterAutospacing="0" w:line="330" w:lineRule="atLeast"/>
          </w:pPr>
        </w:pPrChange>
      </w:pPr>
      <w:ins w:id="495" w:author="Pham Thanh" w:date="2018-07-18T16:16:00Z">
        <w:r w:rsidRPr="003834C2">
          <w:rPr>
            <w:lang w:val="en-GB"/>
          </w:rPr>
          <w:br/>
        </w:r>
      </w:ins>
      <w:ins w:id="496" w:author="Pham Thanh" w:date="2018-07-18T16:19:00Z">
        <w:r w:rsidR="00C54D8C" w:rsidRPr="00000263">
          <w:rPr>
            <w:rFonts w:asciiTheme="majorHAnsi" w:eastAsia="Times New Roman" w:hAnsiTheme="majorHAnsi" w:cstheme="majorHAnsi"/>
            <w:b/>
            <w:color w:val="313131"/>
            <w:lang w:val="en-GB"/>
            <w:rPrChange w:id="497" w:author="Pham Thanh" w:date="2018-07-18T16:46:00Z">
              <w:rPr>
                <w:rStyle w:val="Hyperlink"/>
                <w:rFonts w:ascii="Georgia" w:eastAsiaTheme="majorEastAsia" w:hAnsi="Georgia"/>
                <w:color w:val="0388A6"/>
              </w:rPr>
            </w:rPrChange>
          </w:rPr>
          <w:t>Danh Tính C</w:t>
        </w:r>
        <w:r w:rsidR="00C54D8C" w:rsidRPr="00000263">
          <w:rPr>
            <w:rFonts w:asciiTheme="majorHAnsi" w:eastAsia="Times New Roman" w:hAnsiTheme="majorHAnsi" w:cstheme="majorHAnsi"/>
            <w:b/>
            <w:color w:val="313131"/>
            <w:lang w:val="en-GB"/>
            <w:rPrChange w:id="498" w:author="Pham Thanh" w:date="2018-07-18T16:46:00Z">
              <w:rPr>
                <w:rStyle w:val="Hyperlink"/>
                <w:rFonts w:ascii="Cambria" w:eastAsiaTheme="majorEastAsia" w:hAnsi="Cambria" w:cs="Cambria"/>
                <w:color w:val="0388A6"/>
              </w:rPr>
            </w:rPrChange>
          </w:rPr>
          <w:t>ủ</w:t>
        </w:r>
        <w:r w:rsidR="00C54D8C" w:rsidRPr="00000263">
          <w:rPr>
            <w:rFonts w:asciiTheme="majorHAnsi" w:eastAsia="Times New Roman" w:hAnsiTheme="majorHAnsi" w:cstheme="majorHAnsi"/>
            <w:b/>
            <w:color w:val="313131"/>
            <w:lang w:val="en-GB"/>
            <w:rPrChange w:id="499" w:author="Pham Thanh" w:date="2018-07-18T16:46:00Z">
              <w:rPr>
                <w:rStyle w:val="Hyperlink"/>
                <w:rFonts w:ascii="Georgia" w:eastAsiaTheme="majorEastAsia" w:hAnsi="Georgia"/>
                <w:color w:val="0388A6"/>
              </w:rPr>
            </w:rPrChange>
          </w:rPr>
          <w:t>a B</w:t>
        </w:r>
        <w:r w:rsidR="00C54D8C" w:rsidRPr="00000263">
          <w:rPr>
            <w:rFonts w:asciiTheme="majorHAnsi" w:eastAsia="Times New Roman" w:hAnsiTheme="majorHAnsi" w:cstheme="majorHAnsi"/>
            <w:b/>
            <w:color w:val="313131"/>
            <w:lang w:val="en-GB"/>
            <w:rPrChange w:id="500" w:author="Pham Thanh" w:date="2018-07-18T16:46:00Z">
              <w:rPr>
                <w:rStyle w:val="Hyperlink"/>
                <w:rFonts w:ascii="Cambria" w:eastAsiaTheme="majorEastAsia" w:hAnsi="Cambria" w:cs="Cambria"/>
                <w:color w:val="0388A6"/>
              </w:rPr>
            </w:rPrChange>
          </w:rPr>
          <w:t>ạ</w:t>
        </w:r>
        <w:r w:rsidR="00C54D8C" w:rsidRPr="00000263">
          <w:rPr>
            <w:rFonts w:asciiTheme="majorHAnsi" w:eastAsia="Times New Roman" w:hAnsiTheme="majorHAnsi" w:cstheme="majorHAnsi"/>
            <w:b/>
            <w:color w:val="313131"/>
            <w:lang w:val="en-GB"/>
            <w:rPrChange w:id="501" w:author="Pham Thanh" w:date="2018-07-18T16:46:00Z">
              <w:rPr>
                <w:rStyle w:val="Hyperlink"/>
                <w:rFonts w:ascii="Georgia" w:eastAsiaTheme="majorEastAsia" w:hAnsi="Georgia"/>
                <w:color w:val="0388A6"/>
              </w:rPr>
            </w:rPrChange>
          </w:rPr>
          <w:t>n</w:t>
        </w:r>
      </w:ins>
    </w:p>
    <w:p w:rsidR="00C54D8C" w:rsidRPr="00C54D8C" w:rsidRDefault="00C54D8C">
      <w:pPr>
        <w:rPr>
          <w:ins w:id="502" w:author="Pham Thanh" w:date="2018-07-18T16:17:00Z"/>
          <w:rFonts w:asciiTheme="majorHAnsi" w:hAnsiTheme="majorHAnsi" w:cstheme="majorHAnsi"/>
          <w:b/>
          <w:color w:val="313131"/>
          <w:sz w:val="24"/>
          <w:szCs w:val="24"/>
          <w:lang w:val="en-GB"/>
          <w:rPrChange w:id="503" w:author="Pham Thanh" w:date="2018-07-18T16:19:00Z">
            <w:rPr>
              <w:ins w:id="504" w:author="Pham Thanh" w:date="2018-07-18T16:17:00Z"/>
              <w:rFonts w:ascii="Georgia" w:hAnsi="Georgia"/>
              <w:color w:val="4E443C"/>
              <w:sz w:val="21"/>
              <w:szCs w:val="21"/>
            </w:rPr>
          </w:rPrChange>
        </w:rPr>
        <w:pPrChange w:id="505" w:author="Pham Thanh" w:date="2018-07-18T16:23:00Z">
          <w:pPr>
            <w:pStyle w:val="NormalWeb"/>
            <w:shd w:val="clear" w:color="auto" w:fill="FCFCFA"/>
            <w:spacing w:before="0" w:beforeAutospacing="0" w:after="165" w:afterAutospacing="0" w:line="330" w:lineRule="atLeast"/>
          </w:pPr>
        </w:pPrChange>
      </w:pPr>
      <w:ins w:id="506" w:author="Pham Thanh" w:date="2018-07-18T16:17:00Z">
        <w:r w:rsidRPr="00C54D8C">
          <w:rPr>
            <w:rFonts w:asciiTheme="majorHAnsi" w:hAnsiTheme="majorHAnsi" w:cstheme="majorHAnsi"/>
            <w:color w:val="313131"/>
            <w:sz w:val="24"/>
            <w:szCs w:val="24"/>
            <w:lang w:val="en-GB"/>
            <w:rPrChange w:id="507" w:author="Pham Thanh" w:date="2018-07-18T16:17:00Z">
              <w:rPr>
                <w:rFonts w:ascii="Georgia" w:hAnsi="Georgia"/>
                <w:color w:val="4E443C"/>
                <w:sz w:val="21"/>
                <w:szCs w:val="21"/>
              </w:rPr>
            </w:rPrChange>
          </w:rPr>
          <w:lastRenderedPageBreak/>
          <w:t>Vi</w:t>
        </w:r>
        <w:r w:rsidRPr="00C54D8C">
          <w:rPr>
            <w:rFonts w:asciiTheme="majorHAnsi" w:hAnsiTheme="majorHAnsi" w:cstheme="majorHAnsi"/>
            <w:color w:val="313131"/>
            <w:sz w:val="24"/>
            <w:szCs w:val="24"/>
            <w:lang w:val="en-GB"/>
            <w:rPrChange w:id="50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509"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51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11"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12" w:author="Pham Thanh" w:date="2018-07-18T16:17:00Z">
              <w:rPr>
                <w:rFonts w:ascii="Georgia" w:hAnsi="Georgia"/>
                <w:color w:val="4E443C"/>
                <w:sz w:val="21"/>
                <w:szCs w:val="21"/>
              </w:rPr>
            </w:rPrChange>
          </w:rPr>
          <w:t>u ti</w:t>
        </w:r>
        <w:r w:rsidRPr="00C54D8C">
          <w:rPr>
            <w:rFonts w:asciiTheme="majorHAnsi" w:hAnsiTheme="majorHAnsi" w:cstheme="majorHAnsi"/>
            <w:color w:val="313131"/>
            <w:sz w:val="24"/>
            <w:szCs w:val="24"/>
            <w:lang w:val="en-GB"/>
            <w:rPrChange w:id="513"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14"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515"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516" w:author="Pham Thanh" w:date="2018-07-18T16:17:00Z">
              <w:rPr>
                <w:rFonts w:ascii="Georgia" w:hAnsi="Georgia"/>
                <w:color w:val="4E443C"/>
                <w:sz w:val="21"/>
                <w:szCs w:val="21"/>
              </w:rPr>
            </w:rPrChange>
          </w:rPr>
          <w:t>n n</w:t>
        </w:r>
        <w:r w:rsidRPr="00C54D8C">
          <w:rPr>
            <w:rFonts w:asciiTheme="majorHAnsi" w:hAnsiTheme="majorHAnsi" w:cstheme="majorHAnsi"/>
            <w:color w:val="313131"/>
            <w:sz w:val="24"/>
            <w:szCs w:val="24"/>
            <w:lang w:val="en-GB"/>
            <w:rPrChange w:id="517"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18"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51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20" w:author="Pham Thanh" w:date="2018-07-18T16:17:00Z">
              <w:rPr>
                <w:rFonts w:ascii="Georgia" w:hAnsi="Georgia"/>
                <w:color w:val="4E443C"/>
                <w:sz w:val="21"/>
                <w:szCs w:val="21"/>
              </w:rPr>
            </w:rPrChange>
          </w:rPr>
          <w:t>m khi c</w:t>
        </w:r>
        <w:r w:rsidRPr="00C54D8C">
          <w:rPr>
            <w:rFonts w:asciiTheme="majorHAnsi" w:hAnsiTheme="majorHAnsi" w:cstheme="majorHAnsi"/>
            <w:color w:val="313131"/>
            <w:sz w:val="24"/>
            <w:szCs w:val="24"/>
            <w:lang w:val="en-GB"/>
            <w:rPrChange w:id="52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22"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52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524" w:author="Pham Thanh" w:date="2018-07-18T16:17:00Z">
              <w:rPr>
                <w:rFonts w:ascii="Georgia" w:hAnsi="Georgia"/>
                <w:color w:val="4E443C"/>
                <w:sz w:val="21"/>
                <w:szCs w:val="21"/>
              </w:rPr>
            </w:rPrChange>
          </w:rPr>
          <w:t>nh Git l</w:t>
        </w:r>
        <w:r w:rsidRPr="00C54D8C">
          <w:rPr>
            <w:rFonts w:asciiTheme="majorHAnsi" w:hAnsiTheme="majorHAnsi" w:cstheme="majorHAnsi"/>
            <w:color w:val="313131"/>
            <w:sz w:val="24"/>
            <w:szCs w:val="24"/>
            <w:lang w:val="en-GB"/>
            <w:rPrChange w:id="52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26"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527"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528"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52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30"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31" w:author="Pham Thanh" w:date="2018-07-18T16:17:00Z">
              <w:rPr>
                <w:rFonts w:ascii="Georgia" w:hAnsi="Georgia"/>
                <w:color w:val="4E443C"/>
                <w:sz w:val="21"/>
                <w:szCs w:val="21"/>
              </w:rPr>
            </w:rPrChange>
          </w:rPr>
          <w:t>nh t</w:t>
        </w:r>
        <w:r w:rsidRPr="00C54D8C">
          <w:rPr>
            <w:rFonts w:asciiTheme="majorHAnsi" w:hAnsiTheme="majorHAnsi" w:cstheme="majorHAnsi"/>
            <w:color w:val="313131"/>
            <w:sz w:val="24"/>
            <w:szCs w:val="24"/>
            <w:lang w:val="en-GB"/>
            <w:rPrChange w:id="532"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33" w:author="Pham Thanh" w:date="2018-07-18T16:17:00Z">
              <w:rPr>
                <w:rFonts w:ascii="Georgia" w:hAnsi="Georgia"/>
                <w:color w:val="4E443C"/>
                <w:sz w:val="21"/>
                <w:szCs w:val="21"/>
              </w:rPr>
            </w:rPrChange>
          </w:rPr>
          <w:t>n t</w:t>
        </w:r>
        <w:r w:rsidRPr="00C54D8C">
          <w:rPr>
            <w:rFonts w:asciiTheme="majorHAnsi" w:hAnsiTheme="majorHAnsi" w:cstheme="majorHAnsi"/>
            <w:color w:val="313131"/>
            <w:sz w:val="24"/>
            <w:szCs w:val="24"/>
            <w:lang w:val="en-GB"/>
            <w:rPrChange w:id="53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35" w:author="Pham Thanh" w:date="2018-07-18T16:17:00Z">
              <w:rPr>
                <w:rFonts w:ascii="Georgia" w:hAnsi="Georgia"/>
                <w:color w:val="4E443C"/>
                <w:sz w:val="21"/>
                <w:szCs w:val="21"/>
              </w:rPr>
            </w:rPrChange>
          </w:rPr>
          <w:t>i kho</w:t>
        </w:r>
        <w:r w:rsidRPr="00C54D8C">
          <w:rPr>
            <w:rFonts w:asciiTheme="majorHAnsi" w:hAnsiTheme="majorHAnsi" w:cstheme="majorHAnsi"/>
            <w:color w:val="313131"/>
            <w:sz w:val="24"/>
            <w:szCs w:val="24"/>
            <w:lang w:val="en-GB"/>
            <w:rPrChange w:id="53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537"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53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39"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54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41"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42"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543"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544" w:author="Pham Thanh" w:date="2018-07-18T16:17:00Z">
              <w:rPr>
                <w:rFonts w:ascii="Georgia" w:hAnsi="Georgia"/>
                <w:color w:val="4E443C"/>
                <w:sz w:val="21"/>
                <w:szCs w:val="21"/>
              </w:rPr>
            </w:rPrChange>
          </w:rPr>
          <w:t xml:space="preserve"> e-mail. </w:t>
        </w:r>
        <w:r w:rsidRPr="00C54D8C">
          <w:rPr>
            <w:rFonts w:asciiTheme="majorHAnsi" w:hAnsiTheme="majorHAnsi" w:cstheme="majorHAnsi"/>
            <w:color w:val="313131"/>
            <w:sz w:val="24"/>
            <w:szCs w:val="24"/>
            <w:lang w:val="en-GB"/>
            <w:rPrChange w:id="54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46"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547"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548" w:author="Pham Thanh" w:date="2018-07-18T16:17:00Z">
              <w:rPr>
                <w:rFonts w:ascii="Georgia" w:hAnsi="Georgia"/>
                <w:color w:val="4E443C"/>
                <w:sz w:val="21"/>
                <w:szCs w:val="21"/>
              </w:rPr>
            </w:rPrChange>
          </w:rPr>
          <w:t>u n</w:t>
        </w:r>
        <w:r w:rsidRPr="00C54D8C">
          <w:rPr>
            <w:rFonts w:asciiTheme="majorHAnsi" w:hAnsiTheme="majorHAnsi" w:cstheme="majorHAnsi"/>
            <w:color w:val="313131"/>
            <w:sz w:val="24"/>
            <w:szCs w:val="24"/>
            <w:lang w:val="en-GB"/>
            <w:rPrChange w:id="54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50" w:author="Pham Thanh" w:date="2018-07-18T16:17:00Z">
              <w:rPr>
                <w:rFonts w:ascii="Georgia" w:hAnsi="Georgia"/>
                <w:color w:val="4E443C"/>
                <w:sz w:val="21"/>
                <w:szCs w:val="21"/>
              </w:rPr>
            </w:rPrChange>
          </w:rPr>
          <w:t>y r</w:t>
        </w:r>
        <w:r w:rsidRPr="00C54D8C">
          <w:rPr>
            <w:rFonts w:asciiTheme="majorHAnsi" w:hAnsiTheme="majorHAnsi" w:cstheme="majorHAnsi"/>
            <w:color w:val="313131"/>
            <w:sz w:val="24"/>
            <w:szCs w:val="24"/>
            <w:lang w:val="en-GB"/>
            <w:rPrChange w:id="55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52" w:author="Pham Thanh" w:date="2018-07-18T16:17:00Z">
              <w:rPr>
                <w:rFonts w:ascii="Georgia" w:hAnsi="Georgia"/>
                <w:color w:val="4E443C"/>
                <w:sz w:val="21"/>
                <w:szCs w:val="21"/>
              </w:rPr>
            </w:rPrChange>
          </w:rPr>
          <w:t>t quan tr</w:t>
        </w:r>
        <w:r w:rsidRPr="00C54D8C">
          <w:rPr>
            <w:rFonts w:asciiTheme="majorHAnsi" w:hAnsiTheme="majorHAnsi" w:cstheme="majorHAnsi"/>
            <w:color w:val="313131"/>
            <w:sz w:val="24"/>
            <w:szCs w:val="24"/>
            <w:lang w:val="en-GB"/>
            <w:rPrChange w:id="553"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554" w:author="Pham Thanh" w:date="2018-07-18T16:17:00Z">
              <w:rPr>
                <w:rFonts w:ascii="Georgia" w:hAnsi="Georgia"/>
                <w:color w:val="4E443C"/>
                <w:sz w:val="21"/>
                <w:szCs w:val="21"/>
              </w:rPr>
            </w:rPrChange>
          </w:rPr>
          <w:t>ng v</w:t>
        </w:r>
        <w:r w:rsidRPr="00C54D8C">
          <w:rPr>
            <w:rFonts w:asciiTheme="majorHAnsi" w:hAnsiTheme="majorHAnsi" w:cstheme="majorHAnsi"/>
            <w:color w:val="313131"/>
            <w:sz w:val="24"/>
            <w:szCs w:val="24"/>
            <w:lang w:val="en-GB"/>
            <w:rPrChange w:id="555"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556" w:author="Pham Thanh" w:date="2018-07-18T16:17:00Z">
              <w:rPr>
                <w:rFonts w:ascii="Georgia" w:hAnsi="Georgia"/>
                <w:color w:val="4E443C"/>
                <w:sz w:val="21"/>
                <w:szCs w:val="21"/>
              </w:rPr>
            </w:rPrChange>
          </w:rPr>
          <w:t xml:space="preserve"> m</w:t>
        </w:r>
        <w:r w:rsidRPr="00C54D8C">
          <w:rPr>
            <w:rFonts w:asciiTheme="majorHAnsi" w:hAnsiTheme="majorHAnsi" w:cstheme="majorHAnsi"/>
            <w:color w:val="313131"/>
            <w:sz w:val="24"/>
            <w:szCs w:val="24"/>
            <w:lang w:val="en-GB"/>
            <w:rPrChange w:id="557"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558" w:author="Pham Thanh" w:date="2018-07-18T16:17:00Z">
              <w:rPr>
                <w:rFonts w:ascii="Georgia" w:hAnsi="Georgia"/>
                <w:color w:val="4E443C"/>
                <w:sz w:val="21"/>
                <w:szCs w:val="21"/>
              </w:rPr>
            </w:rPrChange>
          </w:rPr>
          <w:t>i Git s</w:t>
        </w:r>
        <w:r w:rsidRPr="00C54D8C">
          <w:rPr>
            <w:rFonts w:asciiTheme="majorHAnsi" w:hAnsiTheme="majorHAnsi" w:cstheme="majorHAnsi"/>
            <w:color w:val="313131"/>
            <w:sz w:val="24"/>
            <w:szCs w:val="24"/>
            <w:lang w:val="en-GB"/>
            <w:rPrChange w:id="559"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560"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561"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562"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563"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564" w:author="Pham Thanh" w:date="2018-07-18T16:17:00Z">
              <w:rPr>
                <w:rFonts w:ascii="Georgia" w:hAnsi="Georgia"/>
                <w:color w:val="4E443C"/>
                <w:sz w:val="21"/>
                <w:szCs w:val="21"/>
              </w:rPr>
            </w:rPrChange>
          </w:rPr>
          <w:t>ng ch</w:t>
        </w:r>
        <w:r w:rsidRPr="00C54D8C">
          <w:rPr>
            <w:rFonts w:asciiTheme="majorHAnsi" w:hAnsiTheme="majorHAnsi" w:cstheme="majorHAnsi"/>
            <w:color w:val="313131"/>
            <w:sz w:val="24"/>
            <w:szCs w:val="24"/>
            <w:lang w:val="en-GB"/>
            <w:rPrChange w:id="565"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566"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567"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568"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569"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70" w:author="Pham Thanh" w:date="2018-07-18T16:17:00Z">
              <w:rPr>
                <w:rFonts w:ascii="Georgia" w:hAnsi="Georgia"/>
                <w:color w:val="4E443C"/>
                <w:sz w:val="21"/>
                <w:szCs w:val="21"/>
              </w:rPr>
            </w:rPrChange>
          </w:rPr>
          <w:t>n commit, nh</w:t>
        </w:r>
        <w:r w:rsidRPr="00C54D8C">
          <w:rPr>
            <w:rFonts w:asciiTheme="majorHAnsi" w:hAnsiTheme="majorHAnsi" w:cstheme="majorHAnsi"/>
            <w:color w:val="313131"/>
            <w:sz w:val="24"/>
            <w:szCs w:val="24"/>
            <w:lang w:val="en-GB"/>
            <w:rPrChange w:id="571"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572" w:author="Pham Thanh" w:date="2018-07-18T16:17:00Z">
              <w:rPr>
                <w:rFonts w:ascii="Georgia" w:hAnsi="Georgia"/>
                <w:color w:val="4E443C"/>
                <w:sz w:val="21"/>
                <w:szCs w:val="21"/>
              </w:rPr>
            </w:rPrChange>
          </w:rPr>
          <w:t>ng th</w:t>
        </w:r>
        <w:r w:rsidRPr="00C54D8C">
          <w:rPr>
            <w:rFonts w:asciiTheme="majorHAnsi" w:hAnsiTheme="majorHAnsi" w:cstheme="majorHAnsi"/>
            <w:color w:val="313131"/>
            <w:sz w:val="24"/>
            <w:szCs w:val="24"/>
            <w:lang w:val="en-GB"/>
            <w:rPrChange w:id="573"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574" w:author="Pham Thanh" w:date="2018-07-18T16:17:00Z">
              <w:rPr>
                <w:rFonts w:ascii="Georgia" w:hAnsi="Georgia"/>
                <w:color w:val="4E443C"/>
                <w:sz w:val="21"/>
                <w:szCs w:val="21"/>
              </w:rPr>
            </w:rPrChange>
          </w:rPr>
          <w:t>ng tin n</w:t>
        </w:r>
        <w:r w:rsidRPr="00C54D8C">
          <w:rPr>
            <w:rFonts w:asciiTheme="majorHAnsi" w:hAnsiTheme="majorHAnsi" w:cstheme="majorHAnsi"/>
            <w:color w:val="313131"/>
            <w:sz w:val="24"/>
            <w:szCs w:val="24"/>
            <w:lang w:val="en-GB"/>
            <w:rPrChange w:id="57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76" w:author="Pham Thanh" w:date="2018-07-18T16:17:00Z">
              <w:rPr>
                <w:rFonts w:ascii="Georgia" w:hAnsi="Georgia"/>
                <w:color w:val="4E443C"/>
                <w:sz w:val="21"/>
                <w:szCs w:val="21"/>
              </w:rPr>
            </w:rPrChange>
          </w:rPr>
          <w:t xml:space="preserve">y </w:t>
        </w:r>
        <w:r w:rsidRPr="00C54D8C">
          <w:rPr>
            <w:rFonts w:asciiTheme="majorHAnsi" w:hAnsiTheme="majorHAnsi" w:cstheme="majorHAnsi"/>
            <w:color w:val="313131"/>
            <w:sz w:val="24"/>
            <w:szCs w:val="24"/>
            <w:lang w:val="en-GB"/>
            <w:rPrChange w:id="57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78"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579" w:author="Pham Thanh" w:date="2018-07-18T16:17:00Z">
              <w:rPr>
                <w:rFonts w:ascii="Georgia" w:hAnsi="Georgia"/>
                <w:color w:val="4E443C"/>
                <w:sz w:val="21"/>
                <w:szCs w:val="21"/>
              </w:rPr>
            </w:rPrChange>
          </w:rPr>
          <w:t>c g</w:t>
        </w:r>
        <w:r w:rsidRPr="00C54D8C">
          <w:rPr>
            <w:rFonts w:asciiTheme="majorHAnsi" w:hAnsiTheme="majorHAnsi" w:cstheme="majorHAnsi"/>
            <w:color w:val="313131"/>
            <w:sz w:val="24"/>
            <w:szCs w:val="24"/>
            <w:lang w:val="en-GB"/>
            <w:rPrChange w:id="580" w:author="Pham Thanh" w:date="2018-07-18T16:17:00Z">
              <w:rPr>
                <w:rFonts w:ascii="Cambria" w:hAnsi="Cambria" w:cs="Cambria"/>
                <w:color w:val="4E443C"/>
                <w:sz w:val="21"/>
                <w:szCs w:val="21"/>
              </w:rPr>
            </w:rPrChange>
          </w:rPr>
          <w:t>ắ</w:t>
        </w:r>
        <w:r w:rsidRPr="00C54D8C">
          <w:rPr>
            <w:rFonts w:asciiTheme="majorHAnsi" w:hAnsiTheme="majorHAnsi" w:cstheme="majorHAnsi"/>
            <w:color w:val="313131"/>
            <w:sz w:val="24"/>
            <w:szCs w:val="24"/>
            <w:lang w:val="en-GB"/>
            <w:rPrChange w:id="581"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58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83" w:author="Pham Thanh" w:date="2018-07-18T16:17:00Z">
              <w:rPr>
                <w:rFonts w:ascii="Georgia" w:hAnsi="Georgia"/>
                <w:color w:val="4E443C"/>
                <w:sz w:val="21"/>
                <w:szCs w:val="21"/>
              </w:rPr>
            </w:rPrChange>
          </w:rPr>
          <w:t>t di b</w:t>
        </w:r>
        <w:r w:rsidRPr="00C54D8C">
          <w:rPr>
            <w:rFonts w:asciiTheme="majorHAnsi" w:hAnsiTheme="majorHAnsi" w:cstheme="majorHAnsi"/>
            <w:color w:val="313131"/>
            <w:sz w:val="24"/>
            <w:szCs w:val="24"/>
            <w:lang w:val="en-GB"/>
            <w:rPrChange w:id="58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85"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586"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87" w:author="Pham Thanh" w:date="2018-07-18T16:17:00Z">
              <w:rPr>
                <w:rFonts w:ascii="Georgia" w:hAnsi="Georgia"/>
                <w:color w:val="4E443C"/>
                <w:sz w:val="21"/>
                <w:szCs w:val="21"/>
              </w:rPr>
            </w:rPrChange>
          </w:rPr>
          <w:t>ch v</w:t>
        </w:r>
        <w:r w:rsidRPr="00C54D8C">
          <w:rPr>
            <w:rFonts w:asciiTheme="majorHAnsi" w:hAnsiTheme="majorHAnsi" w:cstheme="majorHAnsi"/>
            <w:color w:val="313131"/>
            <w:sz w:val="24"/>
            <w:szCs w:val="24"/>
            <w:lang w:val="en-GB"/>
            <w:rPrChange w:id="58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89"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59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591" w:author="Pham Thanh" w:date="2018-07-18T16:17:00Z">
              <w:rPr>
                <w:rFonts w:ascii="Georgia" w:hAnsi="Georgia"/>
                <w:color w:val="4E443C"/>
                <w:sz w:val="21"/>
                <w:szCs w:val="21"/>
              </w:rPr>
            </w:rPrChange>
          </w:rPr>
          <w:t>c commit:</w:t>
        </w:r>
      </w:ins>
    </w:p>
    <w:p w:rsidR="00C54D8C" w:rsidRPr="00E749A5" w:rsidRDefault="00C54D8C">
      <w:pPr>
        <w:pBdr>
          <w:top w:val="single" w:sz="4" w:space="1" w:color="auto"/>
          <w:left w:val="single" w:sz="4" w:space="4" w:color="auto"/>
          <w:bottom w:val="single" w:sz="4" w:space="1" w:color="auto"/>
          <w:right w:val="single" w:sz="4" w:space="4" w:color="auto"/>
        </w:pBdr>
        <w:rPr>
          <w:ins w:id="592" w:author="Pham Thanh" w:date="2018-07-18T16:17:00Z"/>
          <w:rFonts w:asciiTheme="majorHAnsi" w:hAnsiTheme="majorHAnsi" w:cstheme="majorHAnsi"/>
          <w:color w:val="313131"/>
          <w:sz w:val="24"/>
          <w:szCs w:val="24"/>
          <w:rPrChange w:id="593" w:author="Pham Thanh" w:date="2018-07-18T16:23:00Z">
            <w:rPr>
              <w:ins w:id="594" w:author="Pham Thanh" w:date="2018-07-18T16:17:00Z"/>
              <w:rStyle w:val="HTMLCode"/>
              <w:rFonts w:ascii="Courier" w:hAnsi="Courier"/>
              <w:color w:val="F14E32"/>
              <w:sz w:val="21"/>
              <w:szCs w:val="21"/>
              <w:bdr w:val="single" w:sz="6" w:space="1" w:color="EFEEE6" w:frame="1"/>
              <w:shd w:val="clear" w:color="auto" w:fill="FFFFFF"/>
              <w:lang w:val="en-US"/>
            </w:rPr>
          </w:rPrChange>
        </w:rPr>
        <w:pPrChange w:id="595"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596" w:author="Pham Thanh" w:date="2018-07-18T16:17:00Z">
        <w:r w:rsidRPr="00E749A5">
          <w:rPr>
            <w:rFonts w:asciiTheme="majorHAnsi" w:hAnsiTheme="majorHAnsi" w:cstheme="majorHAnsi"/>
            <w:color w:val="313131"/>
            <w:sz w:val="24"/>
            <w:szCs w:val="24"/>
            <w:rPrChange w:id="597" w:author="Pham Thanh" w:date="2018-07-18T16:23:00Z">
              <w:rPr>
                <w:rStyle w:val="HTMLCode"/>
                <w:rFonts w:ascii="Courier" w:hAnsi="Courier"/>
                <w:color w:val="F14E32"/>
                <w:sz w:val="21"/>
                <w:szCs w:val="21"/>
                <w:bdr w:val="single" w:sz="6" w:space="1" w:color="EFEEE6" w:frame="1"/>
                <w:shd w:val="clear" w:color="auto" w:fill="FFFFFF"/>
              </w:rPr>
            </w:rPrChange>
          </w:rPr>
          <w:t>$ git config --global user.name "</w:t>
        </w:r>
        <w:r w:rsidRPr="003834C2">
          <w:rPr>
            <w:rFonts w:asciiTheme="majorHAnsi" w:hAnsiTheme="majorHAnsi" w:cstheme="majorHAnsi"/>
            <w:color w:val="313131"/>
            <w:sz w:val="24"/>
            <w:szCs w:val="24"/>
          </w:rPr>
          <w:t>phamthanh</w:t>
        </w:r>
        <w:r w:rsidRPr="00E749A5">
          <w:rPr>
            <w:rFonts w:asciiTheme="majorHAnsi" w:hAnsiTheme="majorHAnsi" w:cstheme="majorHAnsi"/>
            <w:color w:val="313131"/>
            <w:sz w:val="24"/>
            <w:szCs w:val="24"/>
            <w:rPrChange w:id="598" w:author="Pham Thanh" w:date="2018-07-18T16:23:00Z">
              <w:rPr>
                <w:rStyle w:val="HTMLCode"/>
                <w:rFonts w:ascii="Courier" w:hAnsi="Courier"/>
                <w:color w:val="F14E32"/>
                <w:sz w:val="21"/>
                <w:szCs w:val="21"/>
                <w:bdr w:val="single" w:sz="6" w:space="1" w:color="EFEEE6" w:frame="1"/>
                <w:shd w:val="clear" w:color="auto" w:fill="FFFFFF"/>
              </w:rPr>
            </w:rPrChange>
          </w:rPr>
          <w:t>"</w:t>
        </w:r>
      </w:ins>
    </w:p>
    <w:p w:rsidR="00C54D8C" w:rsidRPr="00E749A5" w:rsidRDefault="00C54D8C">
      <w:pPr>
        <w:pBdr>
          <w:top w:val="single" w:sz="4" w:space="1" w:color="auto"/>
          <w:left w:val="single" w:sz="4" w:space="4" w:color="auto"/>
          <w:bottom w:val="single" w:sz="4" w:space="1" w:color="auto"/>
          <w:right w:val="single" w:sz="4" w:space="4" w:color="auto"/>
        </w:pBdr>
        <w:rPr>
          <w:ins w:id="599" w:author="Pham Thanh" w:date="2018-07-18T16:17:00Z"/>
          <w:rFonts w:asciiTheme="majorHAnsi" w:hAnsiTheme="majorHAnsi" w:cstheme="majorHAnsi"/>
          <w:color w:val="313131"/>
          <w:sz w:val="24"/>
          <w:szCs w:val="24"/>
          <w:rPrChange w:id="600" w:author="Pham Thanh" w:date="2018-07-18T16:23:00Z">
            <w:rPr>
              <w:ins w:id="601" w:author="Pham Thanh" w:date="2018-07-18T16:17:00Z"/>
              <w:rStyle w:val="HTMLCode"/>
              <w:rFonts w:ascii="Courier" w:hAnsi="Courier"/>
              <w:color w:val="F14E32"/>
              <w:sz w:val="21"/>
              <w:szCs w:val="21"/>
              <w:bdr w:val="single" w:sz="6" w:space="1" w:color="EFEEE6" w:frame="1"/>
              <w:shd w:val="clear" w:color="auto" w:fill="FFFFFF"/>
              <w:lang w:val="en-US"/>
            </w:rPr>
          </w:rPrChange>
        </w:rPr>
        <w:pPrChange w:id="602"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603" w:author="Pham Thanh" w:date="2018-07-18T16:17:00Z">
        <w:r w:rsidRPr="00E749A5">
          <w:rPr>
            <w:rFonts w:asciiTheme="majorHAnsi" w:hAnsiTheme="majorHAnsi" w:cstheme="majorHAnsi"/>
            <w:color w:val="313131"/>
            <w:sz w:val="24"/>
            <w:szCs w:val="24"/>
            <w:rPrChange w:id="604" w:author="Pham Thanh" w:date="2018-07-18T16:23:00Z">
              <w:rPr>
                <w:rStyle w:val="HTMLCode"/>
                <w:rFonts w:ascii="Courier" w:hAnsi="Courier"/>
                <w:color w:val="F14E32"/>
                <w:sz w:val="21"/>
                <w:szCs w:val="21"/>
                <w:bdr w:val="single" w:sz="6" w:space="1" w:color="EFEEE6" w:frame="1"/>
                <w:shd w:val="clear" w:color="auto" w:fill="FFFFFF"/>
              </w:rPr>
            </w:rPrChange>
          </w:rPr>
          <w:t xml:space="preserve">$ git config --global user.email </w:t>
        </w:r>
        <w:r w:rsidRPr="003834C2">
          <w:rPr>
            <w:rFonts w:asciiTheme="majorHAnsi" w:hAnsiTheme="majorHAnsi" w:cstheme="majorHAnsi"/>
            <w:color w:val="313131"/>
            <w:sz w:val="24"/>
            <w:szCs w:val="24"/>
          </w:rPr>
          <w:t>phamthanh</w:t>
        </w:r>
        <w:r w:rsidR="00E749A5" w:rsidRPr="003834C2">
          <w:rPr>
            <w:rFonts w:asciiTheme="majorHAnsi" w:hAnsiTheme="majorHAnsi" w:cstheme="majorHAnsi"/>
            <w:color w:val="313131"/>
            <w:sz w:val="24"/>
            <w:szCs w:val="24"/>
          </w:rPr>
          <w:t>@gmail</w:t>
        </w:r>
        <w:r w:rsidRPr="00E749A5">
          <w:rPr>
            <w:rFonts w:asciiTheme="majorHAnsi" w:hAnsiTheme="majorHAnsi" w:cstheme="majorHAnsi"/>
            <w:color w:val="313131"/>
            <w:sz w:val="24"/>
            <w:szCs w:val="24"/>
            <w:rPrChange w:id="605" w:author="Pham Thanh" w:date="2018-07-18T16:23:00Z">
              <w:rPr>
                <w:rStyle w:val="HTMLCode"/>
                <w:rFonts w:ascii="Courier" w:hAnsi="Courier"/>
                <w:color w:val="F14E32"/>
                <w:sz w:val="21"/>
                <w:szCs w:val="21"/>
                <w:bdr w:val="single" w:sz="6" w:space="1" w:color="EFEEE6" w:frame="1"/>
                <w:shd w:val="clear" w:color="auto" w:fill="FFFFFF"/>
              </w:rPr>
            </w:rPrChange>
          </w:rPr>
          <w:t>.com</w:t>
        </w:r>
      </w:ins>
    </w:p>
    <w:p w:rsidR="00C54D8C" w:rsidRPr="00C54D8C" w:rsidRDefault="00C54D8C">
      <w:pPr>
        <w:rPr>
          <w:ins w:id="606" w:author="Pham Thanh" w:date="2018-07-18T16:17:00Z"/>
          <w:rFonts w:asciiTheme="majorHAnsi" w:hAnsiTheme="majorHAnsi" w:cstheme="majorHAnsi"/>
          <w:color w:val="313131"/>
          <w:sz w:val="24"/>
          <w:szCs w:val="24"/>
          <w:lang w:val="en-GB"/>
          <w:rPrChange w:id="607" w:author="Pham Thanh" w:date="2018-07-18T16:17:00Z">
            <w:rPr>
              <w:ins w:id="608" w:author="Pham Thanh" w:date="2018-07-18T16:17:00Z"/>
              <w:rFonts w:ascii="Georgia" w:hAnsi="Georgia"/>
              <w:color w:val="4E443C"/>
              <w:sz w:val="21"/>
              <w:szCs w:val="21"/>
            </w:rPr>
          </w:rPrChange>
        </w:rPr>
        <w:pPrChange w:id="609" w:author="Pham Thanh" w:date="2018-07-18T16:23:00Z">
          <w:pPr>
            <w:pStyle w:val="NormalWeb"/>
            <w:shd w:val="clear" w:color="auto" w:fill="FCFCFA"/>
            <w:spacing w:before="0" w:beforeAutospacing="0" w:after="0" w:afterAutospacing="0" w:line="330" w:lineRule="atLeast"/>
          </w:pPr>
        </w:pPrChange>
      </w:pPr>
      <w:ins w:id="610" w:author="Pham Thanh" w:date="2018-07-18T16:18:00Z">
        <w:r>
          <w:rPr>
            <w:rFonts w:asciiTheme="majorHAnsi" w:hAnsiTheme="majorHAnsi" w:cstheme="majorHAnsi"/>
            <w:color w:val="313131"/>
            <w:lang w:val="en-GB"/>
          </w:rPr>
          <w:t>B</w:t>
        </w:r>
      </w:ins>
      <w:ins w:id="611" w:author="Pham Thanh" w:date="2018-07-18T16:17:00Z">
        <w:r w:rsidRPr="00C54D8C">
          <w:rPr>
            <w:rFonts w:asciiTheme="majorHAnsi" w:hAnsiTheme="majorHAnsi" w:cstheme="majorHAnsi"/>
            <w:color w:val="313131"/>
            <w:sz w:val="24"/>
            <w:szCs w:val="24"/>
            <w:lang w:val="en-GB"/>
            <w:rPrChange w:id="61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13" w:author="Pham Thanh" w:date="2018-07-18T16:17:00Z">
              <w:rPr>
                <w:rFonts w:ascii="Georgia" w:hAnsi="Georgia"/>
                <w:color w:val="4E443C"/>
                <w:sz w:val="21"/>
                <w:szCs w:val="21"/>
              </w:rPr>
            </w:rPrChange>
          </w:rPr>
          <w:t>n ch</w:t>
        </w:r>
        <w:r w:rsidRPr="00C54D8C">
          <w:rPr>
            <w:rFonts w:asciiTheme="majorHAnsi" w:hAnsiTheme="majorHAnsi" w:cstheme="majorHAnsi"/>
            <w:color w:val="313131"/>
            <w:sz w:val="24"/>
            <w:szCs w:val="24"/>
            <w:lang w:val="en-GB"/>
            <w:rPrChange w:id="614"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615" w:author="Pham Thanh" w:date="2018-07-18T16:17:00Z">
              <w:rPr>
                <w:rFonts w:ascii="Georgia" w:hAnsi="Georgia"/>
                <w:color w:val="4E443C"/>
                <w:sz w:val="21"/>
                <w:szCs w:val="21"/>
              </w:rPr>
            </w:rPrChange>
          </w:rPr>
          <w:t xml:space="preserve"> ph</w:t>
        </w:r>
        <w:r w:rsidRPr="00C54D8C">
          <w:rPr>
            <w:rFonts w:asciiTheme="majorHAnsi" w:hAnsiTheme="majorHAnsi" w:cstheme="majorHAnsi"/>
            <w:color w:val="313131"/>
            <w:sz w:val="24"/>
            <w:szCs w:val="24"/>
            <w:lang w:val="en-GB"/>
            <w:rPrChange w:id="61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617"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61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19" w:author="Pham Thanh" w:date="2018-07-18T16:17:00Z">
              <w:rPr>
                <w:rFonts w:ascii="Georgia" w:hAnsi="Georgia"/>
                <w:color w:val="4E443C"/>
                <w:sz w:val="21"/>
                <w:szCs w:val="21"/>
              </w:rPr>
            </w:rPrChange>
          </w:rPr>
          <w:t>m vi</w:t>
        </w:r>
        <w:r w:rsidRPr="00C54D8C">
          <w:rPr>
            <w:rFonts w:asciiTheme="majorHAnsi" w:hAnsiTheme="majorHAnsi" w:cstheme="majorHAnsi"/>
            <w:color w:val="313131"/>
            <w:sz w:val="24"/>
            <w:szCs w:val="24"/>
            <w:lang w:val="en-GB"/>
            <w:rPrChange w:id="62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21" w:author="Pham Thanh" w:date="2018-07-18T16:17:00Z">
              <w:rPr>
                <w:rFonts w:ascii="Georgia" w:hAnsi="Georgia"/>
                <w:color w:val="4E443C"/>
                <w:sz w:val="21"/>
                <w:szCs w:val="21"/>
              </w:rPr>
            </w:rPrChange>
          </w:rPr>
          <w:t>c n</w:t>
        </w:r>
        <w:r w:rsidRPr="00C54D8C">
          <w:rPr>
            <w:rFonts w:asciiTheme="majorHAnsi" w:hAnsiTheme="majorHAnsi" w:cstheme="majorHAnsi"/>
            <w:color w:val="313131"/>
            <w:sz w:val="24"/>
            <w:szCs w:val="24"/>
            <w:lang w:val="en-GB"/>
            <w:rPrChange w:id="62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23" w:author="Pham Thanh" w:date="2018-07-18T16:17:00Z">
              <w:rPr>
                <w:rFonts w:ascii="Georgia" w:hAnsi="Georgia"/>
                <w:color w:val="4E443C"/>
                <w:sz w:val="21"/>
                <w:szCs w:val="21"/>
              </w:rPr>
            </w:rPrChange>
          </w:rPr>
          <w:t>y m</w:t>
        </w:r>
        <w:r w:rsidRPr="00C54D8C">
          <w:rPr>
            <w:rFonts w:asciiTheme="majorHAnsi" w:hAnsiTheme="majorHAnsi" w:cstheme="majorHAnsi"/>
            <w:color w:val="313131"/>
            <w:sz w:val="24"/>
            <w:szCs w:val="24"/>
            <w:lang w:val="en-GB"/>
            <w:rPrChange w:id="62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625"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626"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627" w:author="Pham Thanh" w:date="2018-07-18T16:17:00Z">
              <w:rPr>
                <w:rFonts w:ascii="Georgia" w:hAnsi="Georgia"/>
                <w:color w:val="4E443C"/>
                <w:sz w:val="21"/>
                <w:szCs w:val="21"/>
              </w:rPr>
            </w:rPrChange>
          </w:rPr>
          <w:t>n duy nh</w:t>
        </w:r>
        <w:r w:rsidRPr="00C54D8C">
          <w:rPr>
            <w:rFonts w:asciiTheme="majorHAnsi" w:hAnsiTheme="majorHAnsi" w:cstheme="majorHAnsi"/>
            <w:color w:val="313131"/>
            <w:sz w:val="24"/>
            <w:szCs w:val="24"/>
            <w:lang w:val="en-GB"/>
            <w:rPrChange w:id="628"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629"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630"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631"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632"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633"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63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3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3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37"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638"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639" w:author="Pham Thanh" w:date="2018-07-18T16:17:00Z">
              <w:rPr>
                <w:rFonts w:ascii="Georgia" w:hAnsi="Georgia"/>
                <w:color w:val="4E443C"/>
                <w:sz w:val="21"/>
                <w:szCs w:val="21"/>
              </w:rPr>
            </w:rPrChange>
          </w:rPr>
          <w:t>, vì Git s</w:t>
        </w:r>
        <w:r w:rsidRPr="00C54D8C">
          <w:rPr>
            <w:rFonts w:asciiTheme="majorHAnsi" w:hAnsiTheme="majorHAnsi" w:cstheme="majorHAnsi"/>
            <w:color w:val="313131"/>
            <w:sz w:val="24"/>
            <w:szCs w:val="24"/>
            <w:lang w:val="en-GB"/>
            <w:rPrChange w:id="640"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641"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64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4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4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45"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64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47" w:author="Pham Thanh" w:date="2018-07-18T16:17:00Z">
              <w:rPr>
                <w:rFonts w:ascii="Georgia" w:hAnsi="Georgia"/>
                <w:color w:val="4E443C"/>
                <w:sz w:val="21"/>
                <w:szCs w:val="21"/>
              </w:rPr>
            </w:rPrChange>
          </w:rPr>
          <w:t>c th</w:t>
        </w:r>
        <w:r w:rsidRPr="00C54D8C">
          <w:rPr>
            <w:rFonts w:asciiTheme="majorHAnsi" w:hAnsiTheme="majorHAnsi" w:cstheme="majorHAnsi"/>
            <w:color w:val="313131"/>
            <w:sz w:val="24"/>
            <w:szCs w:val="24"/>
            <w:lang w:val="en-GB"/>
            <w:rPrChange w:id="648"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649" w:author="Pham Thanh" w:date="2018-07-18T16:17:00Z">
              <w:rPr>
                <w:rFonts w:ascii="Georgia" w:hAnsi="Georgia"/>
                <w:color w:val="4E443C"/>
                <w:sz w:val="21"/>
                <w:szCs w:val="21"/>
              </w:rPr>
            </w:rPrChange>
          </w:rPr>
          <w:t xml:space="preserve">ng tin </w:t>
        </w:r>
        <w:r w:rsidRPr="00C54D8C">
          <w:rPr>
            <w:rFonts w:asciiTheme="majorHAnsi" w:hAnsiTheme="majorHAnsi" w:cstheme="majorHAnsi"/>
            <w:color w:val="313131"/>
            <w:sz w:val="24"/>
            <w:szCs w:val="24"/>
            <w:lang w:val="en-GB"/>
            <w:rPrChange w:id="650"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651" w:author="Pham Thanh" w:date="2018-07-18T16:17:00Z">
              <w:rPr>
                <w:rFonts w:ascii="Georgia" w:hAnsi="Georgia"/>
                <w:color w:val="4E443C"/>
                <w:sz w:val="21"/>
                <w:szCs w:val="21"/>
              </w:rPr>
            </w:rPrChange>
          </w:rPr>
          <w:t xml:space="preserve"> cho t</w:t>
        </w:r>
        <w:r w:rsidRPr="00C54D8C">
          <w:rPr>
            <w:rFonts w:asciiTheme="majorHAnsi" w:hAnsiTheme="majorHAnsi" w:cstheme="majorHAnsi"/>
            <w:color w:val="313131"/>
            <w:sz w:val="24"/>
            <w:szCs w:val="24"/>
            <w:lang w:val="en-GB"/>
            <w:rPrChange w:id="65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653"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654"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655" w:author="Pham Thanh" w:date="2018-07-18T16:17:00Z">
              <w:rPr>
                <w:rFonts w:ascii="Georgia" w:hAnsi="Georgia"/>
                <w:color w:val="4E443C"/>
                <w:sz w:val="21"/>
                <w:szCs w:val="21"/>
              </w:rPr>
            </w:rPrChange>
          </w:rPr>
          <w:t xml:space="preserve"> nh</w:t>
        </w:r>
        <w:r w:rsidRPr="00C54D8C">
          <w:rPr>
            <w:rFonts w:asciiTheme="majorHAnsi" w:hAnsiTheme="majorHAnsi" w:cstheme="majorHAnsi"/>
            <w:color w:val="313131"/>
            <w:sz w:val="24"/>
            <w:szCs w:val="24"/>
            <w:lang w:val="en-GB"/>
            <w:rPrChange w:id="656"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657" w:author="Pham Thanh" w:date="2018-07-18T16:17:00Z">
              <w:rPr>
                <w:rFonts w:ascii="Georgia" w:hAnsi="Georgia"/>
                <w:color w:val="4E443C"/>
                <w:sz w:val="21"/>
                <w:szCs w:val="21"/>
              </w:rPr>
            </w:rPrChange>
          </w:rPr>
          <w:t>ng g</w:t>
        </w:r>
        <w:r w:rsidRPr="00C54D8C">
          <w:rPr>
            <w:rFonts w:asciiTheme="majorHAnsi" w:hAnsiTheme="majorHAnsi" w:cstheme="majorHAnsi"/>
            <w:color w:val="313131"/>
            <w:sz w:val="24"/>
            <w:szCs w:val="24"/>
            <w:lang w:val="en-GB"/>
            <w:rPrChange w:id="658"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659"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66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61"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66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63" w:author="Pham Thanh" w:date="2018-07-18T16:17:00Z">
              <w:rPr>
                <w:rFonts w:ascii="Georgia" w:hAnsi="Georgia"/>
                <w:color w:val="4E443C"/>
                <w:sz w:val="21"/>
                <w:szCs w:val="21"/>
              </w:rPr>
            </w:rPrChange>
          </w:rPr>
          <w:t>m tr</w:t>
        </w:r>
        <w:r w:rsidRPr="00C54D8C">
          <w:rPr>
            <w:rFonts w:asciiTheme="majorHAnsi" w:hAnsiTheme="majorHAnsi" w:cstheme="majorHAnsi"/>
            <w:color w:val="313131"/>
            <w:sz w:val="24"/>
            <w:szCs w:val="24"/>
            <w:lang w:val="en-GB"/>
            <w:rPrChange w:id="664"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65"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666"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6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668"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69" w:author="Pham Thanh" w:date="2018-07-18T16:17:00Z">
              <w:rPr>
                <w:rFonts w:ascii="Georgia" w:hAnsi="Georgia"/>
                <w:color w:val="4E443C"/>
                <w:sz w:val="21"/>
                <w:szCs w:val="21"/>
              </w:rPr>
            </w:rPrChange>
          </w:rPr>
          <w:t>ng. N</w:t>
        </w:r>
        <w:r w:rsidRPr="00C54D8C">
          <w:rPr>
            <w:rFonts w:asciiTheme="majorHAnsi" w:hAnsiTheme="majorHAnsi" w:cstheme="majorHAnsi"/>
            <w:color w:val="313131"/>
            <w:sz w:val="24"/>
            <w:szCs w:val="24"/>
            <w:lang w:val="en-GB"/>
            <w:rPrChange w:id="670"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671"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67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73"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674"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75"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67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7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7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79"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680"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81"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68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83" w:author="Pham Thanh" w:date="2018-07-18T16:17:00Z">
              <w:rPr>
                <w:rFonts w:ascii="Georgia" w:hAnsi="Georgia"/>
                <w:color w:val="4E443C"/>
                <w:sz w:val="21"/>
                <w:szCs w:val="21"/>
              </w:rPr>
            </w:rPrChange>
          </w:rPr>
          <w:t xml:space="preserve"> đ</w:t>
        </w:r>
        <w:r w:rsidRPr="00C54D8C">
          <w:rPr>
            <w:rFonts w:asciiTheme="majorHAnsi" w:hAnsiTheme="majorHAnsi" w:cstheme="majorHAnsi"/>
            <w:color w:val="313131"/>
            <w:sz w:val="24"/>
            <w:szCs w:val="24"/>
            <w:lang w:val="en-GB"/>
            <w:rPrChange w:id="684"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685"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686"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687" w:author="Pham Thanh" w:date="2018-07-18T16:17:00Z">
              <w:rPr>
                <w:rFonts w:ascii="Georgia" w:hAnsi="Georgia"/>
                <w:color w:val="4E443C"/>
                <w:sz w:val="21"/>
                <w:szCs w:val="21"/>
              </w:rPr>
            </w:rPrChange>
          </w:rPr>
          <w:t xml:space="preserve"> e-mail kh</w:t>
        </w:r>
        <w:r w:rsidRPr="00C54D8C">
          <w:rPr>
            <w:rFonts w:asciiTheme="majorHAnsi" w:hAnsiTheme="majorHAnsi" w:cstheme="majorHAnsi"/>
            <w:color w:val="313131"/>
            <w:sz w:val="24"/>
            <w:szCs w:val="24"/>
            <w:lang w:val="en-GB"/>
            <w:rPrChange w:id="68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89" w:author="Pham Thanh" w:date="2018-07-18T16:17:00Z">
              <w:rPr>
                <w:rFonts w:ascii="Georgia" w:hAnsi="Georgia"/>
                <w:color w:val="4E443C"/>
                <w:sz w:val="21"/>
                <w:szCs w:val="21"/>
              </w:rPr>
            </w:rPrChange>
          </w:rPr>
          <w:t>c cho m</w:t>
        </w:r>
        <w:r w:rsidRPr="00C54D8C">
          <w:rPr>
            <w:rFonts w:asciiTheme="majorHAnsi" w:hAnsiTheme="majorHAnsi" w:cstheme="majorHAnsi"/>
            <w:color w:val="313131"/>
            <w:sz w:val="24"/>
            <w:szCs w:val="24"/>
            <w:lang w:val="en-GB"/>
            <w:rPrChange w:id="690"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691"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692"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693"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69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95" w:author="Pham Thanh" w:date="2018-07-18T16:17:00Z">
              <w:rPr>
                <w:rFonts w:ascii="Georgia" w:hAnsi="Georgia"/>
                <w:color w:val="4E443C"/>
                <w:sz w:val="21"/>
                <w:szCs w:val="21"/>
              </w:rPr>
            </w:rPrChange>
          </w:rPr>
          <w:t>n ri</w:t>
        </w:r>
        <w:r w:rsidRPr="00C54D8C">
          <w:rPr>
            <w:rFonts w:asciiTheme="majorHAnsi" w:hAnsiTheme="majorHAnsi" w:cstheme="majorHAnsi"/>
            <w:color w:val="313131"/>
            <w:sz w:val="24"/>
            <w:szCs w:val="24"/>
            <w:lang w:val="en-GB"/>
            <w:rPrChange w:id="696"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97"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69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99"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70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701"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702"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703" w:author="Pham Thanh" w:date="2018-07-18T16:17:00Z">
              <w:rPr>
                <w:rFonts w:ascii="Georgia" w:hAnsi="Georgia"/>
                <w:color w:val="4E443C"/>
                <w:sz w:val="21"/>
                <w:szCs w:val="21"/>
              </w:rPr>
            </w:rPrChange>
          </w:rPr>
          <w:t>, b</w:t>
        </w:r>
        <w:r w:rsidRPr="00C54D8C">
          <w:rPr>
            <w:rFonts w:asciiTheme="majorHAnsi" w:hAnsiTheme="majorHAnsi" w:cstheme="majorHAnsi"/>
            <w:color w:val="313131"/>
            <w:sz w:val="24"/>
            <w:szCs w:val="24"/>
            <w:lang w:val="en-GB"/>
            <w:rPrChange w:id="70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05"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70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70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70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09"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71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11" w:author="Pham Thanh" w:date="2018-07-18T16:17:00Z">
              <w:rPr>
                <w:rFonts w:ascii="Georgia" w:hAnsi="Georgia"/>
                <w:color w:val="4E443C"/>
                <w:sz w:val="21"/>
                <w:szCs w:val="21"/>
              </w:rPr>
            </w:rPrChange>
          </w:rPr>
          <w:t>y l</w:t>
        </w:r>
        <w:r w:rsidRPr="00C54D8C">
          <w:rPr>
            <w:rFonts w:asciiTheme="majorHAnsi" w:hAnsiTheme="majorHAnsi" w:cstheme="majorHAnsi"/>
            <w:color w:val="313131"/>
            <w:sz w:val="24"/>
            <w:szCs w:val="24"/>
            <w:lang w:val="en-GB"/>
            <w:rPrChange w:id="71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13"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71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715" w:author="Pham Thanh" w:date="2018-07-18T16:17:00Z">
              <w:rPr>
                <w:rFonts w:ascii="Georgia" w:hAnsi="Georgia"/>
                <w:color w:val="4E443C"/>
                <w:sz w:val="21"/>
                <w:szCs w:val="21"/>
              </w:rPr>
            </w:rPrChange>
          </w:rPr>
          <w:t>nh tr</w:t>
        </w:r>
        <w:r w:rsidRPr="00C54D8C">
          <w:rPr>
            <w:rFonts w:asciiTheme="majorHAnsi" w:hAnsiTheme="majorHAnsi" w:cstheme="majorHAnsi"/>
            <w:color w:val="313131"/>
            <w:sz w:val="24"/>
            <w:szCs w:val="24"/>
            <w:lang w:val="en-GB"/>
            <w:rPrChange w:id="716"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717" w:author="Pham Thanh" w:date="2018-07-18T16:17:00Z">
              <w:rPr>
                <w:rFonts w:ascii="Georgia" w:hAnsi="Georgia"/>
                <w:color w:val="4E443C"/>
                <w:sz w:val="21"/>
                <w:szCs w:val="21"/>
              </w:rPr>
            </w:rPrChange>
          </w:rPr>
          <w:t>n kh</w:t>
        </w:r>
        <w:r w:rsidRPr="00C54D8C">
          <w:rPr>
            <w:rFonts w:asciiTheme="majorHAnsi" w:hAnsiTheme="majorHAnsi" w:cstheme="majorHAnsi"/>
            <w:color w:val="313131"/>
            <w:sz w:val="24"/>
            <w:szCs w:val="24"/>
            <w:lang w:val="en-GB"/>
            <w:rPrChange w:id="718"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719" w:author="Pham Thanh" w:date="2018-07-18T16:17:00Z">
              <w:rPr>
                <w:rFonts w:ascii="Georgia" w:hAnsi="Georgia"/>
                <w:color w:val="4E443C"/>
                <w:sz w:val="21"/>
                <w:szCs w:val="21"/>
              </w:rPr>
            </w:rPrChange>
          </w:rPr>
          <w:t>ng s</w:t>
        </w:r>
        <w:r w:rsidRPr="00C54D8C">
          <w:rPr>
            <w:rFonts w:asciiTheme="majorHAnsi" w:hAnsiTheme="majorHAnsi" w:cstheme="majorHAnsi"/>
            <w:color w:val="313131"/>
            <w:sz w:val="24"/>
            <w:szCs w:val="24"/>
            <w:lang w:val="en-GB"/>
            <w:rPrChange w:id="72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2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2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23"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724"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725" w:author="Pham Thanh" w:date="2018-07-18T16:17:00Z">
              <w:rPr>
                <w:rFonts w:ascii="Georgia" w:hAnsi="Georgia"/>
                <w:color w:val="4E443C"/>
                <w:sz w:val="21"/>
                <w:szCs w:val="21"/>
              </w:rPr>
            </w:rPrChange>
          </w:rPr>
          <w:t> trên d</w:t>
        </w:r>
        <w:r w:rsidRPr="00C54D8C">
          <w:rPr>
            <w:rFonts w:asciiTheme="majorHAnsi" w:hAnsiTheme="majorHAnsi" w:cstheme="majorHAnsi"/>
            <w:color w:val="313131"/>
            <w:sz w:val="24"/>
            <w:szCs w:val="24"/>
            <w:lang w:val="en-GB"/>
            <w:rPrChange w:id="726"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727"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2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29"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730" w:author="Pham Thanh" w:date="2018-07-18T16:17:00Z">
              <w:rPr>
                <w:rFonts w:ascii="Georgia" w:hAnsi="Georgia" w:cs="Georgia"/>
                <w:color w:val="4E443C"/>
                <w:sz w:val="21"/>
                <w:szCs w:val="21"/>
              </w:rPr>
            </w:rPrChange>
          </w:rPr>
          <w:t>đó</w:t>
        </w:r>
      </w:ins>
    </w:p>
    <w:p w:rsidR="00C54D8C" w:rsidRPr="00000263" w:rsidRDefault="00C54D8C">
      <w:pPr>
        <w:rPr>
          <w:ins w:id="731" w:author="Pham Thanh" w:date="2018-07-18T16:18:00Z"/>
          <w:rFonts w:asciiTheme="majorHAnsi" w:hAnsiTheme="majorHAnsi" w:cstheme="majorHAnsi"/>
          <w:b/>
          <w:color w:val="313131"/>
          <w:lang w:val="en-GB"/>
          <w:rPrChange w:id="732" w:author="Pham Thanh" w:date="2018-07-18T16:46:00Z">
            <w:rPr>
              <w:ins w:id="733" w:author="Pham Thanh" w:date="2018-07-18T16:18:00Z"/>
              <w:lang w:val="en-GB"/>
            </w:rPr>
          </w:rPrChange>
        </w:rPr>
        <w:pPrChange w:id="734" w:author="Pham Thanh" w:date="2018-07-18T16:23:00Z">
          <w:pPr>
            <w:pStyle w:val="NormalWeb"/>
            <w:shd w:val="clear" w:color="auto" w:fill="FCFCFA"/>
            <w:spacing w:before="0" w:beforeAutospacing="0" w:after="165" w:afterAutospacing="0" w:line="330" w:lineRule="atLeast"/>
          </w:pPr>
        </w:pPrChange>
      </w:pPr>
      <w:ins w:id="735" w:author="Pham Thanh" w:date="2018-07-18T16:19:00Z">
        <w:r w:rsidRPr="00000263">
          <w:rPr>
            <w:rFonts w:asciiTheme="majorHAnsi" w:eastAsia="Times New Roman" w:hAnsiTheme="majorHAnsi" w:cstheme="majorHAnsi"/>
            <w:b/>
            <w:color w:val="313131"/>
            <w:lang w:val="en-GB"/>
            <w:rPrChange w:id="736" w:author="Pham Thanh" w:date="2018-07-18T16:46:00Z">
              <w:rPr>
                <w:rStyle w:val="Hyperlink"/>
                <w:rFonts w:ascii="Georgia" w:eastAsiaTheme="majorEastAsia" w:hAnsi="Georgia"/>
                <w:color w:val="0388A6"/>
              </w:rPr>
            </w:rPrChange>
          </w:rPr>
          <w:t>Trình So</w:t>
        </w:r>
        <w:r w:rsidRPr="00000263">
          <w:rPr>
            <w:rFonts w:asciiTheme="majorHAnsi" w:eastAsia="Times New Roman" w:hAnsiTheme="majorHAnsi" w:cstheme="majorHAnsi"/>
            <w:b/>
            <w:color w:val="313131"/>
            <w:lang w:val="en-GB"/>
            <w:rPrChange w:id="737" w:author="Pham Thanh" w:date="2018-07-18T16:46:00Z">
              <w:rPr>
                <w:rStyle w:val="Hyperlink"/>
                <w:rFonts w:ascii="Cambria" w:eastAsiaTheme="majorEastAsia" w:hAnsi="Cambria" w:cs="Cambria"/>
                <w:color w:val="0388A6"/>
              </w:rPr>
            </w:rPrChange>
          </w:rPr>
          <w:t>ạ</w:t>
        </w:r>
        <w:r w:rsidRPr="00000263">
          <w:rPr>
            <w:rFonts w:asciiTheme="majorHAnsi" w:eastAsia="Times New Roman" w:hAnsiTheme="majorHAnsi" w:cstheme="majorHAnsi"/>
            <w:b/>
            <w:color w:val="313131"/>
            <w:lang w:val="en-GB"/>
            <w:rPrChange w:id="738" w:author="Pham Thanh" w:date="2018-07-18T16:46:00Z">
              <w:rPr>
                <w:rStyle w:val="Hyperlink"/>
                <w:rFonts w:ascii="Georgia" w:eastAsiaTheme="majorEastAsia" w:hAnsi="Georgia"/>
                <w:color w:val="0388A6"/>
              </w:rPr>
            </w:rPrChange>
          </w:rPr>
          <w:t>n Th</w:t>
        </w:r>
        <w:r w:rsidRPr="00000263">
          <w:rPr>
            <w:rFonts w:asciiTheme="majorHAnsi" w:eastAsia="Times New Roman" w:hAnsiTheme="majorHAnsi" w:cstheme="majorHAnsi"/>
            <w:b/>
            <w:color w:val="313131"/>
            <w:lang w:val="en-GB"/>
            <w:rPrChange w:id="739" w:author="Pham Thanh" w:date="2018-07-18T16:46:00Z">
              <w:rPr>
                <w:rStyle w:val="Hyperlink"/>
                <w:rFonts w:ascii="Cambria" w:eastAsiaTheme="majorEastAsia" w:hAnsi="Cambria" w:cs="Cambria"/>
                <w:color w:val="0388A6"/>
              </w:rPr>
            </w:rPrChange>
          </w:rPr>
          <w:t>ả</w:t>
        </w:r>
        <w:r w:rsidRPr="00000263">
          <w:rPr>
            <w:rFonts w:asciiTheme="majorHAnsi" w:eastAsia="Times New Roman" w:hAnsiTheme="majorHAnsi" w:cstheme="majorHAnsi"/>
            <w:b/>
            <w:color w:val="313131"/>
            <w:lang w:val="en-GB"/>
            <w:rPrChange w:id="740" w:author="Pham Thanh" w:date="2018-07-18T16:46:00Z">
              <w:rPr>
                <w:rStyle w:val="Hyperlink"/>
                <w:rFonts w:ascii="Georgia" w:eastAsiaTheme="majorEastAsia" w:hAnsi="Georgia"/>
                <w:color w:val="0388A6"/>
              </w:rPr>
            </w:rPrChange>
          </w:rPr>
          <w:t>o</w:t>
        </w:r>
      </w:ins>
    </w:p>
    <w:p w:rsidR="00C54D8C" w:rsidRPr="00C54D8C" w:rsidRDefault="00C54D8C">
      <w:pPr>
        <w:rPr>
          <w:ins w:id="741" w:author="Pham Thanh" w:date="2018-07-18T16:17:00Z"/>
          <w:rFonts w:asciiTheme="majorHAnsi" w:hAnsiTheme="majorHAnsi" w:cstheme="majorHAnsi"/>
          <w:b/>
          <w:color w:val="313131"/>
          <w:sz w:val="24"/>
          <w:szCs w:val="24"/>
          <w:lang w:val="en-GB"/>
          <w:rPrChange w:id="742" w:author="Pham Thanh" w:date="2018-07-18T16:18:00Z">
            <w:rPr>
              <w:ins w:id="743" w:author="Pham Thanh" w:date="2018-07-18T16:17:00Z"/>
              <w:rFonts w:ascii="Georgia" w:hAnsi="Georgia"/>
              <w:color w:val="4E443C"/>
              <w:sz w:val="21"/>
              <w:szCs w:val="21"/>
            </w:rPr>
          </w:rPrChange>
        </w:rPr>
        <w:pPrChange w:id="744" w:author="Pham Thanh" w:date="2018-07-18T16:23:00Z">
          <w:pPr>
            <w:pStyle w:val="NormalWeb"/>
            <w:shd w:val="clear" w:color="auto" w:fill="FCFCFA"/>
            <w:spacing w:before="0" w:beforeAutospacing="0" w:after="165" w:afterAutospacing="0" w:line="330" w:lineRule="atLeast"/>
          </w:pPr>
        </w:pPrChange>
      </w:pPr>
      <w:ins w:id="745" w:author="Pham Thanh" w:date="2018-07-18T16:17:00Z">
        <w:r w:rsidRPr="00C54D8C">
          <w:rPr>
            <w:rFonts w:asciiTheme="majorHAnsi" w:hAnsiTheme="majorHAnsi" w:cstheme="majorHAnsi"/>
            <w:color w:val="313131"/>
            <w:sz w:val="24"/>
            <w:szCs w:val="24"/>
            <w:lang w:val="en-GB"/>
            <w:rPrChange w:id="746" w:author="Pham Thanh" w:date="2018-07-18T16:17:00Z">
              <w:rPr>
                <w:rFonts w:ascii="Georgia" w:hAnsi="Georgia"/>
                <w:color w:val="4E443C"/>
                <w:sz w:val="21"/>
                <w:szCs w:val="21"/>
              </w:rPr>
            </w:rPrChange>
          </w:rPr>
          <w:t>Bây gi</w:t>
        </w:r>
        <w:r w:rsidRPr="00C54D8C">
          <w:rPr>
            <w:rFonts w:asciiTheme="majorHAnsi" w:hAnsiTheme="majorHAnsi" w:cstheme="majorHAnsi"/>
            <w:color w:val="313131"/>
            <w:sz w:val="24"/>
            <w:szCs w:val="24"/>
            <w:lang w:val="en-GB"/>
            <w:rPrChange w:id="747" w:author="Pham Thanh" w:date="2018-07-18T16:17:00Z">
              <w:rPr>
                <w:rFonts w:ascii="Cambria" w:hAnsi="Cambria" w:cs="Cambria"/>
                <w:color w:val="4E443C"/>
                <w:sz w:val="21"/>
                <w:szCs w:val="21"/>
              </w:rPr>
            </w:rPrChange>
          </w:rPr>
          <w:t>ờ</w:t>
        </w:r>
        <w:r w:rsidRPr="00C54D8C">
          <w:rPr>
            <w:rFonts w:asciiTheme="majorHAnsi" w:hAnsiTheme="majorHAnsi" w:cstheme="majorHAnsi"/>
            <w:color w:val="313131"/>
            <w:sz w:val="24"/>
            <w:szCs w:val="24"/>
            <w:lang w:val="en-GB"/>
            <w:rPrChange w:id="748" w:author="Pham Thanh" w:date="2018-07-18T16:17:00Z">
              <w:rPr>
                <w:rFonts w:ascii="Georgia" w:hAnsi="Georgia"/>
                <w:color w:val="4E443C"/>
                <w:sz w:val="21"/>
                <w:szCs w:val="21"/>
              </w:rPr>
            </w:rPrChange>
          </w:rPr>
          <w:t xml:space="preserve"> danh t</w:t>
        </w:r>
        <w:r w:rsidRPr="00C54D8C">
          <w:rPr>
            <w:rFonts w:asciiTheme="majorHAnsi" w:hAnsiTheme="majorHAnsi" w:cstheme="majorHAnsi"/>
            <w:color w:val="313131"/>
            <w:sz w:val="24"/>
            <w:szCs w:val="24"/>
            <w:lang w:val="en-GB"/>
            <w:rPrChange w:id="749"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750"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751"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752" w:author="Pham Thanh" w:date="2018-07-18T16:17:00Z">
              <w:rPr>
                <w:rFonts w:ascii="Georgia" w:hAnsi="Georgia"/>
                <w:color w:val="4E443C"/>
                <w:sz w:val="21"/>
                <w:szCs w:val="21"/>
              </w:rPr>
            </w:rPrChange>
          </w:rPr>
          <w:t>a b</w:t>
        </w:r>
        <w:r w:rsidRPr="00C54D8C">
          <w:rPr>
            <w:rFonts w:asciiTheme="majorHAnsi" w:hAnsiTheme="majorHAnsi" w:cstheme="majorHAnsi"/>
            <w:color w:val="313131"/>
            <w:sz w:val="24"/>
            <w:szCs w:val="24"/>
            <w:lang w:val="en-GB"/>
            <w:rPrChange w:id="75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54"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755" w:author="Pham Thanh" w:date="2018-07-18T16:17:00Z">
              <w:rPr>
                <w:rFonts w:ascii="Georgia" w:hAnsi="Georgia" w:cs="Georgia"/>
                <w:color w:val="4E443C"/>
                <w:sz w:val="21"/>
                <w:szCs w:val="21"/>
              </w:rPr>
            </w:rPrChange>
          </w:rPr>
          <w:t>đã</w:t>
        </w:r>
        <w:r w:rsidRPr="00C54D8C">
          <w:rPr>
            <w:rFonts w:asciiTheme="majorHAnsi" w:hAnsiTheme="majorHAnsi" w:cstheme="majorHAnsi"/>
            <w:color w:val="313131"/>
            <w:sz w:val="24"/>
            <w:szCs w:val="24"/>
            <w:lang w:val="en-GB"/>
            <w:rPrChange w:id="756"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5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58"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759"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76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761"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762"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63" w:author="Pham Thanh" w:date="2018-07-18T16:17:00Z">
              <w:rPr>
                <w:rFonts w:ascii="Georgia" w:hAnsi="Georgia"/>
                <w:color w:val="4E443C"/>
                <w:sz w:val="21"/>
                <w:szCs w:val="21"/>
              </w:rPr>
            </w:rPrChange>
          </w:rPr>
          <w:t>nh xong, b</w:t>
        </w:r>
        <w:r w:rsidRPr="00C54D8C">
          <w:rPr>
            <w:rFonts w:asciiTheme="majorHAnsi" w:hAnsiTheme="majorHAnsi" w:cstheme="majorHAnsi"/>
            <w:color w:val="313131"/>
            <w:sz w:val="24"/>
            <w:szCs w:val="24"/>
            <w:lang w:val="en-GB"/>
            <w:rPrChange w:id="76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65"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76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76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76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69"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770"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771"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77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773" w:author="Pham Thanh" w:date="2018-07-18T16:17:00Z">
              <w:rPr>
                <w:rFonts w:ascii="Georgia" w:hAnsi="Georgia"/>
                <w:color w:val="4E443C"/>
                <w:sz w:val="21"/>
                <w:szCs w:val="21"/>
              </w:rPr>
            </w:rPrChange>
          </w:rPr>
          <w:t>n tr</w:t>
        </w:r>
        <w:r w:rsidRPr="00C54D8C">
          <w:rPr>
            <w:rFonts w:asciiTheme="majorHAnsi" w:hAnsiTheme="majorHAnsi" w:cstheme="majorHAnsi"/>
            <w:color w:val="313131"/>
            <w:sz w:val="24"/>
            <w:szCs w:val="24"/>
            <w:lang w:val="en-GB"/>
            <w:rPrChange w:id="774"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75"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77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77"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78"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79"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780"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81"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782"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83"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784"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785"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86"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87"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88" w:author="Pham Thanh" w:date="2018-07-18T16:17:00Z">
              <w:rPr>
                <w:rFonts w:ascii="Georgia" w:hAnsi="Georgia"/>
                <w:color w:val="4E443C"/>
                <w:sz w:val="21"/>
                <w:szCs w:val="21"/>
              </w:rPr>
            </w:rPrChange>
          </w:rPr>
          <w:t xml:space="preserve">ng </w:t>
        </w:r>
        <w:r w:rsidRPr="00C54D8C">
          <w:rPr>
            <w:rFonts w:asciiTheme="majorHAnsi" w:hAnsiTheme="majorHAnsi" w:cstheme="majorHAnsi"/>
            <w:color w:val="313131"/>
            <w:sz w:val="24"/>
            <w:szCs w:val="24"/>
            <w:lang w:val="en-GB"/>
            <w:rPrChange w:id="78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90"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91" w:author="Pham Thanh" w:date="2018-07-18T16:17:00Z">
              <w:rPr>
                <w:rFonts w:ascii="Georgia" w:hAnsi="Georgia"/>
                <w:color w:val="4E443C"/>
                <w:sz w:val="21"/>
                <w:szCs w:val="21"/>
              </w:rPr>
            </w:rPrChange>
          </w:rPr>
          <w:t xml:space="preserve"> so</w:t>
        </w:r>
        <w:r w:rsidRPr="00C54D8C">
          <w:rPr>
            <w:rFonts w:asciiTheme="majorHAnsi" w:hAnsiTheme="majorHAnsi" w:cstheme="majorHAnsi"/>
            <w:color w:val="313131"/>
            <w:sz w:val="24"/>
            <w:szCs w:val="24"/>
            <w:lang w:val="en-GB"/>
            <w:rPrChange w:id="79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93"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94"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95"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79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97" w:author="Pham Thanh" w:date="2018-07-18T16:17:00Z">
              <w:rPr>
                <w:rFonts w:ascii="Georgia" w:hAnsi="Georgia"/>
                <w:color w:val="4E443C"/>
                <w:sz w:val="21"/>
                <w:szCs w:val="21"/>
              </w:rPr>
            </w:rPrChange>
          </w:rPr>
          <w:t>c d</w:t>
        </w:r>
        <w:r w:rsidRPr="00C54D8C">
          <w:rPr>
            <w:rFonts w:asciiTheme="majorHAnsi" w:hAnsiTheme="majorHAnsi" w:cstheme="majorHAnsi"/>
            <w:color w:val="313131"/>
            <w:sz w:val="24"/>
            <w:szCs w:val="24"/>
            <w:lang w:val="en-GB"/>
            <w:rPrChange w:id="798" w:author="Pham Thanh" w:date="2018-07-18T16:17:00Z">
              <w:rPr>
                <w:rFonts w:ascii="Georgia" w:hAnsi="Georgia" w:cs="Georgia"/>
                <w:color w:val="4E443C"/>
                <w:sz w:val="21"/>
                <w:szCs w:val="21"/>
              </w:rPr>
            </w:rPrChange>
          </w:rPr>
          <w:t>ò</w:t>
        </w:r>
        <w:r w:rsidRPr="00C54D8C">
          <w:rPr>
            <w:rFonts w:asciiTheme="majorHAnsi" w:hAnsiTheme="majorHAnsi" w:cstheme="majorHAnsi"/>
            <w:color w:val="313131"/>
            <w:sz w:val="24"/>
            <w:szCs w:val="24"/>
            <w:lang w:val="en-GB"/>
            <w:rPrChange w:id="799"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80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801" w:author="Pham Thanh" w:date="2018-07-18T16:17:00Z">
              <w:rPr>
                <w:rFonts w:ascii="Georgia" w:hAnsi="Georgia"/>
                <w:color w:val="4E443C"/>
                <w:sz w:val="21"/>
                <w:szCs w:val="21"/>
              </w:rPr>
            </w:rPrChange>
          </w:rPr>
          <w:t>nh. M</w:t>
        </w:r>
        <w:r w:rsidRPr="00C54D8C">
          <w:rPr>
            <w:rFonts w:asciiTheme="majorHAnsi" w:hAnsiTheme="majorHAnsi" w:cstheme="majorHAnsi"/>
            <w:color w:val="313131"/>
            <w:sz w:val="24"/>
            <w:szCs w:val="24"/>
            <w:lang w:val="en-GB"/>
            <w:rPrChange w:id="802"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03"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804"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05"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806" w:author="Pham Thanh" w:date="2018-07-18T16:17:00Z">
              <w:rPr>
                <w:rFonts w:ascii="Georgia" w:hAnsi="Georgia"/>
                <w:color w:val="4E443C"/>
                <w:sz w:val="21"/>
                <w:szCs w:val="21"/>
              </w:rPr>
            </w:rPrChange>
          </w:rPr>
          <w:t>nh, Git s</w:t>
        </w:r>
        <w:r w:rsidRPr="00C54D8C">
          <w:rPr>
            <w:rFonts w:asciiTheme="majorHAnsi" w:hAnsiTheme="majorHAnsi" w:cstheme="majorHAnsi"/>
            <w:color w:val="313131"/>
            <w:sz w:val="24"/>
            <w:szCs w:val="24"/>
            <w:lang w:val="en-GB"/>
            <w:rPrChange w:id="807"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08"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809"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810"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811"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812"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81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14"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815"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816"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817"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18"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81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20"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821" w:author="Pham Thanh" w:date="2018-07-18T16:17:00Z">
              <w:rPr>
                <w:rFonts w:ascii="Georgia" w:hAnsi="Georgia"/>
                <w:color w:val="4E443C"/>
                <w:sz w:val="21"/>
                <w:szCs w:val="21"/>
              </w:rPr>
            </w:rPrChange>
          </w:rPr>
          <w:t>ch c</w:t>
        </w:r>
        <w:r w:rsidRPr="00C54D8C">
          <w:rPr>
            <w:rFonts w:asciiTheme="majorHAnsi" w:hAnsiTheme="majorHAnsi" w:cstheme="majorHAnsi"/>
            <w:color w:val="313131"/>
            <w:sz w:val="24"/>
            <w:szCs w:val="24"/>
            <w:lang w:val="en-GB"/>
            <w:rPrChange w:id="822"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823" w:author="Pham Thanh" w:date="2018-07-18T16:17:00Z">
              <w:rPr>
                <w:rFonts w:ascii="Georgia" w:hAnsi="Georgia"/>
                <w:color w:val="4E443C"/>
                <w:sz w:val="21"/>
                <w:szCs w:val="21"/>
              </w:rPr>
            </w:rPrChange>
          </w:rPr>
          <w:t>a h</w:t>
        </w:r>
        <w:r w:rsidRPr="00C54D8C">
          <w:rPr>
            <w:rFonts w:asciiTheme="majorHAnsi" w:hAnsiTheme="majorHAnsi" w:cstheme="majorHAnsi"/>
            <w:color w:val="313131"/>
            <w:sz w:val="24"/>
            <w:szCs w:val="24"/>
            <w:lang w:val="en-GB"/>
            <w:rPrChange w:id="82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825"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826"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27"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828"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829"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83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831" w:author="Pham Thanh" w:date="2018-07-18T16:17:00Z">
              <w:rPr>
                <w:rFonts w:ascii="Georgia" w:hAnsi="Georgia"/>
                <w:color w:val="4E443C"/>
                <w:sz w:val="21"/>
                <w:szCs w:val="21"/>
              </w:rPr>
            </w:rPrChange>
          </w:rPr>
          <w:t>nh, th</w:t>
        </w:r>
        <w:r w:rsidRPr="00C54D8C">
          <w:rPr>
            <w:rFonts w:asciiTheme="majorHAnsi" w:hAnsiTheme="majorHAnsi" w:cstheme="majorHAnsi"/>
            <w:color w:val="313131"/>
            <w:sz w:val="24"/>
            <w:szCs w:val="24"/>
            <w:lang w:val="en-GB"/>
            <w:rPrChange w:id="832"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833" w:author="Pham Thanh" w:date="2018-07-18T16:17:00Z">
              <w:rPr>
                <w:rFonts w:ascii="Georgia" w:hAnsi="Georgia"/>
                <w:color w:val="4E443C"/>
                <w:sz w:val="21"/>
                <w:szCs w:val="21"/>
              </w:rPr>
            </w:rPrChange>
          </w:rPr>
          <w:t>ng là Vi ho</w:t>
        </w:r>
        <w:r w:rsidRPr="00C54D8C">
          <w:rPr>
            <w:rFonts w:asciiTheme="majorHAnsi" w:hAnsiTheme="majorHAnsi" w:cstheme="majorHAnsi"/>
            <w:color w:val="313131"/>
            <w:sz w:val="24"/>
            <w:szCs w:val="24"/>
            <w:lang w:val="en-GB"/>
            <w:rPrChange w:id="834"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35" w:author="Pham Thanh" w:date="2018-07-18T16:17:00Z">
              <w:rPr>
                <w:rFonts w:ascii="Georgia" w:hAnsi="Georgia"/>
                <w:color w:val="4E443C"/>
                <w:sz w:val="21"/>
                <w:szCs w:val="21"/>
              </w:rPr>
            </w:rPrChange>
          </w:rPr>
          <w:t>c Vim. N</w:t>
        </w:r>
        <w:r w:rsidRPr="00C54D8C">
          <w:rPr>
            <w:rFonts w:asciiTheme="majorHAnsi" w:hAnsiTheme="majorHAnsi" w:cstheme="majorHAnsi"/>
            <w:color w:val="313131"/>
            <w:sz w:val="24"/>
            <w:szCs w:val="24"/>
            <w:lang w:val="en-GB"/>
            <w:rPrChange w:id="836"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837"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83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39"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840"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841"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84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4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84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845" w:author="Pham Thanh" w:date="2018-07-18T16:17:00Z">
              <w:rPr>
                <w:rFonts w:ascii="Georgia" w:hAnsi="Georgia"/>
                <w:color w:val="4E443C"/>
                <w:sz w:val="21"/>
                <w:szCs w:val="21"/>
              </w:rPr>
            </w:rPrChange>
          </w:rPr>
          <w:t>ng m</w:t>
        </w:r>
        <w:r w:rsidRPr="00C54D8C">
          <w:rPr>
            <w:rFonts w:asciiTheme="majorHAnsi" w:hAnsiTheme="majorHAnsi" w:cstheme="majorHAnsi"/>
            <w:color w:val="313131"/>
            <w:sz w:val="24"/>
            <w:szCs w:val="24"/>
            <w:lang w:val="en-GB"/>
            <w:rPrChange w:id="846"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47" w:author="Pham Thanh" w:date="2018-07-18T16:17:00Z">
              <w:rPr>
                <w:rFonts w:ascii="Georgia" w:hAnsi="Georgia"/>
                <w:color w:val="4E443C"/>
                <w:sz w:val="21"/>
                <w:szCs w:val="21"/>
              </w:rPr>
            </w:rPrChange>
          </w:rPr>
          <w:t>t tr</w:t>
        </w:r>
        <w:r w:rsidRPr="00C54D8C">
          <w:rPr>
            <w:rFonts w:asciiTheme="majorHAnsi" w:hAnsiTheme="majorHAnsi" w:cstheme="majorHAnsi"/>
            <w:color w:val="313131"/>
            <w:sz w:val="24"/>
            <w:szCs w:val="24"/>
            <w:lang w:val="en-GB"/>
            <w:rPrChange w:id="848"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849"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85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51"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852"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853" w:author="Pham Thanh" w:date="2018-07-18T16:17:00Z">
              <w:rPr>
                <w:rFonts w:ascii="Georgia" w:hAnsi="Georgia"/>
                <w:color w:val="4E443C"/>
                <w:sz w:val="21"/>
                <w:szCs w:val="21"/>
              </w:rPr>
            </w:rPrChange>
          </w:rPr>
          <w:t>o kh</w:t>
        </w:r>
        <w:r w:rsidRPr="00C54D8C">
          <w:rPr>
            <w:rFonts w:asciiTheme="majorHAnsi" w:hAnsiTheme="majorHAnsi" w:cstheme="majorHAnsi"/>
            <w:color w:val="313131"/>
            <w:sz w:val="24"/>
            <w:szCs w:val="24"/>
            <w:lang w:val="en-GB"/>
            <w:rPrChange w:id="85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55" w:author="Pham Thanh" w:date="2018-07-18T16:17:00Z">
              <w:rPr>
                <w:rFonts w:ascii="Georgia" w:hAnsi="Georgia"/>
                <w:color w:val="4E443C"/>
                <w:sz w:val="21"/>
                <w:szCs w:val="21"/>
              </w:rPr>
            </w:rPrChange>
          </w:rPr>
          <w:t>c, nh</w:t>
        </w:r>
        <w:r w:rsidRPr="00C54D8C">
          <w:rPr>
            <w:rFonts w:asciiTheme="majorHAnsi" w:hAnsiTheme="majorHAnsi" w:cstheme="majorHAnsi"/>
            <w:color w:val="313131"/>
            <w:sz w:val="24"/>
            <w:szCs w:val="24"/>
            <w:lang w:val="en-GB"/>
            <w:rPrChange w:id="856"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57" w:author="Pham Thanh" w:date="2018-07-18T16:17:00Z">
              <w:rPr>
                <w:rFonts w:ascii="Georgia" w:hAnsi="Georgia"/>
                <w:color w:val="4E443C"/>
                <w:sz w:val="21"/>
                <w:szCs w:val="21"/>
              </w:rPr>
            </w:rPrChange>
          </w:rPr>
          <w:t xml:space="preserve"> Emacs, b</w:t>
        </w:r>
        <w:r w:rsidRPr="00C54D8C">
          <w:rPr>
            <w:rFonts w:asciiTheme="majorHAnsi" w:hAnsiTheme="majorHAnsi" w:cstheme="majorHAnsi"/>
            <w:color w:val="313131"/>
            <w:sz w:val="24"/>
            <w:szCs w:val="24"/>
            <w:lang w:val="en-GB"/>
            <w:rPrChange w:id="85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5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860"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861"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862"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863"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86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65" w:author="Pham Thanh" w:date="2018-07-18T16:17:00Z">
              <w:rPr>
                <w:rFonts w:ascii="Georgia" w:hAnsi="Georgia"/>
                <w:color w:val="4E443C"/>
                <w:sz w:val="21"/>
                <w:szCs w:val="21"/>
              </w:rPr>
            </w:rPrChange>
          </w:rPr>
          <w:t>a nh</w:t>
        </w:r>
        <w:r w:rsidRPr="00C54D8C">
          <w:rPr>
            <w:rFonts w:asciiTheme="majorHAnsi" w:hAnsiTheme="majorHAnsi" w:cstheme="majorHAnsi"/>
            <w:color w:val="313131"/>
            <w:sz w:val="24"/>
            <w:szCs w:val="24"/>
            <w:lang w:val="en-GB"/>
            <w:rPrChange w:id="866"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67" w:author="Pham Thanh" w:date="2018-07-18T16:17:00Z">
              <w:rPr>
                <w:rFonts w:ascii="Georgia" w:hAnsi="Georgia"/>
                <w:color w:val="4E443C"/>
                <w:sz w:val="21"/>
                <w:szCs w:val="21"/>
              </w:rPr>
            </w:rPrChange>
          </w:rPr>
          <w:t xml:space="preserve"> sau:</w:t>
        </w:r>
      </w:ins>
    </w:p>
    <w:p w:rsidR="00C54D8C" w:rsidRPr="00E749A5" w:rsidRDefault="00C54D8C">
      <w:pPr>
        <w:pBdr>
          <w:top w:val="single" w:sz="4" w:space="1" w:color="auto"/>
          <w:left w:val="single" w:sz="4" w:space="4" w:color="auto"/>
          <w:bottom w:val="single" w:sz="4" w:space="1" w:color="auto"/>
          <w:right w:val="single" w:sz="4" w:space="4" w:color="auto"/>
        </w:pBdr>
        <w:rPr>
          <w:ins w:id="868" w:author="Pham Thanh" w:date="2018-07-18T16:17:00Z"/>
          <w:rFonts w:asciiTheme="majorHAnsi" w:hAnsiTheme="majorHAnsi" w:cstheme="majorHAnsi"/>
          <w:color w:val="313131"/>
          <w:sz w:val="24"/>
          <w:szCs w:val="24"/>
          <w:rPrChange w:id="869" w:author="Pham Thanh" w:date="2018-07-18T16:23:00Z">
            <w:rPr>
              <w:ins w:id="870" w:author="Pham Thanh" w:date="2018-07-18T16:17:00Z"/>
              <w:rStyle w:val="HTMLCode"/>
              <w:rFonts w:ascii="Courier" w:hAnsi="Courier"/>
              <w:color w:val="F14E32"/>
              <w:sz w:val="21"/>
              <w:szCs w:val="21"/>
              <w:bdr w:val="single" w:sz="6" w:space="1" w:color="EFEEE6" w:frame="1"/>
              <w:shd w:val="clear" w:color="auto" w:fill="FFFFFF"/>
              <w:lang w:val="en-US"/>
            </w:rPr>
          </w:rPrChange>
        </w:rPr>
        <w:pPrChange w:id="871"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872" w:author="Pham Thanh" w:date="2018-07-18T16:17:00Z">
        <w:r w:rsidRPr="00E749A5">
          <w:rPr>
            <w:rFonts w:asciiTheme="majorHAnsi" w:hAnsiTheme="majorHAnsi" w:cstheme="majorHAnsi"/>
            <w:color w:val="313131"/>
            <w:sz w:val="24"/>
            <w:szCs w:val="24"/>
            <w:rPrChange w:id="873" w:author="Pham Thanh" w:date="2018-07-18T16:23:00Z">
              <w:rPr>
                <w:rStyle w:val="HTMLCode"/>
                <w:rFonts w:ascii="Courier" w:hAnsi="Courier"/>
                <w:color w:val="F14E32"/>
                <w:sz w:val="21"/>
                <w:szCs w:val="21"/>
                <w:bdr w:val="single" w:sz="6" w:space="1" w:color="EFEEE6" w:frame="1"/>
                <w:shd w:val="clear" w:color="auto" w:fill="FFFFFF"/>
              </w:rPr>
            </w:rPrChange>
          </w:rPr>
          <w:t>$ git config --global core.editor emacs</w:t>
        </w:r>
      </w:ins>
    </w:p>
    <w:p w:rsidR="00C54D8C" w:rsidRDefault="00C54D8C">
      <w:pPr>
        <w:rPr>
          <w:ins w:id="874" w:author="Pham Thanh" w:date="2018-07-18T16:19:00Z"/>
          <w:rFonts w:cstheme="majorHAnsi"/>
          <w:b/>
          <w:color w:val="313131"/>
          <w:lang w:val="en-GB"/>
        </w:rPr>
        <w:pPrChange w:id="875" w:author="Pham Thanh" w:date="2018-07-18T16:23:00Z">
          <w:pPr>
            <w:pStyle w:val="NormalWeb"/>
            <w:shd w:val="clear" w:color="auto" w:fill="FCFCFA"/>
            <w:spacing w:before="0" w:beforeAutospacing="0" w:after="165" w:afterAutospacing="0" w:line="330" w:lineRule="atLeast"/>
          </w:pPr>
        </w:pPrChange>
      </w:pPr>
      <w:ins w:id="876" w:author="Pham Thanh" w:date="2018-07-18T16:20:00Z">
        <w:r w:rsidRPr="00C54D8C">
          <w:rPr>
            <w:rFonts w:asciiTheme="majorHAnsi" w:eastAsia="Times New Roman" w:hAnsiTheme="majorHAnsi" w:cstheme="majorHAnsi"/>
            <w:b/>
            <w:color w:val="313131"/>
            <w:lang w:val="en-GB"/>
            <w:rPrChange w:id="877" w:author="Pham Thanh" w:date="2018-07-18T16:19:00Z">
              <w:rPr>
                <w:rStyle w:val="Hyperlink"/>
                <w:rFonts w:ascii="Georgia" w:eastAsiaTheme="majorEastAsia" w:hAnsi="Georgia"/>
                <w:color w:val="0388A6"/>
              </w:rPr>
            </w:rPrChange>
          </w:rPr>
          <w:t>Công C</w:t>
        </w:r>
        <w:r w:rsidRPr="00C54D8C">
          <w:rPr>
            <w:rFonts w:asciiTheme="majorHAnsi" w:eastAsia="Times New Roman" w:hAnsiTheme="majorHAnsi" w:cstheme="majorHAnsi"/>
            <w:b/>
            <w:color w:val="313131"/>
            <w:lang w:val="en-GB"/>
            <w:rPrChange w:id="878" w:author="Pham Thanh" w:date="2018-07-18T16:19:00Z">
              <w:rPr>
                <w:rStyle w:val="Hyperlink"/>
                <w:rFonts w:ascii="Cambria" w:eastAsiaTheme="majorEastAsia" w:hAnsi="Cambria" w:cs="Cambria"/>
                <w:color w:val="0388A6"/>
              </w:rPr>
            </w:rPrChange>
          </w:rPr>
          <w:t>ụ</w:t>
        </w:r>
        <w:r w:rsidRPr="00C54D8C">
          <w:rPr>
            <w:rFonts w:asciiTheme="majorHAnsi" w:eastAsia="Times New Roman" w:hAnsiTheme="majorHAnsi" w:cstheme="majorHAnsi"/>
            <w:b/>
            <w:color w:val="313131"/>
            <w:lang w:val="en-GB"/>
            <w:rPrChange w:id="879" w:author="Pham Thanh" w:date="2018-07-18T16:19:00Z">
              <w:rPr>
                <w:rStyle w:val="Hyperlink"/>
                <w:rFonts w:ascii="Georgia" w:eastAsiaTheme="majorEastAsia" w:hAnsi="Georgia"/>
                <w:color w:val="0388A6"/>
              </w:rPr>
            </w:rPrChange>
          </w:rPr>
          <w:t xml:space="preserve"> So Sánh Thay Đ</w:t>
        </w:r>
        <w:r w:rsidRPr="00C54D8C">
          <w:rPr>
            <w:rFonts w:asciiTheme="majorHAnsi" w:eastAsia="Times New Roman" w:hAnsiTheme="majorHAnsi" w:cstheme="majorHAnsi"/>
            <w:b/>
            <w:color w:val="313131"/>
            <w:lang w:val="en-GB"/>
            <w:rPrChange w:id="880" w:author="Pham Thanh" w:date="2018-07-18T16:19:00Z">
              <w:rPr>
                <w:rStyle w:val="Hyperlink"/>
                <w:rFonts w:ascii="Cambria" w:eastAsiaTheme="majorEastAsia" w:hAnsi="Cambria" w:cs="Cambria"/>
                <w:color w:val="0388A6"/>
              </w:rPr>
            </w:rPrChange>
          </w:rPr>
          <w:t>ổ</w:t>
        </w:r>
        <w:r w:rsidRPr="00C54D8C">
          <w:rPr>
            <w:rFonts w:asciiTheme="majorHAnsi" w:eastAsia="Times New Roman" w:hAnsiTheme="majorHAnsi" w:cstheme="majorHAnsi"/>
            <w:b/>
            <w:color w:val="313131"/>
            <w:lang w:val="en-GB"/>
            <w:rPrChange w:id="881" w:author="Pham Thanh" w:date="2018-07-18T16:19:00Z">
              <w:rPr>
                <w:rStyle w:val="Hyperlink"/>
                <w:rFonts w:ascii="Georgia" w:eastAsiaTheme="majorEastAsia" w:hAnsi="Georgia"/>
                <w:color w:val="0388A6"/>
              </w:rPr>
            </w:rPrChange>
          </w:rPr>
          <w:t>i</w:t>
        </w:r>
      </w:ins>
    </w:p>
    <w:p w:rsidR="00C54D8C" w:rsidRPr="00C54D8C" w:rsidRDefault="00C54D8C">
      <w:pPr>
        <w:rPr>
          <w:ins w:id="882" w:author="Pham Thanh" w:date="2018-07-18T16:17:00Z"/>
          <w:rFonts w:asciiTheme="majorHAnsi" w:hAnsiTheme="majorHAnsi" w:cstheme="majorHAnsi"/>
          <w:b/>
          <w:color w:val="313131"/>
          <w:sz w:val="24"/>
          <w:szCs w:val="24"/>
          <w:lang w:val="en-GB"/>
          <w:rPrChange w:id="883" w:author="Pham Thanh" w:date="2018-07-18T16:19:00Z">
            <w:rPr>
              <w:ins w:id="884" w:author="Pham Thanh" w:date="2018-07-18T16:17:00Z"/>
              <w:rFonts w:ascii="Georgia" w:hAnsi="Georgia"/>
              <w:color w:val="4E443C"/>
              <w:sz w:val="21"/>
              <w:szCs w:val="21"/>
            </w:rPr>
          </w:rPrChange>
        </w:rPr>
        <w:pPrChange w:id="885" w:author="Pham Thanh" w:date="2018-07-18T16:23:00Z">
          <w:pPr>
            <w:pStyle w:val="NormalWeb"/>
            <w:shd w:val="clear" w:color="auto" w:fill="FCFCFA"/>
            <w:spacing w:before="0" w:beforeAutospacing="0" w:after="165" w:afterAutospacing="0" w:line="330" w:lineRule="atLeast"/>
          </w:pPr>
        </w:pPrChange>
      </w:pPr>
      <w:ins w:id="886" w:author="Pham Thanh" w:date="2018-07-18T16:17:00Z">
        <w:r w:rsidRPr="00C54D8C">
          <w:rPr>
            <w:rFonts w:asciiTheme="majorHAnsi" w:hAnsiTheme="majorHAnsi" w:cstheme="majorHAnsi"/>
            <w:color w:val="313131"/>
            <w:sz w:val="24"/>
            <w:szCs w:val="24"/>
            <w:lang w:val="en-GB"/>
            <w:rPrChange w:id="887" w:author="Pham Thanh" w:date="2018-07-18T16:17:00Z">
              <w:rPr>
                <w:rFonts w:ascii="Georgia" w:hAnsi="Georgia"/>
                <w:color w:val="4E443C"/>
                <w:sz w:val="21"/>
                <w:szCs w:val="21"/>
              </w:rPr>
            </w:rPrChange>
          </w:rPr>
          <w:t>M</w:t>
        </w:r>
        <w:r w:rsidRPr="00C54D8C">
          <w:rPr>
            <w:rFonts w:asciiTheme="majorHAnsi" w:hAnsiTheme="majorHAnsi" w:cstheme="majorHAnsi"/>
            <w:color w:val="313131"/>
            <w:sz w:val="24"/>
            <w:szCs w:val="24"/>
            <w:lang w:val="en-GB"/>
            <w:rPrChange w:id="888"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89"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890"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891"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89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893"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894"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895" w:author="Pham Thanh" w:date="2018-07-18T16:17:00Z">
              <w:rPr>
                <w:rFonts w:ascii="Georgia" w:hAnsi="Georgia"/>
                <w:color w:val="4E443C"/>
                <w:sz w:val="21"/>
                <w:szCs w:val="21"/>
              </w:rPr>
            </w:rPrChange>
          </w:rPr>
          <w:t xml:space="preserve">u </w:t>
        </w:r>
        <w:r w:rsidRPr="00C54D8C">
          <w:rPr>
            <w:rFonts w:asciiTheme="majorHAnsi" w:hAnsiTheme="majorHAnsi" w:cstheme="majorHAnsi"/>
            <w:color w:val="313131"/>
            <w:sz w:val="24"/>
            <w:szCs w:val="24"/>
            <w:lang w:val="en-GB"/>
            <w:rPrChange w:id="896"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897" w:author="Pham Thanh" w:date="2018-07-18T16:17:00Z">
              <w:rPr>
                <w:rFonts w:ascii="Georgia" w:hAnsi="Georgia"/>
                <w:color w:val="4E443C"/>
                <w:sz w:val="21"/>
                <w:szCs w:val="21"/>
              </w:rPr>
            </w:rPrChange>
          </w:rPr>
          <w:t>ch kh</w:t>
        </w:r>
        <w:r w:rsidRPr="00C54D8C">
          <w:rPr>
            <w:rFonts w:asciiTheme="majorHAnsi" w:hAnsiTheme="majorHAnsi" w:cstheme="majorHAnsi"/>
            <w:color w:val="313131"/>
            <w:sz w:val="24"/>
            <w:szCs w:val="24"/>
            <w:lang w:val="en-GB"/>
            <w:rPrChange w:id="8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99" w:author="Pham Thanh" w:date="2018-07-18T16:17:00Z">
              <w:rPr>
                <w:rFonts w:ascii="Georgia" w:hAnsi="Georgia"/>
                <w:color w:val="4E443C"/>
                <w:sz w:val="21"/>
                <w:szCs w:val="21"/>
              </w:rPr>
            </w:rPrChange>
          </w:rPr>
          <w:t>c m</w:t>
        </w:r>
        <w:r w:rsidRPr="00C54D8C">
          <w:rPr>
            <w:rFonts w:asciiTheme="majorHAnsi" w:hAnsiTheme="majorHAnsi" w:cstheme="majorHAnsi"/>
            <w:color w:val="313131"/>
            <w:sz w:val="24"/>
            <w:szCs w:val="24"/>
            <w:lang w:val="en-GB"/>
            <w:rPrChange w:id="90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01"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90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03"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904"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905"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906"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07" w:author="Pham Thanh" w:date="2018-07-18T16:17:00Z">
              <w:rPr>
                <w:rFonts w:ascii="Georgia" w:hAnsi="Georgia"/>
                <w:color w:val="4E443C"/>
                <w:sz w:val="21"/>
                <w:szCs w:val="21"/>
              </w:rPr>
            </w:rPrChange>
          </w:rPr>
          <w:t xml:space="preserve"> mu</w:t>
        </w:r>
        <w:r w:rsidRPr="00C54D8C">
          <w:rPr>
            <w:rFonts w:asciiTheme="majorHAnsi" w:hAnsiTheme="majorHAnsi" w:cstheme="majorHAnsi"/>
            <w:color w:val="313131"/>
            <w:sz w:val="24"/>
            <w:szCs w:val="24"/>
            <w:lang w:val="en-GB"/>
            <w:rPrChange w:id="908"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909" w:author="Pham Thanh" w:date="2018-07-18T16:17:00Z">
              <w:rPr>
                <w:rFonts w:ascii="Georgia" w:hAnsi="Georgia"/>
                <w:color w:val="4E443C"/>
                <w:sz w:val="21"/>
                <w:szCs w:val="21"/>
              </w:rPr>
            </w:rPrChange>
          </w:rPr>
          <w:t xml:space="preserve">n thay </w:t>
        </w:r>
        <w:r w:rsidRPr="00C54D8C">
          <w:rPr>
            <w:rFonts w:asciiTheme="majorHAnsi" w:hAnsiTheme="majorHAnsi" w:cstheme="majorHAnsi"/>
            <w:color w:val="313131"/>
            <w:sz w:val="24"/>
            <w:szCs w:val="24"/>
            <w:lang w:val="en-GB"/>
            <w:rPrChange w:id="91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11"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912"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913"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914"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91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16"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917" w:author="Pham Thanh" w:date="2018-07-18T16:17:00Z">
              <w:rPr>
                <w:rFonts w:ascii="Cambria" w:hAnsi="Cambria" w:cs="Cambria"/>
                <w:color w:val="4E443C"/>
                <w:sz w:val="21"/>
                <w:szCs w:val="21"/>
              </w:rPr>
            </w:rPrChange>
          </w:rPr>
          <w:t>ươ</w:t>
        </w:r>
        <w:r w:rsidRPr="00C54D8C">
          <w:rPr>
            <w:rFonts w:asciiTheme="majorHAnsi" w:hAnsiTheme="majorHAnsi" w:cstheme="majorHAnsi"/>
            <w:color w:val="313131"/>
            <w:sz w:val="24"/>
            <w:szCs w:val="24"/>
            <w:lang w:val="en-GB"/>
            <w:rPrChange w:id="918"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919"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920" w:author="Pham Thanh" w:date="2018-07-18T16:17:00Z">
              <w:rPr>
                <w:rFonts w:ascii="Georgia" w:hAnsi="Georgia"/>
                <w:color w:val="4E443C"/>
                <w:sz w:val="21"/>
                <w:szCs w:val="21"/>
              </w:rPr>
            </w:rPrChange>
          </w:rPr>
          <w:t>nh so s</w:t>
        </w:r>
        <w:r w:rsidRPr="00C54D8C">
          <w:rPr>
            <w:rFonts w:asciiTheme="majorHAnsi" w:hAnsiTheme="majorHAnsi" w:cstheme="majorHAnsi"/>
            <w:color w:val="313131"/>
            <w:sz w:val="24"/>
            <w:szCs w:val="24"/>
            <w:lang w:val="en-GB"/>
            <w:rPrChange w:id="921"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22"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923"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924" w:author="Pham Thanh" w:date="2018-07-18T16:17:00Z">
              <w:rPr>
                <w:rFonts w:ascii="Georgia" w:hAnsi="Georgia"/>
                <w:color w:val="4E443C"/>
                <w:sz w:val="21"/>
                <w:szCs w:val="21"/>
              </w:rPr>
            </w:rPrChange>
          </w:rPr>
          <w:t xml:space="preserve"> thay </w:t>
        </w:r>
        <w:r w:rsidRPr="00C54D8C">
          <w:rPr>
            <w:rFonts w:asciiTheme="majorHAnsi" w:hAnsiTheme="majorHAnsi" w:cstheme="majorHAnsi"/>
            <w:color w:val="313131"/>
            <w:sz w:val="24"/>
            <w:szCs w:val="24"/>
            <w:lang w:val="en-GB"/>
            <w:rPrChange w:id="92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26"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927"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92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29"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30" w:author="Pham Thanh" w:date="2018-07-18T16:17:00Z">
              <w:rPr>
                <w:rFonts w:ascii="Georgia" w:hAnsi="Georgia"/>
                <w:color w:val="4E443C"/>
                <w:sz w:val="21"/>
                <w:szCs w:val="21"/>
              </w:rPr>
            </w:rPrChange>
          </w:rPr>
          <w:t xml:space="preserve"> gi</w:t>
        </w:r>
        <w:r w:rsidRPr="00C54D8C">
          <w:rPr>
            <w:rFonts w:asciiTheme="majorHAnsi" w:hAnsiTheme="majorHAnsi" w:cstheme="majorHAnsi"/>
            <w:color w:val="313131"/>
            <w:sz w:val="24"/>
            <w:szCs w:val="24"/>
            <w:lang w:val="en-GB"/>
            <w:rPrChange w:id="931"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932" w:author="Pham Thanh" w:date="2018-07-18T16:17:00Z">
              <w:rPr>
                <w:rFonts w:ascii="Georgia" w:hAnsi="Georgia"/>
                <w:color w:val="4E443C"/>
                <w:sz w:val="21"/>
                <w:szCs w:val="21"/>
              </w:rPr>
            </w:rPrChange>
          </w:rPr>
          <w:t>i quy</w:t>
        </w:r>
        <w:r w:rsidRPr="00C54D8C">
          <w:rPr>
            <w:rFonts w:asciiTheme="majorHAnsi" w:hAnsiTheme="majorHAnsi" w:cstheme="majorHAnsi"/>
            <w:color w:val="313131"/>
            <w:sz w:val="24"/>
            <w:szCs w:val="24"/>
            <w:lang w:val="en-GB"/>
            <w:rPrChange w:id="933"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934"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935"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36" w:author="Pham Thanh" w:date="2018-07-18T16:17:00Z">
              <w:rPr>
                <w:rFonts w:ascii="Georgia" w:hAnsi="Georgia"/>
                <w:color w:val="4E443C"/>
                <w:sz w:val="21"/>
                <w:szCs w:val="21"/>
              </w:rPr>
            </w:rPrChange>
          </w:rPr>
          <w:t>c tr</w:t>
        </w:r>
        <w:r w:rsidRPr="00C54D8C">
          <w:rPr>
            <w:rFonts w:asciiTheme="majorHAnsi" w:hAnsiTheme="majorHAnsi" w:cstheme="majorHAnsi"/>
            <w:color w:val="313131"/>
            <w:sz w:val="24"/>
            <w:szCs w:val="24"/>
            <w:lang w:val="en-GB"/>
            <w:rPrChange w:id="937"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938"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939"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940" w:author="Pham Thanh" w:date="2018-07-18T16:17:00Z">
              <w:rPr>
                <w:rFonts w:ascii="Georgia" w:hAnsi="Georgia"/>
                <w:color w:val="4E443C"/>
                <w:sz w:val="21"/>
                <w:szCs w:val="21"/>
              </w:rPr>
            </w:rPrChange>
          </w:rPr>
          <w:t xml:space="preserve">p xung </w:t>
        </w:r>
        <w:r w:rsidRPr="00C54D8C">
          <w:rPr>
            <w:rFonts w:asciiTheme="majorHAnsi" w:hAnsiTheme="majorHAnsi" w:cstheme="majorHAnsi"/>
            <w:color w:val="313131"/>
            <w:sz w:val="24"/>
            <w:szCs w:val="24"/>
            <w:lang w:val="en-GB"/>
            <w:rPrChange w:id="94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42"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43"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94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45" w:author="Pham Thanh" w:date="2018-07-18T16:17:00Z">
              <w:rPr>
                <w:rFonts w:ascii="Georgia" w:hAnsi="Georgia"/>
                <w:color w:val="4E443C"/>
                <w:sz w:val="21"/>
                <w:szCs w:val="21"/>
              </w:rPr>
            </w:rPrChange>
          </w:rPr>
          <w:t>i dung. V</w:t>
        </w:r>
        <w:r w:rsidRPr="00C54D8C">
          <w:rPr>
            <w:rFonts w:asciiTheme="majorHAnsi" w:hAnsiTheme="majorHAnsi" w:cstheme="majorHAnsi"/>
            <w:color w:val="313131"/>
            <w:sz w:val="24"/>
            <w:szCs w:val="24"/>
            <w:lang w:val="en-GB"/>
            <w:rPrChange w:id="946"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94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4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49"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95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51"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952"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953"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95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95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5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57" w:author="Pham Thanh" w:date="2018-07-18T16:17:00Z">
              <w:rPr>
                <w:rFonts w:ascii="Georgia" w:hAnsi="Georgia"/>
                <w:color w:val="4E443C"/>
                <w:sz w:val="21"/>
                <w:szCs w:val="21"/>
              </w:rPr>
            </w:rPrChange>
          </w:rPr>
          <w:t>ng vimdiff:</w:t>
        </w:r>
      </w:ins>
    </w:p>
    <w:p w:rsidR="00C54D8C" w:rsidRPr="00E749A5" w:rsidRDefault="00C54D8C">
      <w:pPr>
        <w:pBdr>
          <w:top w:val="single" w:sz="4" w:space="1" w:color="auto"/>
          <w:left w:val="single" w:sz="4" w:space="4" w:color="auto"/>
          <w:bottom w:val="single" w:sz="4" w:space="1" w:color="auto"/>
          <w:right w:val="single" w:sz="4" w:space="4" w:color="auto"/>
        </w:pBdr>
        <w:rPr>
          <w:ins w:id="958" w:author="Pham Thanh" w:date="2018-07-18T16:17:00Z"/>
          <w:rFonts w:asciiTheme="majorHAnsi" w:hAnsiTheme="majorHAnsi" w:cstheme="majorHAnsi"/>
          <w:color w:val="313131"/>
          <w:sz w:val="24"/>
          <w:szCs w:val="24"/>
          <w:rPrChange w:id="959" w:author="Pham Thanh" w:date="2018-07-18T16:24:00Z">
            <w:rPr>
              <w:ins w:id="960" w:author="Pham Thanh" w:date="2018-07-18T16:17:00Z"/>
              <w:rStyle w:val="HTMLCode"/>
              <w:rFonts w:ascii="Courier" w:hAnsi="Courier"/>
              <w:color w:val="F14E32"/>
              <w:sz w:val="21"/>
              <w:szCs w:val="21"/>
              <w:bdr w:val="single" w:sz="6" w:space="1" w:color="EFEEE6" w:frame="1"/>
              <w:shd w:val="clear" w:color="auto" w:fill="FFFFFF"/>
              <w:lang w:val="en-US"/>
            </w:rPr>
          </w:rPrChange>
        </w:rPr>
        <w:pPrChange w:id="961"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962" w:author="Pham Thanh" w:date="2018-07-18T16:17:00Z">
        <w:r w:rsidRPr="00E749A5">
          <w:rPr>
            <w:rFonts w:asciiTheme="majorHAnsi" w:hAnsiTheme="majorHAnsi" w:cstheme="majorHAnsi"/>
            <w:color w:val="313131"/>
            <w:sz w:val="24"/>
            <w:szCs w:val="24"/>
            <w:rPrChange w:id="963" w:author="Pham Thanh" w:date="2018-07-18T16:24:00Z">
              <w:rPr>
                <w:rStyle w:val="HTMLCode"/>
                <w:rFonts w:ascii="Courier" w:hAnsi="Courier"/>
                <w:color w:val="F14E32"/>
                <w:sz w:val="21"/>
                <w:szCs w:val="21"/>
                <w:bdr w:val="single" w:sz="6" w:space="1" w:color="EFEEE6" w:frame="1"/>
                <w:shd w:val="clear" w:color="auto" w:fill="FFFFFF"/>
              </w:rPr>
            </w:rPrChange>
          </w:rPr>
          <w:t>$ git config --global merge.tool vimdiff</w:t>
        </w:r>
      </w:ins>
    </w:p>
    <w:p w:rsidR="00C54D8C" w:rsidRPr="00C54D8C" w:rsidRDefault="00C54D8C">
      <w:pPr>
        <w:rPr>
          <w:ins w:id="964" w:author="Pham Thanh" w:date="2018-07-18T16:17:00Z"/>
          <w:rFonts w:asciiTheme="majorHAnsi" w:hAnsiTheme="majorHAnsi" w:cstheme="majorHAnsi"/>
          <w:color w:val="313131"/>
          <w:sz w:val="24"/>
          <w:szCs w:val="24"/>
          <w:lang w:val="en-GB"/>
          <w:rPrChange w:id="965" w:author="Pham Thanh" w:date="2018-07-18T16:17:00Z">
            <w:rPr>
              <w:ins w:id="966" w:author="Pham Thanh" w:date="2018-07-18T16:17:00Z"/>
              <w:rFonts w:ascii="Georgia" w:hAnsi="Georgia"/>
              <w:color w:val="4E443C"/>
              <w:sz w:val="21"/>
              <w:szCs w:val="21"/>
            </w:rPr>
          </w:rPrChange>
        </w:rPr>
        <w:pPrChange w:id="967" w:author="Pham Thanh" w:date="2018-07-18T16:23:00Z">
          <w:pPr>
            <w:pStyle w:val="NormalWeb"/>
            <w:shd w:val="clear" w:color="auto" w:fill="FCFCFA"/>
            <w:spacing w:before="0" w:beforeAutospacing="0" w:after="165" w:afterAutospacing="0" w:line="330" w:lineRule="atLeast"/>
          </w:pPr>
        </w:pPrChange>
      </w:pPr>
      <w:ins w:id="968" w:author="Pham Thanh" w:date="2018-07-18T16:17:00Z">
        <w:r w:rsidRPr="00C54D8C">
          <w:rPr>
            <w:rFonts w:asciiTheme="majorHAnsi" w:hAnsiTheme="majorHAnsi" w:cstheme="majorHAnsi"/>
            <w:color w:val="313131"/>
            <w:sz w:val="24"/>
            <w:szCs w:val="24"/>
            <w:lang w:val="en-GB"/>
            <w:rPrChange w:id="969" w:author="Pham Thanh" w:date="2018-07-18T16:17:00Z">
              <w:rPr>
                <w:rFonts w:ascii="Georgia" w:hAnsi="Georgia"/>
                <w:color w:val="4E443C"/>
                <w:sz w:val="21"/>
                <w:szCs w:val="21"/>
              </w:rPr>
            </w:rPrChange>
          </w:rPr>
          <w:t>Git ch</w:t>
        </w:r>
        <w:r w:rsidRPr="00C54D8C">
          <w:rPr>
            <w:rFonts w:asciiTheme="majorHAnsi" w:hAnsiTheme="majorHAnsi" w:cstheme="majorHAnsi"/>
            <w:color w:val="313131"/>
            <w:sz w:val="24"/>
            <w:szCs w:val="24"/>
            <w:lang w:val="en-GB"/>
            <w:rPrChange w:id="97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971" w:author="Pham Thanh" w:date="2018-07-18T16:17:00Z">
              <w:rPr>
                <w:rFonts w:ascii="Georgia" w:hAnsi="Georgia"/>
                <w:color w:val="4E443C"/>
                <w:sz w:val="21"/>
                <w:szCs w:val="21"/>
              </w:rPr>
            </w:rPrChange>
          </w:rPr>
          <w:t>p nh</w:t>
        </w:r>
        <w:r w:rsidRPr="00C54D8C">
          <w:rPr>
            <w:rFonts w:asciiTheme="majorHAnsi" w:hAnsiTheme="majorHAnsi" w:cstheme="majorHAnsi"/>
            <w:color w:val="313131"/>
            <w:sz w:val="24"/>
            <w:szCs w:val="24"/>
            <w:lang w:val="en-GB"/>
            <w:rPrChange w:id="972"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73" w:author="Pham Thanh" w:date="2018-07-18T16:17:00Z">
              <w:rPr>
                <w:rFonts w:ascii="Georgia" w:hAnsi="Georgia"/>
                <w:color w:val="4E443C"/>
                <w:sz w:val="21"/>
                <w:szCs w:val="21"/>
              </w:rPr>
            </w:rPrChange>
          </w:rPr>
          <w:t>n kdiff3, tkdiff, meld, xxdiff, emerge, vimdiff, gvimdiff, ecmerge, v</w:t>
        </w:r>
        <w:r w:rsidRPr="00C54D8C">
          <w:rPr>
            <w:rFonts w:asciiTheme="majorHAnsi" w:hAnsiTheme="majorHAnsi" w:cstheme="majorHAnsi"/>
            <w:color w:val="313131"/>
            <w:sz w:val="24"/>
            <w:szCs w:val="24"/>
            <w:lang w:val="en-GB"/>
            <w:rPrChange w:id="97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75" w:author="Pham Thanh" w:date="2018-07-18T16:17:00Z">
              <w:rPr>
                <w:rFonts w:ascii="Georgia" w:hAnsi="Georgia"/>
                <w:color w:val="4E443C"/>
                <w:sz w:val="21"/>
                <w:szCs w:val="21"/>
              </w:rPr>
            </w:rPrChange>
          </w:rPr>
          <w:t xml:space="preserve"> opendiff l</w:t>
        </w:r>
        <w:r w:rsidRPr="00C54D8C">
          <w:rPr>
            <w:rFonts w:asciiTheme="majorHAnsi" w:hAnsiTheme="majorHAnsi" w:cstheme="majorHAnsi"/>
            <w:color w:val="313131"/>
            <w:sz w:val="24"/>
            <w:szCs w:val="24"/>
            <w:lang w:val="en-GB"/>
            <w:rPrChange w:id="97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77"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97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79"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980"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981"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98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83"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98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85" w:author="Pham Thanh" w:date="2018-07-18T16:17:00Z">
              <w:rPr>
                <w:rFonts w:ascii="Georgia" w:hAnsi="Georgia"/>
                <w:color w:val="4E443C"/>
                <w:sz w:val="21"/>
                <w:szCs w:val="21"/>
              </w:rPr>
            </w:rPrChange>
          </w:rPr>
          <w:t>n/s</w:t>
        </w:r>
        <w:r w:rsidRPr="00C54D8C">
          <w:rPr>
            <w:rFonts w:asciiTheme="majorHAnsi" w:hAnsiTheme="majorHAnsi" w:cstheme="majorHAnsi"/>
            <w:color w:val="313131"/>
            <w:sz w:val="24"/>
            <w:szCs w:val="24"/>
            <w:lang w:val="en-GB"/>
            <w:rPrChange w:id="98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87" w:author="Pham Thanh" w:date="2018-07-18T16:17:00Z">
              <w:rPr>
                <w:rFonts w:ascii="Georgia" w:hAnsi="Georgia"/>
                <w:color w:val="4E443C"/>
                <w:sz w:val="21"/>
                <w:szCs w:val="21"/>
              </w:rPr>
            </w:rPrChange>
          </w:rPr>
          <w:t>t nh</w:t>
        </w:r>
        <w:r w:rsidRPr="00C54D8C">
          <w:rPr>
            <w:rFonts w:asciiTheme="majorHAnsi" w:hAnsiTheme="majorHAnsi" w:cstheme="majorHAnsi"/>
            <w:color w:val="313131"/>
            <w:sz w:val="24"/>
            <w:szCs w:val="24"/>
            <w:lang w:val="en-GB"/>
            <w:rPrChange w:id="988"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89" w:author="Pham Thanh" w:date="2018-07-18T16:17:00Z">
              <w:rPr>
                <w:rFonts w:ascii="Georgia" w:hAnsi="Georgia"/>
                <w:color w:val="4E443C"/>
                <w:sz w:val="21"/>
                <w:szCs w:val="21"/>
              </w:rPr>
            </w:rPrChange>
          </w:rPr>
          <w:t>p (merge) h</w:t>
        </w:r>
        <w:r w:rsidRPr="00C54D8C">
          <w:rPr>
            <w:rFonts w:asciiTheme="majorHAnsi" w:hAnsiTheme="majorHAnsi" w:cstheme="majorHAnsi"/>
            <w:color w:val="313131"/>
            <w:sz w:val="24"/>
            <w:szCs w:val="24"/>
            <w:lang w:val="en-GB"/>
            <w:rPrChange w:id="990"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991" w:author="Pham Thanh" w:date="2018-07-18T16:17:00Z">
              <w:rPr>
                <w:rFonts w:ascii="Georgia" w:hAnsi="Georgia"/>
                <w:color w:val="4E443C"/>
                <w:sz w:val="21"/>
                <w:szCs w:val="21"/>
              </w:rPr>
            </w:rPrChange>
          </w:rPr>
          <w:t>p l</w:t>
        </w:r>
        <w:r w:rsidRPr="00C54D8C">
          <w:rPr>
            <w:rFonts w:asciiTheme="majorHAnsi" w:hAnsiTheme="majorHAnsi" w:cstheme="majorHAnsi"/>
            <w:color w:val="313131"/>
            <w:sz w:val="24"/>
            <w:szCs w:val="24"/>
            <w:lang w:val="en-GB"/>
            <w:rPrChange w:id="992" w:author="Pham Thanh" w:date="2018-07-18T16:17:00Z">
              <w:rPr>
                <w:rFonts w:ascii="Cambria" w:hAnsi="Cambria" w:cs="Cambria"/>
                <w:color w:val="4E443C"/>
                <w:sz w:val="21"/>
                <w:szCs w:val="21"/>
              </w:rPr>
            </w:rPrChange>
          </w:rPr>
          <w:t xml:space="preserve">ệ. </w:t>
        </w:r>
      </w:ins>
    </w:p>
    <w:p w:rsidR="00C54D8C" w:rsidRPr="00C54D8C" w:rsidRDefault="00C54D8C">
      <w:pPr>
        <w:rPr>
          <w:ins w:id="993" w:author="Pham Thanh" w:date="2018-07-18T16:20:00Z"/>
          <w:rFonts w:cstheme="majorHAnsi"/>
          <w:b/>
          <w:color w:val="313131"/>
          <w:lang w:val="en-GB"/>
          <w:rPrChange w:id="994" w:author="Pham Thanh" w:date="2018-07-18T16:20:00Z">
            <w:rPr>
              <w:ins w:id="995" w:author="Pham Thanh" w:date="2018-07-18T16:20:00Z"/>
              <w:rFonts w:cstheme="majorHAnsi"/>
              <w:color w:val="313131"/>
              <w:lang w:val="en-GB"/>
            </w:rPr>
          </w:rPrChange>
        </w:rPr>
        <w:pPrChange w:id="996" w:author="Pham Thanh" w:date="2018-07-18T16:23:00Z">
          <w:pPr>
            <w:pStyle w:val="NormalWeb"/>
            <w:shd w:val="clear" w:color="auto" w:fill="FCFCFA"/>
            <w:spacing w:before="0" w:beforeAutospacing="0" w:after="0" w:afterAutospacing="0" w:line="330" w:lineRule="atLeast"/>
          </w:pPr>
        </w:pPrChange>
      </w:pPr>
      <w:ins w:id="997" w:author="Pham Thanh" w:date="2018-07-18T16:20:00Z">
        <w:r w:rsidRPr="00C54D8C">
          <w:rPr>
            <w:rFonts w:asciiTheme="majorHAnsi" w:eastAsia="Times New Roman" w:hAnsiTheme="majorHAnsi" w:cstheme="majorHAnsi"/>
            <w:b/>
            <w:color w:val="313131"/>
            <w:lang w:val="en-GB"/>
            <w:rPrChange w:id="998" w:author="Pham Thanh" w:date="2018-07-18T16:20:00Z">
              <w:rPr>
                <w:rStyle w:val="Hyperlink"/>
                <w:rFonts w:ascii="Georgia" w:eastAsiaTheme="majorEastAsia" w:hAnsi="Georgia"/>
                <w:color w:val="0388A6"/>
              </w:rPr>
            </w:rPrChange>
          </w:rPr>
          <w:t>Ki</w:t>
        </w:r>
        <w:r w:rsidRPr="00C54D8C">
          <w:rPr>
            <w:rFonts w:asciiTheme="majorHAnsi" w:eastAsia="Times New Roman" w:hAnsiTheme="majorHAnsi" w:cstheme="majorHAnsi"/>
            <w:b/>
            <w:color w:val="313131"/>
            <w:lang w:val="en-GB"/>
            <w:rPrChange w:id="999" w:author="Pham Thanh" w:date="2018-07-18T16:20:00Z">
              <w:rPr>
                <w:rStyle w:val="Hyperlink"/>
                <w:rFonts w:ascii="Cambria" w:eastAsiaTheme="majorEastAsia" w:hAnsi="Cambria" w:cs="Cambria"/>
                <w:color w:val="0388A6"/>
              </w:rPr>
            </w:rPrChange>
          </w:rPr>
          <w:t>ể</w:t>
        </w:r>
        <w:r w:rsidRPr="00C54D8C">
          <w:rPr>
            <w:rFonts w:asciiTheme="majorHAnsi" w:eastAsia="Times New Roman" w:hAnsiTheme="majorHAnsi" w:cstheme="majorHAnsi"/>
            <w:b/>
            <w:color w:val="313131"/>
            <w:lang w:val="en-GB"/>
            <w:rPrChange w:id="1000" w:author="Pham Thanh" w:date="2018-07-18T16:20:00Z">
              <w:rPr>
                <w:rStyle w:val="Hyperlink"/>
                <w:rFonts w:ascii="Georgia" w:eastAsiaTheme="majorEastAsia" w:hAnsi="Georgia"/>
                <w:color w:val="0388A6"/>
              </w:rPr>
            </w:rPrChange>
          </w:rPr>
          <w:t>m Tra C</w:t>
        </w:r>
        <w:r w:rsidRPr="00C54D8C">
          <w:rPr>
            <w:rFonts w:asciiTheme="majorHAnsi" w:eastAsia="Times New Roman" w:hAnsiTheme="majorHAnsi" w:cstheme="majorHAnsi"/>
            <w:b/>
            <w:color w:val="313131"/>
            <w:lang w:val="en-GB"/>
            <w:rPrChange w:id="1001" w:author="Pham Thanh" w:date="2018-07-18T16:20:00Z">
              <w:rPr>
                <w:rStyle w:val="Hyperlink"/>
                <w:rFonts w:ascii="Cambria" w:eastAsiaTheme="majorEastAsia" w:hAnsi="Cambria" w:cs="Cambria"/>
                <w:color w:val="0388A6"/>
              </w:rPr>
            </w:rPrChange>
          </w:rPr>
          <w:t>ấ</w:t>
        </w:r>
        <w:r w:rsidRPr="00C54D8C">
          <w:rPr>
            <w:rFonts w:asciiTheme="majorHAnsi" w:eastAsia="Times New Roman" w:hAnsiTheme="majorHAnsi" w:cstheme="majorHAnsi"/>
            <w:b/>
            <w:color w:val="313131"/>
            <w:lang w:val="en-GB"/>
            <w:rPrChange w:id="1002" w:author="Pham Thanh" w:date="2018-07-18T16:20:00Z">
              <w:rPr>
                <w:rStyle w:val="Hyperlink"/>
                <w:rFonts w:ascii="Georgia" w:eastAsiaTheme="majorEastAsia" w:hAnsi="Georgia"/>
                <w:color w:val="0388A6"/>
              </w:rPr>
            </w:rPrChange>
          </w:rPr>
          <w:t>u Hình</w:t>
        </w:r>
      </w:ins>
    </w:p>
    <w:p w:rsidR="00C54D8C" w:rsidRPr="00C54D8C" w:rsidRDefault="00C54D8C">
      <w:pPr>
        <w:rPr>
          <w:ins w:id="1003" w:author="Pham Thanh" w:date="2018-07-18T16:17:00Z"/>
          <w:rFonts w:asciiTheme="majorHAnsi" w:hAnsiTheme="majorHAnsi" w:cstheme="majorHAnsi"/>
          <w:color w:val="313131"/>
          <w:sz w:val="24"/>
          <w:szCs w:val="24"/>
          <w:lang w:val="en-GB"/>
          <w:rPrChange w:id="1004" w:author="Pham Thanh" w:date="2018-07-18T16:20:00Z">
            <w:rPr>
              <w:ins w:id="1005" w:author="Pham Thanh" w:date="2018-07-18T16:17:00Z"/>
              <w:rFonts w:ascii="Georgia" w:hAnsi="Georgia"/>
              <w:color w:val="4E443C"/>
              <w:sz w:val="21"/>
              <w:szCs w:val="21"/>
            </w:rPr>
          </w:rPrChange>
        </w:rPr>
        <w:pPrChange w:id="1006" w:author="Pham Thanh" w:date="2018-07-18T16:23:00Z">
          <w:pPr>
            <w:pStyle w:val="NormalWeb"/>
            <w:shd w:val="clear" w:color="auto" w:fill="FCFCFA"/>
            <w:spacing w:before="0" w:beforeAutospacing="0" w:after="0" w:afterAutospacing="0" w:line="330" w:lineRule="atLeast"/>
          </w:pPr>
        </w:pPrChange>
      </w:pPr>
      <w:ins w:id="1007" w:author="Pham Thanh" w:date="2018-07-18T16:17:00Z">
        <w:r w:rsidRPr="00C54D8C">
          <w:rPr>
            <w:rFonts w:asciiTheme="majorHAnsi" w:hAnsiTheme="majorHAnsi" w:cstheme="majorHAnsi"/>
            <w:color w:val="313131"/>
            <w:sz w:val="24"/>
            <w:szCs w:val="24"/>
            <w:lang w:val="en-GB"/>
            <w:rPrChange w:id="1008" w:author="Pham Thanh" w:date="2018-07-18T16:17:00Z">
              <w:rPr>
                <w:rFonts w:ascii="Georgia" w:hAnsi="Georgia"/>
                <w:color w:val="4E443C"/>
                <w:sz w:val="21"/>
                <w:szCs w:val="21"/>
              </w:rPr>
            </w:rPrChange>
          </w:rPr>
          <w:t>N</w:t>
        </w:r>
        <w:r w:rsidRPr="00C54D8C">
          <w:rPr>
            <w:rFonts w:asciiTheme="majorHAnsi" w:hAnsiTheme="majorHAnsi" w:cstheme="majorHAnsi"/>
            <w:color w:val="313131"/>
            <w:sz w:val="24"/>
            <w:szCs w:val="24"/>
            <w:lang w:val="en-GB"/>
            <w:rPrChange w:id="1009"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1010"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1011"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1012"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101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014"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1015"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1016" w:author="Pham Thanh" w:date="2018-07-18T16:17:00Z">
              <w:rPr>
                <w:rFonts w:ascii="Georgia" w:hAnsi="Georgia"/>
                <w:color w:val="4E443C"/>
                <w:sz w:val="21"/>
                <w:szCs w:val="21"/>
              </w:rPr>
            </w:rPrChange>
          </w:rPr>
          <w:t>n ki</w:t>
        </w:r>
        <w:r w:rsidRPr="00C54D8C">
          <w:rPr>
            <w:rFonts w:asciiTheme="majorHAnsi" w:hAnsiTheme="majorHAnsi" w:cstheme="majorHAnsi"/>
            <w:color w:val="313131"/>
            <w:sz w:val="24"/>
            <w:szCs w:val="24"/>
            <w:lang w:val="en-GB"/>
            <w:rPrChange w:id="1017"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18" w:author="Pham Thanh" w:date="2018-07-18T16:17:00Z">
              <w:rPr>
                <w:rFonts w:ascii="Georgia" w:hAnsi="Georgia"/>
                <w:color w:val="4E443C"/>
                <w:sz w:val="21"/>
                <w:szCs w:val="21"/>
              </w:rPr>
            </w:rPrChange>
          </w:rPr>
          <w:t>m tra c</w:t>
        </w:r>
        <w:r w:rsidRPr="00C54D8C">
          <w:rPr>
            <w:rFonts w:asciiTheme="majorHAnsi" w:hAnsiTheme="majorHAnsi" w:cstheme="majorHAnsi"/>
            <w:color w:val="313131"/>
            <w:sz w:val="24"/>
            <w:szCs w:val="24"/>
            <w:lang w:val="en-GB"/>
            <w:rPrChange w:id="1019"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20"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102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22"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102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1024"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102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026"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102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28"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1029" w:author="Pham Thanh" w:date="2018-07-18T16:17:00Z">
              <w:rPr>
                <w:rFonts w:ascii="Georgia" w:hAnsi="Georgia"/>
                <w:color w:val="4E443C"/>
                <w:sz w:val="21"/>
                <w:szCs w:val="21"/>
              </w:rPr>
            </w:rPrChange>
          </w:rPr>
          <w:t>t, b</w:t>
        </w:r>
        <w:r w:rsidRPr="00C54D8C">
          <w:rPr>
            <w:rFonts w:asciiTheme="majorHAnsi" w:hAnsiTheme="majorHAnsi" w:cstheme="majorHAnsi"/>
            <w:color w:val="313131"/>
            <w:sz w:val="24"/>
            <w:szCs w:val="24"/>
            <w:lang w:val="en-GB"/>
            <w:rPrChange w:id="103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031"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032"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033"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03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35"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103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03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03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039"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104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041" w:author="Pham Thanh" w:date="2018-07-18T16:17:00Z">
              <w:rPr>
                <w:rFonts w:ascii="Georgia" w:hAnsi="Georgia"/>
                <w:color w:val="4E443C"/>
                <w:sz w:val="21"/>
                <w:szCs w:val="21"/>
              </w:rPr>
            </w:rPrChange>
          </w:rPr>
          <w:t>nh </w:t>
        </w:r>
        <w:r w:rsidRPr="00C54D8C">
          <w:rPr>
            <w:rFonts w:asciiTheme="majorHAnsi" w:hAnsiTheme="majorHAnsi" w:cstheme="majorHAnsi"/>
            <w:color w:val="313131"/>
            <w:sz w:val="24"/>
            <w:szCs w:val="24"/>
            <w:lang w:val="en-GB"/>
            <w:rPrChange w:id="1042" w:author="Pham Thanh" w:date="2018-07-18T16:17:00Z">
              <w:rPr>
                <w:rStyle w:val="HTMLCode"/>
                <w:rFonts w:ascii="Courier" w:hAnsi="Courier"/>
                <w:color w:val="F14E32"/>
                <w:sz w:val="21"/>
                <w:szCs w:val="21"/>
                <w:bdr w:val="single" w:sz="6" w:space="1" w:color="EFEEE6" w:frame="1"/>
                <w:shd w:val="clear" w:color="auto" w:fill="FFFFFF"/>
              </w:rPr>
            </w:rPrChange>
          </w:rPr>
          <w:t>git config --list</w:t>
        </w:r>
        <w:r w:rsidRPr="00C54D8C">
          <w:rPr>
            <w:rFonts w:asciiTheme="majorHAnsi" w:hAnsiTheme="majorHAnsi" w:cstheme="majorHAnsi"/>
            <w:color w:val="313131"/>
            <w:sz w:val="24"/>
            <w:szCs w:val="24"/>
            <w:lang w:val="en-GB"/>
            <w:rPrChange w:id="1043" w:author="Pham Thanh" w:date="2018-07-18T16:17:00Z">
              <w:rPr>
                <w:rFonts w:ascii="Georgia" w:hAnsi="Georgia"/>
                <w:color w:val="4E443C"/>
                <w:sz w:val="21"/>
                <w:szCs w:val="21"/>
              </w:rPr>
            </w:rPrChange>
          </w:rPr>
          <w:t> đ</w:t>
        </w:r>
        <w:r w:rsidRPr="00C54D8C">
          <w:rPr>
            <w:rFonts w:asciiTheme="majorHAnsi" w:hAnsiTheme="majorHAnsi" w:cstheme="majorHAnsi"/>
            <w:color w:val="313131"/>
            <w:sz w:val="24"/>
            <w:szCs w:val="24"/>
            <w:lang w:val="en-GB"/>
            <w:rPrChange w:id="104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45" w:author="Pham Thanh" w:date="2018-07-18T16:17:00Z">
              <w:rPr>
                <w:rFonts w:ascii="Georgia" w:hAnsi="Georgia"/>
                <w:color w:val="4E443C"/>
                <w:sz w:val="21"/>
                <w:szCs w:val="21"/>
              </w:rPr>
            </w:rPrChange>
          </w:rPr>
          <w:t xml:space="preserve"> li</w:t>
        </w:r>
        <w:r w:rsidRPr="00C54D8C">
          <w:rPr>
            <w:rFonts w:asciiTheme="majorHAnsi" w:hAnsiTheme="majorHAnsi" w:cstheme="majorHAnsi"/>
            <w:color w:val="313131"/>
            <w:sz w:val="24"/>
            <w:szCs w:val="24"/>
            <w:lang w:val="en-GB"/>
            <w:rPrChange w:id="1046"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047" w:author="Pham Thanh" w:date="2018-07-18T16:17:00Z">
              <w:rPr>
                <w:rFonts w:ascii="Georgia" w:hAnsi="Georgia"/>
                <w:color w:val="4E443C"/>
                <w:sz w:val="21"/>
                <w:szCs w:val="21"/>
              </w:rPr>
            </w:rPrChange>
          </w:rPr>
          <w:t>t k</w:t>
        </w:r>
        <w:r w:rsidRPr="00C54D8C">
          <w:rPr>
            <w:rFonts w:asciiTheme="majorHAnsi" w:hAnsiTheme="majorHAnsi" w:cstheme="majorHAnsi"/>
            <w:color w:val="313131"/>
            <w:sz w:val="24"/>
            <w:szCs w:val="24"/>
            <w:lang w:val="en-GB"/>
            <w:rPrChange w:id="104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1049" w:author="Pham Thanh" w:date="2018-07-18T16:17:00Z">
              <w:rPr>
                <w:rFonts w:ascii="Georgia" w:hAnsi="Georgia"/>
                <w:color w:val="4E443C"/>
                <w:sz w:val="21"/>
                <w:szCs w:val="21"/>
              </w:rPr>
            </w:rPrChange>
          </w:rPr>
          <w:t xml:space="preserve"> t</w:t>
        </w:r>
        <w:r w:rsidRPr="00C54D8C">
          <w:rPr>
            <w:rFonts w:asciiTheme="majorHAnsi" w:hAnsiTheme="majorHAnsi" w:cstheme="majorHAnsi"/>
            <w:color w:val="313131"/>
            <w:sz w:val="24"/>
            <w:szCs w:val="24"/>
            <w:lang w:val="en-GB"/>
            <w:rPrChange w:id="105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51"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1052"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1053"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05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55"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105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057"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105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59"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1060"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1061"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062" w:author="Pham Thanh" w:date="2018-07-18T16:17:00Z">
              <w:rPr>
                <w:rFonts w:ascii="Georgia" w:hAnsi="Georgia"/>
                <w:color w:val="4E443C"/>
                <w:sz w:val="21"/>
                <w:szCs w:val="21"/>
              </w:rPr>
            </w:rPrChange>
          </w:rPr>
          <w:t>a Git:</w:t>
        </w:r>
      </w:ins>
    </w:p>
    <w:p w:rsidR="00C54D8C" w:rsidRPr="00E749A5" w:rsidRDefault="00C54D8C">
      <w:pPr>
        <w:pBdr>
          <w:top w:val="single" w:sz="4" w:space="1" w:color="auto"/>
          <w:left w:val="single" w:sz="4" w:space="4" w:color="auto"/>
          <w:bottom w:val="single" w:sz="4" w:space="1" w:color="auto"/>
          <w:right w:val="single" w:sz="4" w:space="4" w:color="auto"/>
        </w:pBdr>
        <w:rPr>
          <w:ins w:id="1063" w:author="Pham Thanh" w:date="2018-07-18T16:17:00Z"/>
          <w:rFonts w:asciiTheme="majorHAnsi" w:hAnsiTheme="majorHAnsi" w:cstheme="majorHAnsi"/>
          <w:color w:val="313131"/>
          <w:sz w:val="24"/>
          <w:szCs w:val="24"/>
          <w:rPrChange w:id="1064" w:author="Pham Thanh" w:date="2018-07-18T16:24:00Z">
            <w:rPr>
              <w:ins w:id="1065"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6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67" w:author="Pham Thanh" w:date="2018-07-18T16:17:00Z">
        <w:r w:rsidRPr="00E749A5">
          <w:rPr>
            <w:rFonts w:asciiTheme="majorHAnsi" w:hAnsiTheme="majorHAnsi" w:cstheme="majorHAnsi"/>
            <w:color w:val="313131"/>
            <w:sz w:val="24"/>
            <w:szCs w:val="24"/>
            <w:rPrChange w:id="1068" w:author="Pham Thanh" w:date="2018-07-18T16:24:00Z">
              <w:rPr>
                <w:rStyle w:val="HTMLCode"/>
                <w:rFonts w:ascii="Courier" w:hAnsi="Courier"/>
                <w:color w:val="F14E32"/>
                <w:sz w:val="21"/>
                <w:szCs w:val="21"/>
                <w:bdr w:val="single" w:sz="6" w:space="1" w:color="EFEEE6" w:frame="1"/>
                <w:shd w:val="clear" w:color="auto" w:fill="FFFFFF"/>
              </w:rPr>
            </w:rPrChange>
          </w:rPr>
          <w:t>$ git config --list</w:t>
        </w:r>
      </w:ins>
    </w:p>
    <w:p w:rsidR="00C54D8C" w:rsidRPr="00E749A5" w:rsidRDefault="00C54D8C">
      <w:pPr>
        <w:pBdr>
          <w:top w:val="single" w:sz="4" w:space="1" w:color="auto"/>
          <w:left w:val="single" w:sz="4" w:space="4" w:color="auto"/>
          <w:bottom w:val="single" w:sz="4" w:space="1" w:color="auto"/>
          <w:right w:val="single" w:sz="4" w:space="4" w:color="auto"/>
        </w:pBdr>
        <w:rPr>
          <w:ins w:id="1069" w:author="Pham Thanh" w:date="2018-07-18T16:17:00Z"/>
          <w:rFonts w:asciiTheme="majorHAnsi" w:hAnsiTheme="majorHAnsi" w:cstheme="majorHAnsi"/>
          <w:color w:val="313131"/>
          <w:sz w:val="24"/>
          <w:szCs w:val="24"/>
          <w:rPrChange w:id="1070" w:author="Pham Thanh" w:date="2018-07-18T16:24:00Z">
            <w:rPr>
              <w:ins w:id="1071"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72"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73" w:author="Pham Thanh" w:date="2018-07-18T16:17:00Z">
        <w:r w:rsidRPr="00E749A5">
          <w:rPr>
            <w:rFonts w:asciiTheme="majorHAnsi" w:hAnsiTheme="majorHAnsi" w:cstheme="majorHAnsi"/>
            <w:color w:val="313131"/>
            <w:sz w:val="24"/>
            <w:szCs w:val="24"/>
            <w:rPrChange w:id="1074" w:author="Pham Thanh" w:date="2018-07-18T16:24:00Z">
              <w:rPr>
                <w:rStyle w:val="HTMLCode"/>
                <w:rFonts w:ascii="Courier" w:hAnsi="Courier"/>
                <w:color w:val="F14E32"/>
                <w:sz w:val="21"/>
                <w:szCs w:val="21"/>
                <w:bdr w:val="single" w:sz="6" w:space="1" w:color="EFEEE6" w:frame="1"/>
                <w:shd w:val="clear" w:color="auto" w:fill="FFFFFF"/>
              </w:rPr>
            </w:rPrChange>
          </w:rPr>
          <w:t>user.name=</w:t>
        </w:r>
      </w:ins>
      <w:ins w:id="1075" w:author="Pham Thanh" w:date="2018-07-18T16:24:00Z">
        <w:r w:rsidR="00E749A5">
          <w:rPr>
            <w:rFonts w:asciiTheme="majorHAnsi" w:hAnsiTheme="majorHAnsi" w:cstheme="majorHAnsi"/>
            <w:color w:val="313131"/>
            <w:sz w:val="24"/>
            <w:szCs w:val="24"/>
          </w:rPr>
          <w:t>phamthanh</w:t>
        </w:r>
      </w:ins>
    </w:p>
    <w:p w:rsidR="00C54D8C" w:rsidRPr="00E749A5" w:rsidRDefault="00C54D8C">
      <w:pPr>
        <w:pBdr>
          <w:top w:val="single" w:sz="4" w:space="1" w:color="auto"/>
          <w:left w:val="single" w:sz="4" w:space="4" w:color="auto"/>
          <w:bottom w:val="single" w:sz="4" w:space="1" w:color="auto"/>
          <w:right w:val="single" w:sz="4" w:space="4" w:color="auto"/>
        </w:pBdr>
        <w:rPr>
          <w:ins w:id="1076" w:author="Pham Thanh" w:date="2018-07-18T16:17:00Z"/>
          <w:rFonts w:asciiTheme="majorHAnsi" w:hAnsiTheme="majorHAnsi" w:cstheme="majorHAnsi"/>
          <w:color w:val="313131"/>
          <w:sz w:val="24"/>
          <w:szCs w:val="24"/>
          <w:rPrChange w:id="1077" w:author="Pham Thanh" w:date="2018-07-18T16:24:00Z">
            <w:rPr>
              <w:ins w:id="1078"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79"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80" w:author="Pham Thanh" w:date="2018-07-18T16:17:00Z">
        <w:r w:rsidRPr="00E749A5">
          <w:rPr>
            <w:rFonts w:asciiTheme="majorHAnsi" w:hAnsiTheme="majorHAnsi" w:cstheme="majorHAnsi"/>
            <w:color w:val="313131"/>
            <w:sz w:val="24"/>
            <w:szCs w:val="24"/>
            <w:rPrChange w:id="1081" w:author="Pham Thanh" w:date="2018-07-18T16:24:00Z">
              <w:rPr>
                <w:rStyle w:val="HTMLCode"/>
                <w:rFonts w:ascii="Courier" w:hAnsi="Courier"/>
                <w:color w:val="F14E32"/>
                <w:sz w:val="21"/>
                <w:szCs w:val="21"/>
                <w:bdr w:val="single" w:sz="6" w:space="1" w:color="EFEEE6" w:frame="1"/>
                <w:shd w:val="clear" w:color="auto" w:fill="FFFFFF"/>
              </w:rPr>
            </w:rPrChange>
          </w:rPr>
          <w:t>user.email=</w:t>
        </w:r>
      </w:ins>
      <w:ins w:id="1082" w:author="Pham Thanh" w:date="2018-07-18T16:24:00Z">
        <w:r w:rsidR="00E749A5">
          <w:rPr>
            <w:rFonts w:asciiTheme="majorHAnsi" w:hAnsiTheme="majorHAnsi" w:cstheme="majorHAnsi"/>
            <w:color w:val="313131"/>
            <w:sz w:val="24"/>
            <w:szCs w:val="24"/>
          </w:rPr>
          <w:t>phamthanh</w:t>
        </w:r>
      </w:ins>
      <w:ins w:id="1083" w:author="Pham Thanh" w:date="2018-07-18T16:17:00Z">
        <w:r w:rsidRPr="00E749A5">
          <w:rPr>
            <w:rFonts w:asciiTheme="majorHAnsi" w:hAnsiTheme="majorHAnsi" w:cstheme="majorHAnsi"/>
            <w:color w:val="313131"/>
            <w:sz w:val="24"/>
            <w:szCs w:val="24"/>
            <w:rPrChange w:id="1084" w:author="Pham Thanh" w:date="2018-07-18T16:24:00Z">
              <w:rPr>
                <w:rStyle w:val="HTMLCode"/>
                <w:rFonts w:ascii="Courier" w:hAnsi="Courier"/>
                <w:color w:val="F14E32"/>
                <w:sz w:val="21"/>
                <w:szCs w:val="21"/>
                <w:bdr w:val="single" w:sz="6" w:space="1" w:color="EFEEE6" w:frame="1"/>
                <w:shd w:val="clear" w:color="auto" w:fill="FFFFFF"/>
              </w:rPr>
            </w:rPrChange>
          </w:rPr>
          <w:t>@gmail.com</w:t>
        </w:r>
      </w:ins>
    </w:p>
    <w:p w:rsidR="00C54D8C" w:rsidRPr="00E749A5" w:rsidRDefault="00C54D8C">
      <w:pPr>
        <w:pBdr>
          <w:top w:val="single" w:sz="4" w:space="1" w:color="auto"/>
          <w:left w:val="single" w:sz="4" w:space="4" w:color="auto"/>
          <w:bottom w:val="single" w:sz="4" w:space="1" w:color="auto"/>
          <w:right w:val="single" w:sz="4" w:space="4" w:color="auto"/>
        </w:pBdr>
        <w:rPr>
          <w:ins w:id="1085" w:author="Pham Thanh" w:date="2018-07-18T16:17:00Z"/>
          <w:rFonts w:asciiTheme="majorHAnsi" w:hAnsiTheme="majorHAnsi" w:cstheme="majorHAnsi"/>
          <w:color w:val="313131"/>
          <w:sz w:val="24"/>
          <w:szCs w:val="24"/>
          <w:rPrChange w:id="1086" w:author="Pham Thanh" w:date="2018-07-18T16:24:00Z">
            <w:rPr>
              <w:ins w:id="1087"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88"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89" w:author="Pham Thanh" w:date="2018-07-18T16:17:00Z">
        <w:r w:rsidRPr="00E749A5">
          <w:rPr>
            <w:rFonts w:asciiTheme="majorHAnsi" w:hAnsiTheme="majorHAnsi" w:cstheme="majorHAnsi"/>
            <w:color w:val="313131"/>
            <w:sz w:val="24"/>
            <w:szCs w:val="24"/>
            <w:rPrChange w:id="1090" w:author="Pham Thanh" w:date="2018-07-18T16:24:00Z">
              <w:rPr>
                <w:rStyle w:val="HTMLCode"/>
                <w:rFonts w:ascii="Courier" w:hAnsi="Courier"/>
                <w:color w:val="F14E32"/>
                <w:sz w:val="21"/>
                <w:szCs w:val="21"/>
                <w:bdr w:val="single" w:sz="6" w:space="1" w:color="EFEEE6" w:frame="1"/>
                <w:shd w:val="clear" w:color="auto" w:fill="FFFFFF"/>
              </w:rPr>
            </w:rPrChange>
          </w:rPr>
          <w:t>color.status=auto</w:t>
        </w:r>
      </w:ins>
    </w:p>
    <w:p w:rsidR="00C54D8C" w:rsidRPr="00E749A5" w:rsidRDefault="00C54D8C">
      <w:pPr>
        <w:pBdr>
          <w:top w:val="single" w:sz="4" w:space="1" w:color="auto"/>
          <w:left w:val="single" w:sz="4" w:space="4" w:color="auto"/>
          <w:bottom w:val="single" w:sz="4" w:space="1" w:color="auto"/>
          <w:right w:val="single" w:sz="4" w:space="4" w:color="auto"/>
        </w:pBdr>
        <w:rPr>
          <w:ins w:id="1091" w:author="Pham Thanh" w:date="2018-07-18T16:17:00Z"/>
          <w:rFonts w:asciiTheme="majorHAnsi" w:hAnsiTheme="majorHAnsi" w:cstheme="majorHAnsi"/>
          <w:color w:val="313131"/>
          <w:sz w:val="24"/>
          <w:szCs w:val="24"/>
          <w:rPrChange w:id="1092" w:author="Pham Thanh" w:date="2018-07-18T16:24:00Z">
            <w:rPr>
              <w:ins w:id="1093"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94"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95" w:author="Pham Thanh" w:date="2018-07-18T16:17:00Z">
        <w:r w:rsidRPr="00E749A5">
          <w:rPr>
            <w:rFonts w:asciiTheme="majorHAnsi" w:hAnsiTheme="majorHAnsi" w:cstheme="majorHAnsi"/>
            <w:color w:val="313131"/>
            <w:sz w:val="24"/>
            <w:szCs w:val="24"/>
            <w:rPrChange w:id="1096" w:author="Pham Thanh" w:date="2018-07-18T16:24:00Z">
              <w:rPr>
                <w:rStyle w:val="HTMLCode"/>
                <w:rFonts w:ascii="Courier" w:hAnsi="Courier"/>
                <w:color w:val="F14E32"/>
                <w:sz w:val="21"/>
                <w:szCs w:val="21"/>
                <w:bdr w:val="single" w:sz="6" w:space="1" w:color="EFEEE6" w:frame="1"/>
                <w:shd w:val="clear" w:color="auto" w:fill="FFFFFF"/>
              </w:rPr>
            </w:rPrChange>
          </w:rPr>
          <w:t>color.branch=auto</w:t>
        </w:r>
      </w:ins>
    </w:p>
    <w:p w:rsidR="00C54D8C" w:rsidRPr="00E749A5" w:rsidRDefault="00C54D8C">
      <w:pPr>
        <w:pBdr>
          <w:top w:val="single" w:sz="4" w:space="1" w:color="auto"/>
          <w:left w:val="single" w:sz="4" w:space="4" w:color="auto"/>
          <w:bottom w:val="single" w:sz="4" w:space="1" w:color="auto"/>
          <w:right w:val="single" w:sz="4" w:space="4" w:color="auto"/>
        </w:pBdr>
        <w:rPr>
          <w:ins w:id="1097" w:author="Pham Thanh" w:date="2018-07-18T16:17:00Z"/>
          <w:rFonts w:asciiTheme="majorHAnsi" w:hAnsiTheme="majorHAnsi" w:cstheme="majorHAnsi"/>
          <w:color w:val="313131"/>
          <w:sz w:val="24"/>
          <w:szCs w:val="24"/>
          <w:rPrChange w:id="1098" w:author="Pham Thanh" w:date="2018-07-18T16:24:00Z">
            <w:rPr>
              <w:ins w:id="1099"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00"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01" w:author="Pham Thanh" w:date="2018-07-18T16:17:00Z">
        <w:r w:rsidRPr="00E749A5">
          <w:rPr>
            <w:rFonts w:asciiTheme="majorHAnsi" w:hAnsiTheme="majorHAnsi" w:cstheme="majorHAnsi"/>
            <w:color w:val="313131"/>
            <w:sz w:val="24"/>
            <w:szCs w:val="24"/>
            <w:rPrChange w:id="1102" w:author="Pham Thanh" w:date="2018-07-18T16:24:00Z">
              <w:rPr>
                <w:rStyle w:val="HTMLCode"/>
                <w:rFonts w:ascii="Courier" w:hAnsi="Courier"/>
                <w:color w:val="F14E32"/>
                <w:sz w:val="21"/>
                <w:szCs w:val="21"/>
                <w:bdr w:val="single" w:sz="6" w:space="1" w:color="EFEEE6" w:frame="1"/>
                <w:shd w:val="clear" w:color="auto" w:fill="FFFFFF"/>
              </w:rPr>
            </w:rPrChange>
          </w:rPr>
          <w:t>color.interactive=auto</w:t>
        </w:r>
      </w:ins>
    </w:p>
    <w:p w:rsidR="00C54D8C" w:rsidRPr="00E749A5" w:rsidRDefault="00C54D8C">
      <w:pPr>
        <w:pBdr>
          <w:top w:val="single" w:sz="4" w:space="1" w:color="auto"/>
          <w:left w:val="single" w:sz="4" w:space="4" w:color="auto"/>
          <w:bottom w:val="single" w:sz="4" w:space="1" w:color="auto"/>
          <w:right w:val="single" w:sz="4" w:space="4" w:color="auto"/>
        </w:pBdr>
        <w:rPr>
          <w:ins w:id="1103" w:author="Pham Thanh" w:date="2018-07-18T16:17:00Z"/>
          <w:rFonts w:asciiTheme="majorHAnsi" w:hAnsiTheme="majorHAnsi" w:cstheme="majorHAnsi"/>
          <w:color w:val="313131"/>
          <w:sz w:val="24"/>
          <w:szCs w:val="24"/>
          <w:rPrChange w:id="1104" w:author="Pham Thanh" w:date="2018-07-18T16:24:00Z">
            <w:rPr>
              <w:ins w:id="1105"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0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07" w:author="Pham Thanh" w:date="2018-07-18T16:17:00Z">
        <w:r w:rsidRPr="00E749A5">
          <w:rPr>
            <w:rFonts w:asciiTheme="majorHAnsi" w:hAnsiTheme="majorHAnsi" w:cstheme="majorHAnsi"/>
            <w:color w:val="313131"/>
            <w:sz w:val="24"/>
            <w:szCs w:val="24"/>
            <w:rPrChange w:id="1108" w:author="Pham Thanh" w:date="2018-07-18T16:24:00Z">
              <w:rPr>
                <w:rStyle w:val="HTMLCode"/>
                <w:rFonts w:ascii="Courier" w:hAnsi="Courier"/>
                <w:color w:val="F14E32"/>
                <w:sz w:val="21"/>
                <w:szCs w:val="21"/>
                <w:bdr w:val="single" w:sz="6" w:space="1" w:color="EFEEE6" w:frame="1"/>
                <w:shd w:val="clear" w:color="auto" w:fill="FFFFFF"/>
              </w:rPr>
            </w:rPrChange>
          </w:rPr>
          <w:t>color.diff=auto</w:t>
        </w:r>
      </w:ins>
    </w:p>
    <w:p w:rsidR="00C54D8C" w:rsidRPr="00C54D8C" w:rsidRDefault="00C54D8C">
      <w:pPr>
        <w:pBdr>
          <w:top w:val="single" w:sz="4" w:space="1" w:color="auto"/>
          <w:left w:val="single" w:sz="4" w:space="4" w:color="auto"/>
          <w:bottom w:val="single" w:sz="4" w:space="1" w:color="auto"/>
          <w:right w:val="single" w:sz="4" w:space="4" w:color="auto"/>
        </w:pBdr>
        <w:rPr>
          <w:ins w:id="1109" w:author="Pham Thanh" w:date="2018-07-18T16:17:00Z"/>
          <w:rFonts w:asciiTheme="majorHAnsi" w:hAnsiTheme="majorHAnsi" w:cstheme="majorHAnsi"/>
          <w:color w:val="313131"/>
          <w:sz w:val="24"/>
          <w:szCs w:val="24"/>
          <w:rPrChange w:id="1110" w:author="Pham Thanh" w:date="2018-07-18T16:17:00Z">
            <w:rPr>
              <w:ins w:id="1111"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12"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13" w:author="Pham Thanh" w:date="2018-07-18T16:17:00Z">
        <w:r w:rsidRPr="00E749A5">
          <w:rPr>
            <w:rFonts w:asciiTheme="majorHAnsi" w:hAnsiTheme="majorHAnsi" w:cstheme="majorHAnsi"/>
            <w:color w:val="313131"/>
            <w:sz w:val="24"/>
            <w:szCs w:val="24"/>
            <w:rPrChange w:id="1114" w:author="Pham Thanh" w:date="2018-07-18T16:24:00Z">
              <w:rPr>
                <w:rStyle w:val="HTMLCode"/>
                <w:rFonts w:ascii="Courier" w:hAnsi="Courier"/>
                <w:color w:val="F14E32"/>
                <w:sz w:val="21"/>
                <w:szCs w:val="21"/>
                <w:bdr w:val="single" w:sz="6" w:space="1" w:color="EFEEE6" w:frame="1"/>
                <w:shd w:val="clear" w:color="auto" w:fill="FFFFFF"/>
              </w:rPr>
            </w:rPrChange>
          </w:rPr>
          <w:lastRenderedPageBreak/>
          <w:t>...</w:t>
        </w:r>
      </w:ins>
    </w:p>
    <w:p w:rsidR="00C54D8C" w:rsidRPr="00C54D8C" w:rsidRDefault="00C54D8C">
      <w:pPr>
        <w:rPr>
          <w:ins w:id="1115" w:author="Pham Thanh" w:date="2018-07-18T16:17:00Z"/>
          <w:rFonts w:asciiTheme="majorHAnsi" w:hAnsiTheme="majorHAnsi" w:cstheme="majorHAnsi"/>
          <w:color w:val="313131"/>
          <w:sz w:val="24"/>
          <w:szCs w:val="24"/>
          <w:lang w:val="en-GB"/>
          <w:rPrChange w:id="1116" w:author="Pham Thanh" w:date="2018-07-18T16:17:00Z">
            <w:rPr>
              <w:ins w:id="1117" w:author="Pham Thanh" w:date="2018-07-18T16:17:00Z"/>
              <w:rFonts w:ascii="Georgia" w:hAnsi="Georgia"/>
              <w:color w:val="4E443C"/>
              <w:sz w:val="21"/>
              <w:szCs w:val="21"/>
            </w:rPr>
          </w:rPrChange>
        </w:rPr>
        <w:pPrChange w:id="1118" w:author="Pham Thanh" w:date="2018-07-18T16:23:00Z">
          <w:pPr>
            <w:pStyle w:val="NormalWeb"/>
            <w:shd w:val="clear" w:color="auto" w:fill="FCFCFA"/>
            <w:spacing w:before="0" w:beforeAutospacing="0" w:after="0" w:afterAutospacing="0" w:line="330" w:lineRule="atLeast"/>
          </w:pPr>
        </w:pPrChange>
      </w:pPr>
      <w:ins w:id="1119" w:author="Pham Thanh" w:date="2018-07-18T16:17:00Z">
        <w:r w:rsidRPr="00C54D8C">
          <w:rPr>
            <w:rFonts w:asciiTheme="majorHAnsi" w:hAnsiTheme="majorHAnsi" w:cstheme="majorHAnsi"/>
            <w:color w:val="313131"/>
            <w:sz w:val="24"/>
            <w:szCs w:val="24"/>
            <w:lang w:val="en-GB"/>
            <w:rPrChange w:id="1120"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121"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122"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123"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124"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125"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126"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127"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28" w:author="Pham Thanh" w:date="2018-07-18T16:17:00Z">
              <w:rPr>
                <w:rFonts w:ascii="Georgia" w:hAnsi="Georgia"/>
                <w:color w:val="4E443C"/>
                <w:sz w:val="21"/>
                <w:szCs w:val="21"/>
              </w:rPr>
            </w:rPrChange>
          </w:rPr>
          <w:t>y c</w:t>
        </w:r>
        <w:r w:rsidRPr="00C54D8C">
          <w:rPr>
            <w:rFonts w:asciiTheme="majorHAnsi" w:hAnsiTheme="majorHAnsi" w:cstheme="majorHAnsi"/>
            <w:color w:val="313131"/>
            <w:sz w:val="24"/>
            <w:szCs w:val="24"/>
            <w:lang w:val="en-GB"/>
            <w:rPrChange w:id="1129"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30"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131"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32"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33"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34"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135"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36"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137"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38" w:author="Pham Thanh" w:date="2018-07-18T16:17:00Z">
              <w:rPr>
                <w:rFonts w:ascii="Georgia" w:hAnsi="Georgia"/>
                <w:color w:val="4E443C"/>
                <w:sz w:val="21"/>
                <w:szCs w:val="21"/>
              </w:rPr>
            </w:rPrChange>
          </w:rPr>
          <w:t>n nhi</w:t>
        </w:r>
        <w:r w:rsidRPr="00C54D8C">
          <w:rPr>
            <w:rFonts w:asciiTheme="majorHAnsi" w:hAnsiTheme="majorHAnsi" w:cstheme="majorHAnsi"/>
            <w:color w:val="313131"/>
            <w:sz w:val="24"/>
            <w:szCs w:val="24"/>
            <w:lang w:val="en-GB"/>
            <w:rPrChange w:id="1139"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1140"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1141" w:author="Pham Thanh" w:date="2018-07-18T16:17:00Z">
              <w:rPr>
                <w:rFonts w:ascii="Cambria" w:hAnsi="Cambria" w:cs="Cambria"/>
                <w:color w:val="4E443C"/>
                <w:sz w:val="21"/>
                <w:szCs w:val="21"/>
              </w:rPr>
            </w:rPrChange>
          </w:rPr>
          <w:t>ơ</w:t>
        </w:r>
        <w:r w:rsidRPr="00C54D8C">
          <w:rPr>
            <w:rFonts w:asciiTheme="majorHAnsi" w:hAnsiTheme="majorHAnsi" w:cstheme="majorHAnsi"/>
            <w:color w:val="313131"/>
            <w:sz w:val="24"/>
            <w:szCs w:val="24"/>
            <w:lang w:val="en-GB"/>
            <w:rPrChange w:id="1142" w:author="Pham Thanh" w:date="2018-07-18T16:17:00Z">
              <w:rPr>
                <w:rFonts w:ascii="Georgia" w:hAnsi="Georgia"/>
                <w:color w:val="4E443C"/>
                <w:sz w:val="21"/>
                <w:szCs w:val="21"/>
              </w:rPr>
            </w:rPrChange>
          </w:rPr>
          <w:t>n m</w:t>
        </w:r>
        <w:r w:rsidRPr="00C54D8C">
          <w:rPr>
            <w:rFonts w:asciiTheme="majorHAnsi" w:hAnsiTheme="majorHAnsi" w:cstheme="majorHAnsi"/>
            <w:color w:val="313131"/>
            <w:sz w:val="24"/>
            <w:szCs w:val="24"/>
            <w:lang w:val="en-GB"/>
            <w:rPrChange w:id="1143"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144"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1145"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1146"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1147" w:author="Pham Thanh" w:date="2018-07-18T16:17:00Z">
              <w:rPr>
                <w:rFonts w:ascii="Cambria" w:hAnsi="Cambria" w:cs="Cambria"/>
                <w:color w:val="4E443C"/>
                <w:sz w:val="21"/>
                <w:szCs w:val="21"/>
              </w:rPr>
            </w:rPrChange>
          </w:rPr>
          <w:t>ở</w:t>
        </w:r>
        <w:r w:rsidRPr="00C54D8C">
          <w:rPr>
            <w:rFonts w:asciiTheme="majorHAnsi" w:hAnsiTheme="majorHAnsi" w:cstheme="majorHAnsi"/>
            <w:color w:val="313131"/>
            <w:sz w:val="24"/>
            <w:szCs w:val="24"/>
            <w:lang w:val="en-GB"/>
            <w:rPrChange w:id="1148" w:author="Pham Thanh" w:date="2018-07-18T16:17:00Z">
              <w:rPr>
                <w:rFonts w:ascii="Georgia" w:hAnsi="Georgia"/>
                <w:color w:val="4E443C"/>
                <w:sz w:val="21"/>
                <w:szCs w:val="21"/>
              </w:rPr>
            </w:rPrChange>
          </w:rPr>
          <w:t>i v</w:t>
        </w:r>
        <w:r w:rsidRPr="00C54D8C">
          <w:rPr>
            <w:rFonts w:asciiTheme="majorHAnsi" w:hAnsiTheme="majorHAnsi" w:cstheme="majorHAnsi"/>
            <w:color w:val="313131"/>
            <w:sz w:val="24"/>
            <w:szCs w:val="24"/>
            <w:lang w:val="en-GB"/>
            <w:rPrChange w:id="1149"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1150" w:author="Pham Thanh" w:date="2018-07-18T16:17:00Z">
              <w:rPr>
                <w:rFonts w:ascii="Georgia" w:hAnsi="Georgia"/>
                <w:color w:val="4E443C"/>
                <w:sz w:val="21"/>
                <w:szCs w:val="21"/>
              </w:rPr>
            </w:rPrChange>
          </w:rPr>
          <w:t xml:space="preserve"> Git </w:t>
        </w:r>
        <w:r w:rsidRPr="00C54D8C">
          <w:rPr>
            <w:rFonts w:asciiTheme="majorHAnsi" w:hAnsiTheme="majorHAnsi" w:cstheme="majorHAnsi"/>
            <w:color w:val="313131"/>
            <w:sz w:val="24"/>
            <w:szCs w:val="24"/>
            <w:lang w:val="en-GB"/>
            <w:rPrChange w:id="115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15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1153" w:author="Pham Thanh" w:date="2018-07-18T16:17:00Z">
              <w:rPr>
                <w:rFonts w:ascii="Georgia" w:hAnsi="Georgia"/>
                <w:color w:val="4E443C"/>
                <w:sz w:val="21"/>
                <w:szCs w:val="21"/>
              </w:rPr>
            </w:rPrChange>
          </w:rPr>
          <w:t>c ch</w:t>
        </w:r>
        <w:r w:rsidRPr="00C54D8C">
          <w:rPr>
            <w:rFonts w:asciiTheme="majorHAnsi" w:hAnsiTheme="majorHAnsi" w:cstheme="majorHAnsi"/>
            <w:color w:val="313131"/>
            <w:sz w:val="24"/>
            <w:szCs w:val="24"/>
            <w:lang w:val="en-GB"/>
            <w:rPrChange w:id="1154"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1155"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1156"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57"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15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59"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160"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1161" w:author="Pham Thanh" w:date="2018-07-18T16:17:00Z">
              <w:rPr>
                <w:rFonts w:ascii="Georgia" w:hAnsi="Georgia"/>
                <w:color w:val="4E443C"/>
                <w:sz w:val="21"/>
                <w:szCs w:val="21"/>
              </w:rPr>
            </w:rPrChange>
          </w:rPr>
          <w:t>p tin kh</w:t>
        </w:r>
        <w:r w:rsidRPr="00C54D8C">
          <w:rPr>
            <w:rFonts w:asciiTheme="majorHAnsi" w:hAnsiTheme="majorHAnsi" w:cstheme="majorHAnsi"/>
            <w:color w:val="313131"/>
            <w:sz w:val="24"/>
            <w:szCs w:val="24"/>
            <w:lang w:val="en-GB"/>
            <w:rPrChange w:id="116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63" w:author="Pham Thanh" w:date="2018-07-18T16:17:00Z">
              <w:rPr>
                <w:rFonts w:ascii="Georgia" w:hAnsi="Georgia"/>
                <w:color w:val="4E443C"/>
                <w:sz w:val="21"/>
                <w:szCs w:val="21"/>
              </w:rPr>
            </w:rPrChange>
          </w:rPr>
          <w:t>c nhau (v</w:t>
        </w:r>
        <w:r w:rsidRPr="00C54D8C">
          <w:rPr>
            <w:rFonts w:asciiTheme="majorHAnsi" w:hAnsiTheme="majorHAnsi" w:cstheme="majorHAnsi"/>
            <w:color w:val="313131"/>
            <w:sz w:val="24"/>
            <w:szCs w:val="24"/>
            <w:lang w:val="en-GB"/>
            <w:rPrChange w:id="1164"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116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6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67" w:author="Pham Thanh" w:date="2018-07-18T16:17:00Z">
              <w:rPr>
                <w:rFonts w:ascii="Georgia" w:hAnsi="Georgia"/>
                <w:color w:val="4E443C"/>
                <w:sz w:val="21"/>
                <w:szCs w:val="21"/>
              </w:rPr>
            </w:rPrChange>
          </w:rPr>
          <w:t>, </w:t>
        </w:r>
        <w:r w:rsidRPr="00C54D8C">
          <w:rPr>
            <w:rFonts w:asciiTheme="majorHAnsi" w:hAnsiTheme="majorHAnsi" w:cstheme="majorHAnsi"/>
            <w:color w:val="313131"/>
            <w:sz w:val="24"/>
            <w:szCs w:val="24"/>
            <w:lang w:val="en-GB"/>
            <w:rPrChange w:id="1168" w:author="Pham Thanh" w:date="2018-07-18T16:17:00Z">
              <w:rPr>
                <w:rStyle w:val="HTMLCode"/>
                <w:rFonts w:ascii="Courier" w:hAnsi="Courier"/>
                <w:color w:val="F14E32"/>
                <w:sz w:val="21"/>
                <w:szCs w:val="21"/>
                <w:bdr w:val="single" w:sz="6" w:space="1" w:color="EFEEE6" w:frame="1"/>
                <w:shd w:val="clear" w:color="auto" w:fill="FFFFFF"/>
              </w:rPr>
            </w:rPrChange>
          </w:rPr>
          <w:t>/etc/gitconfig</w:t>
        </w:r>
        <w:r w:rsidRPr="00C54D8C">
          <w:rPr>
            <w:rFonts w:asciiTheme="majorHAnsi" w:hAnsiTheme="majorHAnsi" w:cstheme="majorHAnsi"/>
            <w:color w:val="313131"/>
            <w:sz w:val="24"/>
            <w:szCs w:val="24"/>
            <w:lang w:val="en-GB"/>
            <w:rPrChange w:id="1169" w:author="Pham Thanh" w:date="2018-07-18T16:17:00Z">
              <w:rPr>
                <w:rFonts w:ascii="Georgia" w:hAnsi="Georgia"/>
                <w:color w:val="4E443C"/>
                <w:sz w:val="21"/>
                <w:szCs w:val="21"/>
              </w:rPr>
            </w:rPrChange>
          </w:rPr>
          <w:t> và </w:t>
        </w:r>
        <w:r w:rsidRPr="00C54D8C">
          <w:rPr>
            <w:rFonts w:asciiTheme="majorHAnsi" w:hAnsiTheme="majorHAnsi" w:cstheme="majorHAnsi"/>
            <w:color w:val="313131"/>
            <w:sz w:val="24"/>
            <w:szCs w:val="24"/>
            <w:lang w:val="en-GB"/>
            <w:rPrChange w:id="1170" w:author="Pham Thanh" w:date="2018-07-18T16:17:00Z">
              <w:rPr>
                <w:rStyle w:val="HTMLCode"/>
                <w:rFonts w:ascii="Courier" w:hAnsi="Courier"/>
                <w:color w:val="F14E32"/>
                <w:sz w:val="21"/>
                <w:szCs w:val="21"/>
                <w:bdr w:val="single" w:sz="6" w:space="1" w:color="EFEEE6" w:frame="1"/>
                <w:shd w:val="clear" w:color="auto" w:fill="FFFFFF"/>
              </w:rPr>
            </w:rPrChange>
          </w:rPr>
          <w:t>~/.gitconfig</w:t>
        </w:r>
        <w:r w:rsidRPr="00C54D8C">
          <w:rPr>
            <w:rFonts w:asciiTheme="majorHAnsi" w:hAnsiTheme="majorHAnsi" w:cstheme="majorHAnsi"/>
            <w:color w:val="313131"/>
            <w:sz w:val="24"/>
            <w:szCs w:val="24"/>
            <w:lang w:val="en-GB"/>
            <w:rPrChange w:id="1171" w:author="Pham Thanh" w:date="2018-07-18T16:17:00Z">
              <w:rPr>
                <w:rFonts w:ascii="Georgia" w:hAnsi="Georgia"/>
                <w:color w:val="4E443C"/>
                <w:sz w:val="21"/>
                <w:szCs w:val="21"/>
              </w:rPr>
            </w:rPrChange>
          </w:rPr>
          <w:t>). Trong tr</w:t>
        </w:r>
        <w:r w:rsidRPr="00C54D8C">
          <w:rPr>
            <w:rFonts w:asciiTheme="majorHAnsi" w:hAnsiTheme="majorHAnsi" w:cstheme="majorHAnsi"/>
            <w:color w:val="313131"/>
            <w:sz w:val="24"/>
            <w:szCs w:val="24"/>
            <w:lang w:val="en-GB"/>
            <w:rPrChange w:id="1172"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1173"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1174"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1175" w:author="Pham Thanh" w:date="2018-07-18T16:17:00Z">
              <w:rPr>
                <w:rFonts w:ascii="Georgia" w:hAnsi="Georgia"/>
                <w:color w:val="4E443C"/>
                <w:sz w:val="21"/>
                <w:szCs w:val="21"/>
              </w:rPr>
            </w:rPrChange>
          </w:rPr>
          <w:t>p n</w:t>
        </w:r>
        <w:r w:rsidRPr="00C54D8C">
          <w:rPr>
            <w:rFonts w:asciiTheme="majorHAnsi" w:hAnsiTheme="majorHAnsi" w:cstheme="majorHAnsi"/>
            <w:color w:val="313131"/>
            <w:sz w:val="24"/>
            <w:szCs w:val="24"/>
            <w:lang w:val="en-GB"/>
            <w:rPrChange w:id="117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177" w:author="Pham Thanh" w:date="2018-07-18T16:17:00Z">
              <w:rPr>
                <w:rFonts w:ascii="Georgia" w:hAnsi="Georgia"/>
                <w:color w:val="4E443C"/>
                <w:sz w:val="21"/>
                <w:szCs w:val="21"/>
              </w:rPr>
            </w:rPrChange>
          </w:rPr>
          <w:t>y Git s</w:t>
        </w:r>
        <w:r w:rsidRPr="00C54D8C">
          <w:rPr>
            <w:rFonts w:asciiTheme="majorHAnsi" w:hAnsiTheme="majorHAnsi" w:cstheme="majorHAnsi"/>
            <w:color w:val="313131"/>
            <w:sz w:val="24"/>
            <w:szCs w:val="24"/>
            <w:lang w:val="en-GB"/>
            <w:rPrChange w:id="1178"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179"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80"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81" w:author="Pham Thanh" w:date="2018-07-18T16:17:00Z">
              <w:rPr>
                <w:rFonts w:ascii="Georgia" w:hAnsi="Georgia"/>
                <w:color w:val="4E443C"/>
                <w:sz w:val="21"/>
                <w:szCs w:val="21"/>
              </w:rPr>
            </w:rPrChange>
          </w:rPr>
          <w:t>ng gi</w:t>
        </w:r>
        <w:r w:rsidRPr="00C54D8C">
          <w:rPr>
            <w:rFonts w:asciiTheme="majorHAnsi" w:hAnsiTheme="majorHAnsi" w:cstheme="majorHAnsi"/>
            <w:color w:val="313131"/>
            <w:sz w:val="24"/>
            <w:szCs w:val="24"/>
            <w:lang w:val="en-GB"/>
            <w:rPrChange w:id="118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83"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1184"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185"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186"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87"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18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89" w:author="Pham Thanh" w:date="2018-07-18T16:17:00Z">
              <w:rPr>
                <w:rFonts w:ascii="Georgia" w:hAnsi="Georgia"/>
                <w:color w:val="4E443C"/>
                <w:sz w:val="21"/>
                <w:szCs w:val="21"/>
              </w:rPr>
            </w:rPrChange>
          </w:rPr>
          <w:t>n cu</w:t>
        </w:r>
        <w:r w:rsidRPr="00C54D8C">
          <w:rPr>
            <w:rFonts w:asciiTheme="majorHAnsi" w:hAnsiTheme="majorHAnsi" w:cstheme="majorHAnsi"/>
            <w:color w:val="313131"/>
            <w:sz w:val="24"/>
            <w:szCs w:val="24"/>
            <w:lang w:val="en-GB"/>
            <w:rPrChange w:id="1190"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1191" w:author="Pham Thanh" w:date="2018-07-18T16:17:00Z">
              <w:rPr>
                <w:rFonts w:ascii="Georgia" w:hAnsi="Georgia"/>
                <w:color w:val="4E443C"/>
                <w:sz w:val="21"/>
                <w:szCs w:val="21"/>
              </w:rPr>
            </w:rPrChange>
          </w:rPr>
          <w:t>i c</w:t>
        </w:r>
        <w:r w:rsidRPr="00C54D8C">
          <w:rPr>
            <w:rFonts w:asciiTheme="majorHAnsi" w:hAnsiTheme="majorHAnsi" w:cstheme="majorHAnsi"/>
            <w:color w:val="313131"/>
            <w:sz w:val="24"/>
            <w:szCs w:val="24"/>
            <w:lang w:val="en-GB"/>
            <w:rPrChange w:id="1192" w:author="Pham Thanh" w:date="2018-07-18T16:17:00Z">
              <w:rPr>
                <w:rFonts w:ascii="Georgia" w:hAnsi="Georgia" w:cs="Georgia"/>
                <w:color w:val="4E443C"/>
                <w:sz w:val="21"/>
                <w:szCs w:val="21"/>
              </w:rPr>
            </w:rPrChange>
          </w:rPr>
          <w:t>ù</w:t>
        </w:r>
        <w:r w:rsidRPr="00C54D8C">
          <w:rPr>
            <w:rFonts w:asciiTheme="majorHAnsi" w:hAnsiTheme="majorHAnsi" w:cstheme="majorHAnsi"/>
            <w:color w:val="313131"/>
            <w:sz w:val="24"/>
            <w:szCs w:val="24"/>
            <w:lang w:val="en-GB"/>
            <w:rPrChange w:id="1193"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1194"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1195" w:author="Pham Thanh" w:date="2018-07-18T16:17:00Z">
              <w:rPr>
                <w:rFonts w:ascii="Georgia" w:hAnsi="Georgia"/>
                <w:color w:val="4E443C"/>
                <w:sz w:val="21"/>
                <w:szCs w:val="21"/>
              </w:rPr>
            </w:rPrChange>
          </w:rPr>
          <w:t>i t</w:t>
        </w:r>
        <w:r w:rsidRPr="00C54D8C">
          <w:rPr>
            <w:rFonts w:asciiTheme="majorHAnsi" w:hAnsiTheme="majorHAnsi" w:cstheme="majorHAnsi"/>
            <w:color w:val="313131"/>
            <w:sz w:val="24"/>
            <w:szCs w:val="24"/>
            <w:lang w:val="en-GB"/>
            <w:rPrChange w:id="1196"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97"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99" w:author="Pham Thanh" w:date="2018-07-18T16:17:00Z">
              <w:rPr>
                <w:rFonts w:ascii="Georgia" w:hAnsi="Georgia"/>
                <w:color w:val="4E443C"/>
                <w:sz w:val="21"/>
                <w:szCs w:val="21"/>
              </w:rPr>
            </w:rPrChange>
          </w:rPr>
          <w:t xml:space="preserve"> duy nh</w:t>
        </w:r>
        <w:r w:rsidRPr="00C54D8C">
          <w:rPr>
            <w:rFonts w:asciiTheme="majorHAnsi" w:hAnsiTheme="majorHAnsi" w:cstheme="majorHAnsi"/>
            <w:color w:val="313131"/>
            <w:sz w:val="24"/>
            <w:szCs w:val="24"/>
            <w:lang w:val="en-GB"/>
            <w:rPrChange w:id="120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201" w:author="Pham Thanh" w:date="2018-07-18T16:17:00Z">
              <w:rPr>
                <w:rFonts w:ascii="Georgia" w:hAnsi="Georgia"/>
                <w:color w:val="4E443C"/>
                <w:sz w:val="21"/>
                <w:szCs w:val="21"/>
              </w:rPr>
            </w:rPrChange>
          </w:rPr>
          <w:t>t.</w:t>
        </w:r>
      </w:ins>
    </w:p>
    <w:p w:rsidR="00C54D8C" w:rsidRPr="00C54D8C" w:rsidRDefault="00C54D8C">
      <w:pPr>
        <w:rPr>
          <w:ins w:id="1202" w:author="Pham Thanh" w:date="2018-07-18T16:17:00Z"/>
          <w:rFonts w:asciiTheme="majorHAnsi" w:hAnsiTheme="majorHAnsi" w:cstheme="majorHAnsi"/>
          <w:color w:val="313131"/>
          <w:sz w:val="24"/>
          <w:szCs w:val="24"/>
          <w:lang w:val="en-GB"/>
          <w:rPrChange w:id="1203" w:author="Pham Thanh" w:date="2018-07-18T16:17:00Z">
            <w:rPr>
              <w:ins w:id="1204" w:author="Pham Thanh" w:date="2018-07-18T16:17:00Z"/>
              <w:rFonts w:ascii="Georgia" w:hAnsi="Georgia"/>
              <w:color w:val="4E443C"/>
              <w:sz w:val="21"/>
              <w:szCs w:val="21"/>
            </w:rPr>
          </w:rPrChange>
        </w:rPr>
        <w:pPrChange w:id="1205" w:author="Pham Thanh" w:date="2018-07-18T16:23:00Z">
          <w:pPr>
            <w:pStyle w:val="NormalWeb"/>
            <w:shd w:val="clear" w:color="auto" w:fill="FCFCFA"/>
            <w:spacing w:before="0" w:beforeAutospacing="0" w:after="0" w:afterAutospacing="0" w:line="330" w:lineRule="atLeast"/>
          </w:pPr>
        </w:pPrChange>
      </w:pPr>
      <w:ins w:id="1206" w:author="Pham Thanh" w:date="2018-07-18T16:17:00Z">
        <w:r w:rsidRPr="00C54D8C">
          <w:rPr>
            <w:rFonts w:asciiTheme="majorHAnsi" w:hAnsiTheme="majorHAnsi" w:cstheme="majorHAnsi"/>
            <w:color w:val="313131"/>
            <w:sz w:val="24"/>
            <w:szCs w:val="24"/>
            <w:lang w:val="en-GB"/>
            <w:rPrChange w:id="1207"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20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20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210" w:author="Pham Thanh" w:date="2018-07-18T16:17:00Z">
              <w:rPr>
                <w:rFonts w:ascii="Georgia" w:hAnsi="Georgia" w:cs="Georgia"/>
                <w:color w:val="4E443C"/>
                <w:sz w:val="21"/>
                <w:szCs w:val="21"/>
              </w:rPr>
            </w:rPrChange>
          </w:rPr>
          <w:t>ũ</w:t>
        </w:r>
        <w:r w:rsidRPr="00C54D8C">
          <w:rPr>
            <w:rFonts w:asciiTheme="majorHAnsi" w:hAnsiTheme="majorHAnsi" w:cstheme="majorHAnsi"/>
            <w:color w:val="313131"/>
            <w:sz w:val="24"/>
            <w:szCs w:val="24"/>
            <w:lang w:val="en-GB"/>
            <w:rPrChange w:id="1211"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212"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213"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21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215" w:author="Pham Thanh" w:date="2018-07-18T16:17:00Z">
              <w:rPr>
                <w:rFonts w:ascii="Georgia" w:hAnsi="Georgia"/>
                <w:color w:val="4E443C"/>
                <w:sz w:val="21"/>
                <w:szCs w:val="21"/>
              </w:rPr>
            </w:rPrChange>
          </w:rPr>
          <w:t xml:space="preserve"> ki</w:t>
        </w:r>
        <w:r w:rsidRPr="00C54D8C">
          <w:rPr>
            <w:rFonts w:asciiTheme="majorHAnsi" w:hAnsiTheme="majorHAnsi" w:cstheme="majorHAnsi"/>
            <w:color w:val="313131"/>
            <w:sz w:val="24"/>
            <w:szCs w:val="24"/>
            <w:lang w:val="en-GB"/>
            <w:rPrChange w:id="1216"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217" w:author="Pham Thanh" w:date="2018-07-18T16:17:00Z">
              <w:rPr>
                <w:rFonts w:ascii="Georgia" w:hAnsi="Georgia"/>
                <w:color w:val="4E443C"/>
                <w:sz w:val="21"/>
                <w:szCs w:val="21"/>
              </w:rPr>
            </w:rPrChange>
          </w:rPr>
          <w:t>m tra giá tr</w:t>
        </w:r>
        <w:r w:rsidRPr="00C54D8C">
          <w:rPr>
            <w:rFonts w:asciiTheme="majorHAnsi" w:hAnsiTheme="majorHAnsi" w:cstheme="majorHAnsi"/>
            <w:color w:val="313131"/>
            <w:sz w:val="24"/>
            <w:szCs w:val="24"/>
            <w:lang w:val="en-GB"/>
            <w:rPrChange w:id="1218"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219"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220"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221" w:author="Pham Thanh" w:date="2018-07-18T16:17:00Z">
              <w:rPr>
                <w:rFonts w:ascii="Georgia" w:hAnsi="Georgia"/>
                <w:color w:val="4E443C"/>
                <w:sz w:val="21"/>
                <w:szCs w:val="21"/>
              </w:rPr>
            </w:rPrChange>
          </w:rPr>
          <w:t>a m</w:t>
        </w:r>
        <w:r w:rsidRPr="00C54D8C">
          <w:rPr>
            <w:rFonts w:asciiTheme="majorHAnsi" w:hAnsiTheme="majorHAnsi" w:cstheme="majorHAnsi"/>
            <w:color w:val="313131"/>
            <w:sz w:val="24"/>
            <w:szCs w:val="24"/>
            <w:lang w:val="en-GB"/>
            <w:rPrChange w:id="1222"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223" w:author="Pham Thanh" w:date="2018-07-18T16:17:00Z">
              <w:rPr>
                <w:rFonts w:ascii="Georgia" w:hAnsi="Georgia"/>
                <w:color w:val="4E443C"/>
                <w:sz w:val="21"/>
                <w:szCs w:val="21"/>
              </w:rPr>
            </w:rPrChange>
          </w:rPr>
          <w:t>t t</w:t>
        </w:r>
        <w:r w:rsidRPr="00C54D8C">
          <w:rPr>
            <w:rFonts w:asciiTheme="majorHAnsi" w:hAnsiTheme="majorHAnsi" w:cstheme="majorHAnsi"/>
            <w:color w:val="313131"/>
            <w:sz w:val="24"/>
            <w:szCs w:val="24"/>
            <w:lang w:val="en-GB"/>
            <w:rPrChange w:id="1224"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225"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22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227" w:author="Pham Thanh" w:date="2018-07-18T16:17:00Z">
              <w:rPr>
                <w:rFonts w:ascii="Georgia" w:hAnsi="Georgia"/>
                <w:color w:val="4E443C"/>
                <w:sz w:val="21"/>
                <w:szCs w:val="21"/>
              </w:rPr>
            </w:rPrChange>
          </w:rPr>
          <w:t xml:space="preserve"> ri</w:t>
        </w:r>
        <w:r w:rsidRPr="00C54D8C">
          <w:rPr>
            <w:rFonts w:asciiTheme="majorHAnsi" w:hAnsiTheme="majorHAnsi" w:cstheme="majorHAnsi"/>
            <w:color w:val="313131"/>
            <w:sz w:val="24"/>
            <w:szCs w:val="24"/>
            <w:lang w:val="en-GB"/>
            <w:rPrChange w:id="122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1229"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123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231"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123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233"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1234"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1235"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1236" w:author="Pham Thanh" w:date="2018-07-18T16:17:00Z">
              <w:rPr>
                <w:rFonts w:ascii="Cambria" w:hAnsi="Cambria" w:cs="Cambria"/>
                <w:color w:val="4E443C"/>
                <w:sz w:val="21"/>
                <w:szCs w:val="21"/>
              </w:rPr>
            </w:rPrChange>
          </w:rPr>
          <w:t>ằ</w:t>
        </w:r>
        <w:r w:rsidRPr="00C54D8C">
          <w:rPr>
            <w:rFonts w:asciiTheme="majorHAnsi" w:hAnsiTheme="majorHAnsi" w:cstheme="majorHAnsi"/>
            <w:color w:val="313131"/>
            <w:sz w:val="24"/>
            <w:szCs w:val="24"/>
            <w:lang w:val="en-GB"/>
            <w:rPrChange w:id="1237"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23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239" w:author="Pham Thanh" w:date="2018-07-18T16:17:00Z">
              <w:rPr>
                <w:rFonts w:ascii="Georgia" w:hAnsi="Georgia"/>
                <w:color w:val="4E443C"/>
                <w:sz w:val="21"/>
                <w:szCs w:val="21"/>
              </w:rPr>
            </w:rPrChange>
          </w:rPr>
          <w:t>ch s</w:t>
        </w:r>
        <w:r w:rsidRPr="00C54D8C">
          <w:rPr>
            <w:rFonts w:asciiTheme="majorHAnsi" w:hAnsiTheme="majorHAnsi" w:cstheme="majorHAnsi"/>
            <w:color w:val="313131"/>
            <w:sz w:val="24"/>
            <w:szCs w:val="24"/>
            <w:lang w:val="en-GB"/>
            <w:rPrChange w:id="124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24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24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243"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1244" w:author="Pham Thanh" w:date="2018-07-18T16:17:00Z">
              <w:rPr>
                <w:rStyle w:val="HTMLCode"/>
                <w:rFonts w:ascii="Courier" w:hAnsi="Courier"/>
                <w:color w:val="F14E32"/>
                <w:sz w:val="21"/>
                <w:szCs w:val="21"/>
                <w:bdr w:val="single" w:sz="6" w:space="1" w:color="EFEEE6" w:frame="1"/>
                <w:shd w:val="clear" w:color="auto" w:fill="FFFFFF"/>
              </w:rPr>
            </w:rPrChange>
          </w:rPr>
          <w:t>git config {key}</w:t>
        </w:r>
        <w:r w:rsidRPr="00C54D8C">
          <w:rPr>
            <w:rFonts w:asciiTheme="majorHAnsi" w:hAnsiTheme="majorHAnsi" w:cstheme="majorHAnsi"/>
            <w:color w:val="313131"/>
            <w:sz w:val="24"/>
            <w:szCs w:val="24"/>
            <w:lang w:val="en-GB"/>
            <w:rPrChange w:id="1245" w:author="Pham Thanh" w:date="2018-07-18T16:17:00Z">
              <w:rPr>
                <w:rFonts w:ascii="Georgia" w:hAnsi="Georgia"/>
                <w:color w:val="4E443C"/>
                <w:sz w:val="21"/>
                <w:szCs w:val="21"/>
              </w:rPr>
            </w:rPrChange>
          </w:rPr>
          <w:t>:</w:t>
        </w:r>
      </w:ins>
    </w:p>
    <w:p w:rsidR="00C54D8C" w:rsidRPr="00C54D8C" w:rsidRDefault="00C54D8C">
      <w:pPr>
        <w:pBdr>
          <w:top w:val="single" w:sz="4" w:space="1" w:color="auto"/>
          <w:left w:val="single" w:sz="4" w:space="4" w:color="auto"/>
          <w:bottom w:val="single" w:sz="4" w:space="1" w:color="auto"/>
          <w:right w:val="single" w:sz="4" w:space="4" w:color="auto"/>
        </w:pBdr>
        <w:rPr>
          <w:ins w:id="1246" w:author="Pham Thanh" w:date="2018-07-18T16:17:00Z"/>
          <w:rFonts w:asciiTheme="majorHAnsi" w:hAnsiTheme="majorHAnsi" w:cstheme="majorHAnsi"/>
          <w:color w:val="313131"/>
          <w:sz w:val="24"/>
          <w:szCs w:val="24"/>
          <w:rPrChange w:id="1247" w:author="Pham Thanh" w:date="2018-07-18T16:17:00Z">
            <w:rPr>
              <w:ins w:id="1248" w:author="Pham Thanh" w:date="2018-07-18T16:17:00Z"/>
              <w:rStyle w:val="HTMLCode"/>
              <w:rFonts w:ascii="Courier" w:hAnsi="Courier"/>
              <w:color w:val="F14E32"/>
              <w:sz w:val="21"/>
              <w:szCs w:val="21"/>
              <w:bdr w:val="single" w:sz="6" w:space="1" w:color="EFEEE6" w:frame="1"/>
              <w:shd w:val="clear" w:color="auto" w:fill="FFFFFF"/>
              <w:lang w:val="en-US"/>
            </w:rPr>
          </w:rPrChange>
        </w:rPr>
        <w:pPrChange w:id="1249"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250" w:author="Pham Thanh" w:date="2018-07-18T16:17:00Z">
        <w:r w:rsidRPr="00C54D8C">
          <w:rPr>
            <w:rFonts w:asciiTheme="majorHAnsi" w:hAnsiTheme="majorHAnsi" w:cstheme="majorHAnsi"/>
            <w:color w:val="313131"/>
            <w:sz w:val="24"/>
            <w:szCs w:val="24"/>
            <w:rPrChange w:id="1251" w:author="Pham Thanh" w:date="2018-07-18T16:17:00Z">
              <w:rPr>
                <w:rStyle w:val="HTMLCode"/>
                <w:rFonts w:ascii="Courier" w:hAnsi="Courier"/>
                <w:color w:val="F14E32"/>
                <w:sz w:val="21"/>
                <w:szCs w:val="21"/>
                <w:bdr w:val="single" w:sz="6" w:space="1" w:color="EFEEE6" w:frame="1"/>
                <w:shd w:val="clear" w:color="auto" w:fill="FFFFFF"/>
              </w:rPr>
            </w:rPrChange>
          </w:rPr>
          <w:t>$ git config user.name</w:t>
        </w:r>
      </w:ins>
    </w:p>
    <w:p w:rsidR="00C54D8C" w:rsidRPr="00C54D8C" w:rsidRDefault="00C54D8C">
      <w:pPr>
        <w:pBdr>
          <w:top w:val="single" w:sz="4" w:space="1" w:color="auto"/>
          <w:left w:val="single" w:sz="4" w:space="4" w:color="auto"/>
          <w:bottom w:val="single" w:sz="4" w:space="1" w:color="auto"/>
          <w:right w:val="single" w:sz="4" w:space="4" w:color="auto"/>
        </w:pBdr>
        <w:rPr>
          <w:ins w:id="1252" w:author="Pham Thanh" w:date="2018-07-18T16:17:00Z"/>
          <w:rFonts w:asciiTheme="majorHAnsi" w:hAnsiTheme="majorHAnsi" w:cstheme="majorHAnsi"/>
          <w:color w:val="313131"/>
          <w:sz w:val="24"/>
          <w:szCs w:val="24"/>
          <w:rPrChange w:id="1253" w:author="Pham Thanh" w:date="2018-07-18T16:17:00Z">
            <w:rPr>
              <w:ins w:id="1254" w:author="Pham Thanh" w:date="2018-07-18T16:17:00Z"/>
              <w:rFonts w:ascii="Courier" w:hAnsi="Courier"/>
              <w:color w:val="F14E32"/>
              <w:sz w:val="21"/>
              <w:szCs w:val="21"/>
            </w:rPr>
          </w:rPrChange>
        </w:rPr>
        <w:pPrChange w:id="1255"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256" w:author="Pham Thanh" w:date="2018-07-18T16:21:00Z">
        <w:r>
          <w:rPr>
            <w:rFonts w:asciiTheme="majorHAnsi" w:hAnsiTheme="majorHAnsi" w:cstheme="majorHAnsi"/>
            <w:color w:val="313131"/>
            <w:sz w:val="24"/>
            <w:szCs w:val="24"/>
          </w:rPr>
          <w:t>phamthanh</w:t>
        </w:r>
      </w:ins>
    </w:p>
    <w:p w:rsidR="00000263" w:rsidRPr="00000263" w:rsidRDefault="00E749A5">
      <w:pPr>
        <w:pStyle w:val="Heading3"/>
        <w:rPr>
          <w:ins w:id="1257" w:author="Pham Thanh" w:date="2018-07-18T16:41:00Z"/>
          <w:b/>
          <w:lang w:val="en-GB"/>
        </w:rPr>
      </w:pPr>
      <w:ins w:id="1258" w:author="Pham Thanh" w:date="2018-07-18T16:25:00Z">
        <w:r>
          <w:rPr>
            <w:b/>
            <w:lang w:val="en-GB"/>
          </w:rPr>
          <w:t>5.1</w:t>
        </w:r>
        <w:r w:rsidRPr="00344B87">
          <w:rPr>
            <w:b/>
            <w:lang w:val="en-GB"/>
          </w:rPr>
          <w:t xml:space="preserve"> </w:t>
        </w:r>
      </w:ins>
      <w:ins w:id="1259" w:author="Pham Thanh" w:date="2018-07-18T16:26:00Z">
        <w:r>
          <w:rPr>
            <w:b/>
            <w:lang w:val="en-GB"/>
          </w:rPr>
          <w:t>Tạo một kho chứa git</w:t>
        </w:r>
      </w:ins>
      <w:ins w:id="1260" w:author="Pham Thanh" w:date="2018-07-18T16:25:00Z">
        <w:r>
          <w:rPr>
            <w:b/>
            <w:lang w:val="en-GB"/>
          </w:rPr>
          <w:t xml:space="preserve">  </w:t>
        </w:r>
      </w:ins>
    </w:p>
    <w:p w:rsidR="00000263" w:rsidRPr="00000263" w:rsidRDefault="00000263">
      <w:pPr>
        <w:rPr>
          <w:ins w:id="1261" w:author="Pham Thanh" w:date="2018-07-18T16:25:00Z"/>
          <w:rFonts w:cstheme="majorHAnsi"/>
          <w:color w:val="313131"/>
          <w:lang w:val="en-GB"/>
          <w:rPrChange w:id="1262" w:author="Pham Thanh" w:date="2018-07-18T16:41:00Z">
            <w:rPr>
              <w:ins w:id="1263" w:author="Pham Thanh" w:date="2018-07-18T16:25:00Z"/>
              <w:b/>
              <w:lang w:val="en-GB"/>
            </w:rPr>
          </w:rPrChange>
        </w:rPr>
        <w:pPrChange w:id="1264" w:author="Pham Thanh" w:date="2018-07-18T16:41:00Z">
          <w:pPr>
            <w:pStyle w:val="Heading3"/>
          </w:pPr>
        </w:pPrChange>
      </w:pPr>
      <w:ins w:id="1265" w:author="Pham Thanh" w:date="2018-07-18T16:41:00Z">
        <w:r w:rsidRPr="00000263">
          <w:rPr>
            <w:rFonts w:asciiTheme="majorHAnsi" w:hAnsiTheme="majorHAnsi" w:cstheme="majorHAnsi"/>
            <w:color w:val="313131"/>
            <w:sz w:val="24"/>
            <w:szCs w:val="24"/>
            <w:lang w:val="en-GB"/>
            <w:rPrChange w:id="1266" w:author="Pham Thanh" w:date="2018-07-18T16:41:00Z">
              <w:rPr>
                <w:rFonts w:ascii="Georgia" w:hAnsi="Georgia"/>
                <w:color w:val="4E443C"/>
                <w:sz w:val="21"/>
                <w:szCs w:val="21"/>
                <w:shd w:val="clear" w:color="auto" w:fill="FCFCFA"/>
              </w:rPr>
            </w:rPrChange>
          </w:rPr>
          <w:t>B</w:t>
        </w:r>
        <w:r w:rsidRPr="00000263">
          <w:rPr>
            <w:rFonts w:asciiTheme="majorHAnsi" w:hAnsiTheme="majorHAnsi" w:cstheme="majorHAnsi"/>
            <w:color w:val="313131"/>
            <w:sz w:val="24"/>
            <w:szCs w:val="24"/>
            <w:lang w:val="en-GB"/>
            <w:rPrChange w:id="1267"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68" w:author="Pham Thanh" w:date="2018-07-18T16:41:00Z">
              <w:rPr>
                <w:rFonts w:ascii="Georgia" w:hAnsi="Georgia"/>
                <w:color w:val="4E443C"/>
                <w:sz w:val="21"/>
                <w:szCs w:val="21"/>
                <w:shd w:val="clear" w:color="auto" w:fill="FCFCFA"/>
              </w:rPr>
            </w:rPrChange>
          </w:rPr>
          <w:t>n có th</w:t>
        </w:r>
        <w:r w:rsidRPr="00000263">
          <w:rPr>
            <w:rFonts w:asciiTheme="majorHAnsi" w:hAnsiTheme="majorHAnsi" w:cstheme="majorHAnsi"/>
            <w:color w:val="313131"/>
            <w:sz w:val="24"/>
            <w:szCs w:val="24"/>
            <w:lang w:val="en-GB"/>
            <w:rPrChange w:id="1269"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270" w:author="Pham Thanh" w:date="2018-07-18T16:41:00Z">
              <w:rPr>
                <w:rFonts w:ascii="Georgia" w:hAnsi="Georgia"/>
                <w:color w:val="4E443C"/>
                <w:sz w:val="21"/>
                <w:szCs w:val="21"/>
                <w:shd w:val="clear" w:color="auto" w:fill="FCFCFA"/>
              </w:rPr>
            </w:rPrChange>
          </w:rPr>
          <w:t xml:space="preserve"> t</w:t>
        </w:r>
        <w:r w:rsidRPr="00000263">
          <w:rPr>
            <w:rFonts w:asciiTheme="majorHAnsi" w:hAnsiTheme="majorHAnsi" w:cstheme="majorHAnsi"/>
            <w:color w:val="313131"/>
            <w:sz w:val="24"/>
            <w:szCs w:val="24"/>
            <w:lang w:val="en-GB"/>
            <w:rPrChange w:id="1271"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72" w:author="Pham Thanh" w:date="2018-07-18T16:41:00Z">
              <w:rPr>
                <w:rFonts w:ascii="Georgia" w:hAnsi="Georgia"/>
                <w:color w:val="4E443C"/>
                <w:sz w:val="21"/>
                <w:szCs w:val="21"/>
                <w:shd w:val="clear" w:color="auto" w:fill="FCFCFA"/>
              </w:rPr>
            </w:rPrChange>
          </w:rPr>
          <w:t>o m</w:t>
        </w:r>
        <w:r w:rsidRPr="00000263">
          <w:rPr>
            <w:rFonts w:asciiTheme="majorHAnsi" w:hAnsiTheme="majorHAnsi" w:cstheme="majorHAnsi"/>
            <w:color w:val="313131"/>
            <w:sz w:val="24"/>
            <w:szCs w:val="24"/>
            <w:lang w:val="en-GB"/>
            <w:rPrChange w:id="1273"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74"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75"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76" w:author="Pham Thanh" w:date="2018-07-18T16:41:00Z">
              <w:rPr>
                <w:rFonts w:ascii="Georgia" w:hAnsi="Georgia"/>
                <w:color w:val="4E443C"/>
                <w:sz w:val="21"/>
                <w:szCs w:val="21"/>
                <w:shd w:val="clear" w:color="auto" w:fill="FCFCFA"/>
              </w:rPr>
            </w:rPrChange>
          </w:rPr>
          <w:t xml:space="preserve"> án có s</w:t>
        </w:r>
        <w:r w:rsidRPr="00000263">
          <w:rPr>
            <w:rFonts w:asciiTheme="majorHAnsi" w:hAnsiTheme="majorHAnsi" w:cstheme="majorHAnsi"/>
            <w:color w:val="313131"/>
            <w:sz w:val="24"/>
            <w:szCs w:val="24"/>
            <w:lang w:val="en-GB"/>
            <w:rPrChange w:id="1277" w:author="Pham Thanh" w:date="2018-07-18T16:41:00Z">
              <w:rPr>
                <w:rFonts w:ascii="Cambria" w:hAnsi="Cambria" w:cs="Cambria"/>
                <w:color w:val="4E443C"/>
                <w:sz w:val="21"/>
                <w:szCs w:val="21"/>
                <w:shd w:val="clear" w:color="auto" w:fill="FCFCFA"/>
              </w:rPr>
            </w:rPrChange>
          </w:rPr>
          <w:t>ử</w:t>
        </w:r>
        <w:r w:rsidRPr="00000263">
          <w:rPr>
            <w:rFonts w:asciiTheme="majorHAnsi" w:hAnsiTheme="majorHAnsi" w:cstheme="majorHAnsi"/>
            <w:color w:val="313131"/>
            <w:sz w:val="24"/>
            <w:szCs w:val="24"/>
            <w:lang w:val="en-GB"/>
            <w:rPrChange w:id="1278" w:author="Pham Thanh" w:date="2018-07-18T16:41:00Z">
              <w:rPr>
                <w:rFonts w:ascii="Georgia" w:hAnsi="Georgia"/>
                <w:color w:val="4E443C"/>
                <w:sz w:val="21"/>
                <w:szCs w:val="21"/>
                <w:shd w:val="clear" w:color="auto" w:fill="FCFCFA"/>
              </w:rPr>
            </w:rPrChange>
          </w:rPr>
          <w:t xml:space="preserve"> d</w:t>
        </w:r>
        <w:r w:rsidRPr="00000263">
          <w:rPr>
            <w:rFonts w:asciiTheme="majorHAnsi" w:hAnsiTheme="majorHAnsi" w:cstheme="majorHAnsi"/>
            <w:color w:val="313131"/>
            <w:sz w:val="24"/>
            <w:szCs w:val="24"/>
            <w:lang w:val="en-GB"/>
            <w:rPrChange w:id="1279"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280" w:author="Pham Thanh" w:date="2018-07-18T16:41:00Z">
              <w:rPr>
                <w:rFonts w:ascii="Georgia" w:hAnsi="Georgia"/>
                <w:color w:val="4E443C"/>
                <w:sz w:val="21"/>
                <w:szCs w:val="21"/>
                <w:shd w:val="clear" w:color="auto" w:fill="FCFCFA"/>
              </w:rPr>
            </w:rPrChange>
          </w:rPr>
          <w:t>ng Git d</w:t>
        </w:r>
        <w:r w:rsidRPr="00000263">
          <w:rPr>
            <w:rFonts w:asciiTheme="majorHAnsi" w:hAnsiTheme="majorHAnsi" w:cstheme="majorHAnsi"/>
            <w:color w:val="313131"/>
            <w:sz w:val="24"/>
            <w:szCs w:val="24"/>
            <w:lang w:val="en-GB"/>
            <w:rPrChange w:id="1281"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82" w:author="Pham Thanh" w:date="2018-07-18T16:41:00Z">
              <w:rPr>
                <w:rFonts w:ascii="Georgia" w:hAnsi="Georgia"/>
                <w:color w:val="4E443C"/>
                <w:sz w:val="21"/>
                <w:szCs w:val="21"/>
                <w:shd w:val="clear" w:color="auto" w:fill="FCFCFA"/>
              </w:rPr>
            </w:rPrChange>
          </w:rPr>
          <w:t>a theo hai ph</w:t>
        </w:r>
        <w:r w:rsidRPr="00000263">
          <w:rPr>
            <w:rFonts w:asciiTheme="majorHAnsi" w:hAnsiTheme="majorHAnsi" w:cstheme="majorHAnsi"/>
            <w:color w:val="313131"/>
            <w:sz w:val="24"/>
            <w:szCs w:val="24"/>
            <w:lang w:val="en-GB"/>
            <w:rPrChange w:id="1283" w:author="Pham Thanh" w:date="2018-07-18T16:41:00Z">
              <w:rPr>
                <w:rFonts w:ascii="Cambria" w:hAnsi="Cambria" w:cs="Cambria"/>
                <w:color w:val="4E443C"/>
                <w:sz w:val="21"/>
                <w:szCs w:val="21"/>
                <w:shd w:val="clear" w:color="auto" w:fill="FCFCFA"/>
              </w:rPr>
            </w:rPrChange>
          </w:rPr>
          <w:t>ươ</w:t>
        </w:r>
        <w:r w:rsidRPr="00000263">
          <w:rPr>
            <w:rFonts w:asciiTheme="majorHAnsi" w:hAnsiTheme="majorHAnsi" w:cstheme="majorHAnsi"/>
            <w:color w:val="313131"/>
            <w:sz w:val="24"/>
            <w:szCs w:val="24"/>
            <w:lang w:val="en-GB"/>
            <w:rPrChange w:id="1284" w:author="Pham Thanh" w:date="2018-07-18T16:41:00Z">
              <w:rPr>
                <w:rFonts w:ascii="Georgia" w:hAnsi="Georgia"/>
                <w:color w:val="4E443C"/>
                <w:sz w:val="21"/>
                <w:szCs w:val="21"/>
                <w:shd w:val="clear" w:color="auto" w:fill="FCFCFA"/>
              </w:rPr>
            </w:rPrChange>
          </w:rPr>
          <w:t>ng ph</w:t>
        </w:r>
        <w:r w:rsidRPr="00000263">
          <w:rPr>
            <w:rFonts w:asciiTheme="majorHAnsi" w:hAnsiTheme="majorHAnsi" w:cstheme="majorHAnsi"/>
            <w:color w:val="313131"/>
            <w:sz w:val="24"/>
            <w:szCs w:val="24"/>
            <w:lang w:val="en-GB"/>
            <w:rPrChange w:id="1285" w:author="Pham Thanh" w:date="2018-07-18T16:41:00Z">
              <w:rPr>
                <w:rFonts w:ascii="Georgia" w:hAnsi="Georgia" w:cs="Georgia"/>
                <w:color w:val="4E443C"/>
                <w:sz w:val="21"/>
                <w:szCs w:val="21"/>
                <w:shd w:val="clear" w:color="auto" w:fill="FCFCFA"/>
              </w:rPr>
            </w:rPrChange>
          </w:rPr>
          <w:t>á</w:t>
        </w:r>
        <w:r w:rsidRPr="00000263">
          <w:rPr>
            <w:rFonts w:asciiTheme="majorHAnsi" w:hAnsiTheme="majorHAnsi" w:cstheme="majorHAnsi"/>
            <w:color w:val="313131"/>
            <w:sz w:val="24"/>
            <w:szCs w:val="24"/>
            <w:lang w:val="en-GB"/>
            <w:rPrChange w:id="1286" w:author="Pham Thanh" w:date="2018-07-18T16:41:00Z">
              <w:rPr>
                <w:rFonts w:ascii="Georgia" w:hAnsi="Georgia"/>
                <w:color w:val="4E443C"/>
                <w:sz w:val="21"/>
                <w:szCs w:val="21"/>
                <w:shd w:val="clear" w:color="auto" w:fill="FCFCFA"/>
              </w:rPr>
            </w:rPrChange>
          </w:rPr>
          <w:t>p ch</w:t>
        </w:r>
        <w:r w:rsidRPr="00000263">
          <w:rPr>
            <w:rFonts w:asciiTheme="majorHAnsi" w:hAnsiTheme="majorHAnsi" w:cstheme="majorHAnsi"/>
            <w:color w:val="313131"/>
            <w:sz w:val="24"/>
            <w:szCs w:val="24"/>
            <w:lang w:val="en-GB"/>
            <w:rPrChange w:id="1287" w:author="Pham Thanh" w:date="2018-07-18T16:41:00Z">
              <w:rPr>
                <w:rFonts w:ascii="Georgia" w:hAnsi="Georgia" w:cs="Georgia"/>
                <w:color w:val="4E443C"/>
                <w:sz w:val="21"/>
                <w:szCs w:val="21"/>
                <w:shd w:val="clear" w:color="auto" w:fill="FCFCFA"/>
              </w:rPr>
            </w:rPrChange>
          </w:rPr>
          <w:t>í</w:t>
        </w:r>
        <w:r w:rsidRPr="00000263">
          <w:rPr>
            <w:rFonts w:asciiTheme="majorHAnsi" w:hAnsiTheme="majorHAnsi" w:cstheme="majorHAnsi"/>
            <w:color w:val="313131"/>
            <w:sz w:val="24"/>
            <w:szCs w:val="24"/>
            <w:lang w:val="en-GB"/>
            <w:rPrChange w:id="1288" w:author="Pham Thanh" w:date="2018-07-18T16:41:00Z">
              <w:rPr>
                <w:rFonts w:ascii="Georgia" w:hAnsi="Georgia"/>
                <w:color w:val="4E443C"/>
                <w:sz w:val="21"/>
                <w:szCs w:val="21"/>
                <w:shd w:val="clear" w:color="auto" w:fill="FCFCFA"/>
              </w:rPr>
            </w:rPrChange>
          </w:rPr>
          <w:t>nh. Th</w:t>
        </w:r>
        <w:r w:rsidRPr="00000263">
          <w:rPr>
            <w:rFonts w:asciiTheme="majorHAnsi" w:hAnsiTheme="majorHAnsi" w:cstheme="majorHAnsi"/>
            <w:color w:val="313131"/>
            <w:sz w:val="24"/>
            <w:szCs w:val="24"/>
            <w:lang w:val="en-GB"/>
            <w:rPrChange w:id="1289"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290"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291" w:author="Pham Thanh" w:date="2018-07-18T16:41:00Z">
              <w:rPr>
                <w:rFonts w:ascii="Cambria" w:hAnsi="Cambria" w:cs="Cambria"/>
                <w:color w:val="4E443C"/>
                <w:sz w:val="21"/>
                <w:szCs w:val="21"/>
                <w:shd w:val="clear" w:color="auto" w:fill="FCFCFA"/>
              </w:rPr>
            </w:rPrChange>
          </w:rPr>
          <w:t>ấ</w:t>
        </w:r>
        <w:r w:rsidRPr="00000263">
          <w:rPr>
            <w:rFonts w:asciiTheme="majorHAnsi" w:hAnsiTheme="majorHAnsi" w:cstheme="majorHAnsi"/>
            <w:color w:val="313131"/>
            <w:sz w:val="24"/>
            <w:szCs w:val="24"/>
            <w:lang w:val="en-GB"/>
            <w:rPrChange w:id="1292" w:author="Pham Thanh" w:date="2018-07-18T16:41:00Z">
              <w:rPr>
                <w:rFonts w:ascii="Georgia" w:hAnsi="Georgia"/>
                <w:color w:val="4E443C"/>
                <w:sz w:val="21"/>
                <w:szCs w:val="21"/>
                <w:shd w:val="clear" w:color="auto" w:fill="FCFCFA"/>
              </w:rPr>
            </w:rPrChange>
          </w:rPr>
          <w:t>t là dùng m</w:t>
        </w:r>
        <w:r w:rsidRPr="00000263">
          <w:rPr>
            <w:rFonts w:asciiTheme="majorHAnsi" w:hAnsiTheme="majorHAnsi" w:cstheme="majorHAnsi"/>
            <w:color w:val="313131"/>
            <w:sz w:val="24"/>
            <w:szCs w:val="24"/>
            <w:lang w:val="en-GB"/>
            <w:rPrChange w:id="1293"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94"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95"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96" w:author="Pham Thanh" w:date="2018-07-18T16:41:00Z">
              <w:rPr>
                <w:rFonts w:ascii="Georgia" w:hAnsi="Georgia"/>
                <w:color w:val="4E443C"/>
                <w:sz w:val="21"/>
                <w:szCs w:val="21"/>
                <w:shd w:val="clear" w:color="auto" w:fill="FCFCFA"/>
              </w:rPr>
            </w:rPrChange>
          </w:rPr>
          <w:t xml:space="preserve"> án hay m</w:t>
        </w:r>
        <w:r w:rsidRPr="00000263">
          <w:rPr>
            <w:rFonts w:asciiTheme="majorHAnsi" w:hAnsiTheme="majorHAnsi" w:cstheme="majorHAnsi"/>
            <w:color w:val="313131"/>
            <w:sz w:val="24"/>
            <w:szCs w:val="24"/>
            <w:lang w:val="en-GB"/>
            <w:rPrChange w:id="1297"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98" w:author="Pham Thanh" w:date="2018-07-18T16:41:00Z">
              <w:rPr>
                <w:rFonts w:ascii="Georgia" w:hAnsi="Georgia"/>
                <w:color w:val="4E443C"/>
                <w:sz w:val="21"/>
                <w:szCs w:val="21"/>
                <w:shd w:val="clear" w:color="auto" w:fill="FCFCFA"/>
              </w:rPr>
            </w:rPrChange>
          </w:rPr>
          <w:t>t th</w:t>
        </w:r>
        <w:r w:rsidRPr="00000263">
          <w:rPr>
            <w:rFonts w:asciiTheme="majorHAnsi" w:hAnsiTheme="majorHAnsi" w:cstheme="majorHAnsi"/>
            <w:color w:val="313131"/>
            <w:sz w:val="24"/>
            <w:szCs w:val="24"/>
            <w:lang w:val="en-GB"/>
            <w:rPrChange w:id="1299" w:author="Pham Thanh" w:date="2018-07-18T16:41:00Z">
              <w:rPr>
                <w:rFonts w:ascii="Cambria" w:hAnsi="Cambria" w:cs="Cambria"/>
                <w:color w:val="4E443C"/>
                <w:sz w:val="21"/>
                <w:szCs w:val="21"/>
                <w:shd w:val="clear" w:color="auto" w:fill="FCFCFA"/>
              </w:rPr>
            </w:rPrChange>
          </w:rPr>
          <w:t>ư</w:t>
        </w:r>
        <w:r w:rsidRPr="00000263">
          <w:rPr>
            <w:rFonts w:asciiTheme="majorHAnsi" w:hAnsiTheme="majorHAnsi" w:cstheme="majorHAnsi"/>
            <w:color w:val="313131"/>
            <w:sz w:val="24"/>
            <w:szCs w:val="24"/>
            <w:lang w:val="en-GB"/>
            <w:rPrChange w:id="1300" w:author="Pham Thanh" w:date="2018-07-18T16:41:00Z">
              <w:rPr>
                <w:rFonts w:ascii="Georgia" w:hAnsi="Georgia"/>
                <w:color w:val="4E443C"/>
                <w:sz w:val="21"/>
                <w:szCs w:val="21"/>
                <w:shd w:val="clear" w:color="auto" w:fill="FCFCFA"/>
              </w:rPr>
            </w:rPrChange>
          </w:rPr>
          <w:t xml:space="preserve"> m</w:t>
        </w:r>
        <w:r w:rsidRPr="00000263">
          <w:rPr>
            <w:rFonts w:asciiTheme="majorHAnsi" w:hAnsiTheme="majorHAnsi" w:cstheme="majorHAnsi"/>
            <w:color w:val="313131"/>
            <w:sz w:val="24"/>
            <w:szCs w:val="24"/>
            <w:lang w:val="en-GB"/>
            <w:rPrChange w:id="1301"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302" w:author="Pham Thanh" w:date="2018-07-18T16:41:00Z">
              <w:rPr>
                <w:rFonts w:ascii="Georgia" w:hAnsi="Georgia"/>
                <w:color w:val="4E443C"/>
                <w:sz w:val="21"/>
                <w:szCs w:val="21"/>
                <w:shd w:val="clear" w:color="auto" w:fill="FCFCFA"/>
              </w:rPr>
            </w:rPrChange>
          </w:rPr>
          <w:t>c đã có s</w:t>
        </w:r>
        <w:r w:rsidRPr="00000263">
          <w:rPr>
            <w:rFonts w:asciiTheme="majorHAnsi" w:hAnsiTheme="majorHAnsi" w:cstheme="majorHAnsi"/>
            <w:color w:val="313131"/>
            <w:sz w:val="24"/>
            <w:szCs w:val="24"/>
            <w:lang w:val="en-GB"/>
            <w:rPrChange w:id="1303" w:author="Pham Thanh" w:date="2018-07-18T16:41:00Z">
              <w:rPr>
                <w:rFonts w:ascii="Cambria" w:hAnsi="Cambria" w:cs="Cambria"/>
                <w:color w:val="4E443C"/>
                <w:sz w:val="21"/>
                <w:szCs w:val="21"/>
                <w:shd w:val="clear" w:color="auto" w:fill="FCFCFA"/>
              </w:rPr>
            </w:rPrChange>
          </w:rPr>
          <w:t>ẵ</w:t>
        </w:r>
        <w:r w:rsidRPr="00000263">
          <w:rPr>
            <w:rFonts w:asciiTheme="majorHAnsi" w:hAnsiTheme="majorHAnsi" w:cstheme="majorHAnsi"/>
            <w:color w:val="313131"/>
            <w:sz w:val="24"/>
            <w:szCs w:val="24"/>
            <w:lang w:val="en-GB"/>
            <w:rPrChange w:id="1304" w:author="Pham Thanh" w:date="2018-07-18T16:41:00Z">
              <w:rPr>
                <w:rFonts w:ascii="Georgia" w:hAnsi="Georgia"/>
                <w:color w:val="4E443C"/>
                <w:sz w:val="21"/>
                <w:szCs w:val="21"/>
                <w:shd w:val="clear" w:color="auto" w:fill="FCFCFA"/>
              </w:rPr>
            </w:rPrChange>
          </w:rPr>
          <w:t>n đ</w:t>
        </w:r>
        <w:r w:rsidRPr="00000263">
          <w:rPr>
            <w:rFonts w:asciiTheme="majorHAnsi" w:hAnsiTheme="majorHAnsi" w:cstheme="majorHAnsi"/>
            <w:color w:val="313131"/>
            <w:sz w:val="24"/>
            <w:szCs w:val="24"/>
            <w:lang w:val="en-GB"/>
            <w:rPrChange w:id="1305"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306"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307" w:author="Pham Thanh" w:date="2018-07-18T16:41:00Z">
              <w:rPr>
                <w:rFonts w:ascii="Cambria" w:hAnsi="Cambria" w:cs="Cambria"/>
                <w:color w:val="4E443C"/>
                <w:sz w:val="21"/>
                <w:szCs w:val="21"/>
                <w:shd w:val="clear" w:color="auto" w:fill="FCFCFA"/>
              </w:rPr>
            </w:rPrChange>
          </w:rPr>
          <w:t>ậ</w:t>
        </w:r>
        <w:r w:rsidRPr="00000263">
          <w:rPr>
            <w:rFonts w:asciiTheme="majorHAnsi" w:hAnsiTheme="majorHAnsi" w:cstheme="majorHAnsi"/>
            <w:color w:val="313131"/>
            <w:sz w:val="24"/>
            <w:szCs w:val="24"/>
            <w:lang w:val="en-GB"/>
            <w:rPrChange w:id="1308" w:author="Pham Thanh" w:date="2018-07-18T16:41:00Z">
              <w:rPr>
                <w:rFonts w:ascii="Georgia" w:hAnsi="Georgia"/>
                <w:color w:val="4E443C"/>
                <w:sz w:val="21"/>
                <w:szCs w:val="21"/>
                <w:shd w:val="clear" w:color="auto" w:fill="FCFCFA"/>
              </w:rPr>
            </w:rPrChange>
          </w:rPr>
          <w:t>p (import) vào Git. Th</w:t>
        </w:r>
        <w:r w:rsidRPr="00000263">
          <w:rPr>
            <w:rFonts w:asciiTheme="majorHAnsi" w:hAnsiTheme="majorHAnsi" w:cstheme="majorHAnsi"/>
            <w:color w:val="313131"/>
            <w:sz w:val="24"/>
            <w:szCs w:val="24"/>
            <w:lang w:val="en-GB"/>
            <w:rPrChange w:id="1309"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310" w:author="Pham Thanh" w:date="2018-07-18T16:41:00Z">
              <w:rPr>
                <w:rFonts w:ascii="Georgia" w:hAnsi="Georgia"/>
                <w:color w:val="4E443C"/>
                <w:sz w:val="21"/>
                <w:szCs w:val="21"/>
                <w:shd w:val="clear" w:color="auto" w:fill="FCFCFA"/>
              </w:rPr>
            </w:rPrChange>
          </w:rPr>
          <w:t xml:space="preserve"> hai là t</w:t>
        </w:r>
        <w:r w:rsidRPr="00000263">
          <w:rPr>
            <w:rFonts w:asciiTheme="majorHAnsi" w:hAnsiTheme="majorHAnsi" w:cstheme="majorHAnsi"/>
            <w:color w:val="313131"/>
            <w:sz w:val="24"/>
            <w:szCs w:val="24"/>
            <w:lang w:val="en-GB"/>
            <w:rPrChange w:id="1311"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312" w:author="Pham Thanh" w:date="2018-07-18T16:41:00Z">
              <w:rPr>
                <w:rFonts w:ascii="Georgia" w:hAnsi="Georgia"/>
                <w:color w:val="4E443C"/>
                <w:sz w:val="21"/>
                <w:szCs w:val="21"/>
                <w:shd w:val="clear" w:color="auto" w:fill="FCFCFA"/>
              </w:rPr>
            </w:rPrChange>
          </w:rPr>
          <w:t>o b</w:t>
        </w:r>
        <w:r w:rsidRPr="00000263">
          <w:rPr>
            <w:rFonts w:asciiTheme="majorHAnsi" w:hAnsiTheme="majorHAnsi" w:cstheme="majorHAnsi"/>
            <w:color w:val="313131"/>
            <w:sz w:val="24"/>
            <w:szCs w:val="24"/>
            <w:lang w:val="en-GB"/>
            <w:rPrChange w:id="1313" w:author="Pham Thanh" w:date="2018-07-18T16:41:00Z">
              <w:rPr>
                <w:rFonts w:ascii="Cambria" w:hAnsi="Cambria" w:cs="Cambria"/>
                <w:color w:val="4E443C"/>
                <w:sz w:val="21"/>
                <w:szCs w:val="21"/>
                <w:shd w:val="clear" w:color="auto" w:fill="FCFCFA"/>
              </w:rPr>
            </w:rPrChange>
          </w:rPr>
          <w:t>ả</w:t>
        </w:r>
        <w:r w:rsidRPr="00000263">
          <w:rPr>
            <w:rFonts w:asciiTheme="majorHAnsi" w:hAnsiTheme="majorHAnsi" w:cstheme="majorHAnsi"/>
            <w:color w:val="313131"/>
            <w:sz w:val="24"/>
            <w:szCs w:val="24"/>
            <w:lang w:val="en-GB"/>
            <w:rPrChange w:id="1314" w:author="Pham Thanh" w:date="2018-07-18T16:41:00Z">
              <w:rPr>
                <w:rFonts w:ascii="Georgia" w:hAnsi="Georgia"/>
                <w:color w:val="4E443C"/>
                <w:sz w:val="21"/>
                <w:szCs w:val="21"/>
                <w:shd w:val="clear" w:color="auto" w:fill="FCFCFA"/>
              </w:rPr>
            </w:rPrChange>
          </w:rPr>
          <w:t>n sao c</w:t>
        </w:r>
        <w:r w:rsidRPr="00000263">
          <w:rPr>
            <w:rFonts w:asciiTheme="majorHAnsi" w:hAnsiTheme="majorHAnsi" w:cstheme="majorHAnsi"/>
            <w:color w:val="313131"/>
            <w:sz w:val="24"/>
            <w:szCs w:val="24"/>
            <w:lang w:val="en-GB"/>
            <w:rPrChange w:id="1315"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316" w:author="Pham Thanh" w:date="2018-07-18T16:41:00Z">
              <w:rPr>
                <w:rFonts w:ascii="Georgia" w:hAnsi="Georgia"/>
                <w:color w:val="4E443C"/>
                <w:sz w:val="21"/>
                <w:szCs w:val="21"/>
                <w:shd w:val="clear" w:color="auto" w:fill="FCFCFA"/>
              </w:rPr>
            </w:rPrChange>
          </w:rPr>
          <w:t>a m</w:t>
        </w:r>
        <w:r w:rsidRPr="00000263">
          <w:rPr>
            <w:rFonts w:asciiTheme="majorHAnsi" w:hAnsiTheme="majorHAnsi" w:cstheme="majorHAnsi"/>
            <w:color w:val="313131"/>
            <w:sz w:val="24"/>
            <w:szCs w:val="24"/>
            <w:lang w:val="en-GB"/>
            <w:rPrChange w:id="1317"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18" w:author="Pham Thanh" w:date="2018-07-18T16:41:00Z">
              <w:rPr>
                <w:rFonts w:ascii="Georgia" w:hAnsi="Georgia"/>
                <w:color w:val="4E443C"/>
                <w:sz w:val="21"/>
                <w:szCs w:val="21"/>
                <w:shd w:val="clear" w:color="auto" w:fill="FCFCFA"/>
              </w:rPr>
            </w:rPrChange>
          </w:rPr>
          <w:t>t kho ch</w:t>
        </w:r>
        <w:r w:rsidRPr="00000263">
          <w:rPr>
            <w:rFonts w:asciiTheme="majorHAnsi" w:hAnsiTheme="majorHAnsi" w:cstheme="majorHAnsi"/>
            <w:color w:val="313131"/>
            <w:sz w:val="24"/>
            <w:szCs w:val="24"/>
            <w:lang w:val="en-GB"/>
            <w:rPrChange w:id="1319"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320" w:author="Pham Thanh" w:date="2018-07-18T16:41:00Z">
              <w:rPr>
                <w:rFonts w:ascii="Georgia" w:hAnsi="Georgia"/>
                <w:color w:val="4E443C"/>
                <w:sz w:val="21"/>
                <w:szCs w:val="21"/>
                <w:shd w:val="clear" w:color="auto" w:fill="FCFCFA"/>
              </w:rPr>
            </w:rPrChange>
          </w:rPr>
          <w:t>a Git đang ho</w:t>
        </w:r>
        <w:r w:rsidRPr="00000263">
          <w:rPr>
            <w:rFonts w:asciiTheme="majorHAnsi" w:hAnsiTheme="majorHAnsi" w:cstheme="majorHAnsi"/>
            <w:color w:val="313131"/>
            <w:sz w:val="24"/>
            <w:szCs w:val="24"/>
            <w:lang w:val="en-GB"/>
            <w:rPrChange w:id="1321"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322" w:author="Pham Thanh" w:date="2018-07-18T16:41:00Z">
              <w:rPr>
                <w:rFonts w:ascii="Georgia" w:hAnsi="Georgia"/>
                <w:color w:val="4E443C"/>
                <w:sz w:val="21"/>
                <w:szCs w:val="21"/>
                <w:shd w:val="clear" w:color="auto" w:fill="FCFCFA"/>
              </w:rPr>
            </w:rPrChange>
          </w:rPr>
          <w:t>t đ</w:t>
        </w:r>
        <w:r w:rsidRPr="00000263">
          <w:rPr>
            <w:rFonts w:asciiTheme="majorHAnsi" w:hAnsiTheme="majorHAnsi" w:cstheme="majorHAnsi"/>
            <w:color w:val="313131"/>
            <w:sz w:val="24"/>
            <w:szCs w:val="24"/>
            <w:lang w:val="en-GB"/>
            <w:rPrChange w:id="1323"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24" w:author="Pham Thanh" w:date="2018-07-18T16:41:00Z">
              <w:rPr>
                <w:rFonts w:ascii="Georgia" w:hAnsi="Georgia"/>
                <w:color w:val="4E443C"/>
                <w:sz w:val="21"/>
                <w:szCs w:val="21"/>
                <w:shd w:val="clear" w:color="auto" w:fill="FCFCFA"/>
              </w:rPr>
            </w:rPrChange>
          </w:rPr>
          <w:t>ng trên m</w:t>
        </w:r>
        <w:r w:rsidRPr="00000263">
          <w:rPr>
            <w:rFonts w:asciiTheme="majorHAnsi" w:hAnsiTheme="majorHAnsi" w:cstheme="majorHAnsi"/>
            <w:color w:val="313131"/>
            <w:sz w:val="24"/>
            <w:szCs w:val="24"/>
            <w:lang w:val="en-GB"/>
            <w:rPrChange w:id="1325"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26" w:author="Pham Thanh" w:date="2018-07-18T16:41:00Z">
              <w:rPr>
                <w:rFonts w:ascii="Georgia" w:hAnsi="Georgia"/>
                <w:color w:val="4E443C"/>
                <w:sz w:val="21"/>
                <w:szCs w:val="21"/>
                <w:shd w:val="clear" w:color="auto" w:fill="FCFCFA"/>
              </w:rPr>
            </w:rPrChange>
          </w:rPr>
          <w:t>t máy ch</w:t>
        </w:r>
        <w:r w:rsidRPr="00000263">
          <w:rPr>
            <w:rFonts w:asciiTheme="majorHAnsi" w:hAnsiTheme="majorHAnsi" w:cstheme="majorHAnsi"/>
            <w:color w:val="313131"/>
            <w:sz w:val="24"/>
            <w:szCs w:val="24"/>
            <w:lang w:val="en-GB"/>
            <w:rPrChange w:id="1327"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328" w:author="Pham Thanh" w:date="2018-07-18T16:41:00Z">
              <w:rPr>
                <w:rFonts w:ascii="Georgia" w:hAnsi="Georgia"/>
                <w:color w:val="4E443C"/>
                <w:sz w:val="21"/>
                <w:szCs w:val="21"/>
                <w:shd w:val="clear" w:color="auto" w:fill="FCFCFA"/>
              </w:rPr>
            </w:rPrChange>
          </w:rPr>
          <w:t xml:space="preserve"> khác.</w:t>
        </w:r>
      </w:ins>
    </w:p>
    <w:p w:rsidR="00C54D8C" w:rsidRPr="00000263" w:rsidRDefault="00000263">
      <w:pPr>
        <w:rPr>
          <w:ins w:id="1329" w:author="Pham Thanh" w:date="2018-07-18T16:15:00Z"/>
          <w:rFonts w:cstheme="majorHAnsi"/>
          <w:b/>
          <w:color w:val="313131"/>
          <w:lang w:val="en-GB"/>
          <w:rPrChange w:id="1330" w:author="Pham Thanh" w:date="2018-07-18T16:40:00Z">
            <w:rPr>
              <w:ins w:id="1331" w:author="Pham Thanh" w:date="2018-07-18T16:15:00Z"/>
              <w:lang w:val="en-GB"/>
            </w:rPr>
          </w:rPrChange>
        </w:rPr>
        <w:pPrChange w:id="1332" w:author="Pham Thanh" w:date="2018-07-18T16:39:00Z">
          <w:pPr>
            <w:pStyle w:val="Heading3"/>
          </w:pPr>
        </w:pPrChange>
      </w:pPr>
      <w:ins w:id="1333" w:author="Pham Thanh" w:date="2018-07-18T16:39:00Z">
        <w:r w:rsidRPr="00000263">
          <w:rPr>
            <w:rFonts w:asciiTheme="majorHAnsi" w:hAnsiTheme="majorHAnsi" w:cstheme="majorHAnsi"/>
            <w:b/>
            <w:color w:val="313131"/>
            <w:sz w:val="24"/>
            <w:szCs w:val="24"/>
            <w:lang w:val="en-GB"/>
            <w:rPrChange w:id="1334" w:author="Pham Thanh" w:date="2018-07-18T16:40:00Z">
              <w:rPr>
                <w:lang w:val="en-GB"/>
              </w:rPr>
            </w:rPrChange>
          </w:rPr>
          <w:t xml:space="preserve">Khởi </w:t>
        </w:r>
        <w:r w:rsidRPr="00000263">
          <w:rPr>
            <w:rFonts w:asciiTheme="majorHAnsi" w:hAnsiTheme="majorHAnsi" w:cstheme="majorHAnsi"/>
            <w:b/>
            <w:color w:val="313131"/>
            <w:sz w:val="24"/>
            <w:szCs w:val="24"/>
            <w:lang w:val="en-GB"/>
            <w:rPrChange w:id="1335" w:author="Pham Thanh" w:date="2018-07-18T16:40:00Z">
              <w:rPr>
                <w:rFonts w:cstheme="majorHAnsi"/>
                <w:color w:val="313131"/>
                <w:lang w:val="en-GB"/>
              </w:rPr>
            </w:rPrChange>
          </w:rPr>
          <w:t>tạo một kho chứa từ thư mục cũ</w:t>
        </w:r>
      </w:ins>
    </w:p>
    <w:p w:rsidR="00000263" w:rsidRDefault="00000263">
      <w:pPr>
        <w:shd w:val="clear" w:color="auto" w:fill="FCFCFA"/>
        <w:spacing w:after="165" w:line="330" w:lineRule="atLeast"/>
        <w:rPr>
          <w:ins w:id="1336" w:author="Pham Thanh" w:date="2018-07-18T16:43:00Z"/>
          <w:rFonts w:asciiTheme="majorHAnsi" w:hAnsiTheme="majorHAnsi" w:cstheme="majorHAnsi"/>
          <w:color w:val="313131"/>
          <w:sz w:val="24"/>
          <w:szCs w:val="24"/>
        </w:rPr>
        <w:pPrChange w:id="1337"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338" w:author="Pham Thanh" w:date="2018-07-18T16:42:00Z">
        <w:r w:rsidRPr="00000263">
          <w:rPr>
            <w:rFonts w:asciiTheme="majorHAnsi" w:hAnsiTheme="majorHAnsi" w:cstheme="majorHAnsi"/>
            <w:color w:val="313131"/>
            <w:sz w:val="24"/>
            <w:szCs w:val="24"/>
            <w:lang w:val="en-GB"/>
            <w:rPrChange w:id="1339" w:author="Pham Thanh" w:date="2018-07-18T16:42:00Z">
              <w:rPr>
                <w:rFonts w:ascii="Georgia" w:hAnsi="Georgia"/>
                <w:color w:val="4E443C"/>
                <w:sz w:val="21"/>
                <w:szCs w:val="21"/>
              </w:rPr>
            </w:rPrChange>
          </w:rPr>
          <w:t>N</w:t>
        </w:r>
        <w:r w:rsidRPr="00000263">
          <w:rPr>
            <w:rFonts w:asciiTheme="majorHAnsi" w:hAnsiTheme="majorHAnsi" w:cstheme="majorHAnsi"/>
            <w:color w:val="313131"/>
            <w:sz w:val="24"/>
            <w:szCs w:val="24"/>
            <w:lang w:val="en-GB"/>
            <w:rPrChange w:id="1340" w:author="Pham Thanh" w:date="2018-07-18T16:42:00Z">
              <w:rPr>
                <w:rFonts w:ascii="Cambria" w:hAnsi="Cambria" w:cs="Cambria"/>
                <w:color w:val="4E443C"/>
                <w:sz w:val="21"/>
                <w:szCs w:val="21"/>
              </w:rPr>
            </w:rPrChange>
          </w:rPr>
          <w:t>ế</w:t>
        </w:r>
        <w:r w:rsidRPr="00000263">
          <w:rPr>
            <w:rFonts w:asciiTheme="majorHAnsi" w:hAnsiTheme="majorHAnsi" w:cstheme="majorHAnsi"/>
            <w:color w:val="313131"/>
            <w:sz w:val="24"/>
            <w:szCs w:val="24"/>
            <w:lang w:val="en-GB"/>
            <w:rPrChange w:id="1341" w:author="Pham Thanh" w:date="2018-07-18T16:42:00Z">
              <w:rPr>
                <w:rFonts w:ascii="Georgia" w:hAnsi="Georgia"/>
                <w:color w:val="4E443C"/>
                <w:sz w:val="21"/>
                <w:szCs w:val="21"/>
              </w:rPr>
            </w:rPrChange>
          </w:rPr>
          <w:t>u nh</w:t>
        </w:r>
        <w:r w:rsidRPr="00000263">
          <w:rPr>
            <w:rFonts w:asciiTheme="majorHAnsi" w:hAnsiTheme="majorHAnsi" w:cstheme="majorHAnsi"/>
            <w:color w:val="313131"/>
            <w:sz w:val="24"/>
            <w:szCs w:val="24"/>
            <w:lang w:val="en-GB"/>
            <w:rPrChange w:id="1342"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343" w:author="Pham Thanh" w:date="2018-07-18T16:42:00Z">
              <w:rPr>
                <w:rFonts w:ascii="Georgia" w:hAnsi="Georgia"/>
                <w:color w:val="4E443C"/>
                <w:sz w:val="21"/>
                <w:szCs w:val="21"/>
              </w:rPr>
            </w:rPrChange>
          </w:rPr>
          <w:t xml:space="preserve"> b</w:t>
        </w:r>
        <w:r w:rsidRPr="00000263">
          <w:rPr>
            <w:rFonts w:asciiTheme="majorHAnsi" w:hAnsiTheme="majorHAnsi" w:cstheme="majorHAnsi"/>
            <w:color w:val="313131"/>
            <w:sz w:val="24"/>
            <w:szCs w:val="24"/>
            <w:lang w:val="en-GB"/>
            <w:rPrChange w:id="1344"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345" w:author="Pham Thanh" w:date="2018-07-18T16:42:00Z">
              <w:rPr>
                <w:rFonts w:ascii="Georgia" w:hAnsi="Georgia"/>
                <w:color w:val="4E443C"/>
                <w:sz w:val="21"/>
                <w:szCs w:val="21"/>
              </w:rPr>
            </w:rPrChange>
          </w:rPr>
          <w:t>n mu</w:t>
        </w:r>
        <w:r w:rsidRPr="00000263">
          <w:rPr>
            <w:rFonts w:asciiTheme="majorHAnsi" w:hAnsiTheme="majorHAnsi" w:cstheme="majorHAnsi"/>
            <w:color w:val="313131"/>
            <w:sz w:val="24"/>
            <w:szCs w:val="24"/>
            <w:lang w:val="en-GB"/>
            <w:rPrChange w:id="1346" w:author="Pham Thanh" w:date="2018-07-18T16:42:00Z">
              <w:rPr>
                <w:rFonts w:ascii="Cambria" w:hAnsi="Cambria" w:cs="Cambria"/>
                <w:color w:val="4E443C"/>
                <w:sz w:val="21"/>
                <w:szCs w:val="21"/>
              </w:rPr>
            </w:rPrChange>
          </w:rPr>
          <w:t>ố</w:t>
        </w:r>
        <w:r w:rsidRPr="00000263">
          <w:rPr>
            <w:rFonts w:asciiTheme="majorHAnsi" w:hAnsiTheme="majorHAnsi" w:cstheme="majorHAnsi"/>
            <w:color w:val="313131"/>
            <w:sz w:val="24"/>
            <w:szCs w:val="24"/>
            <w:lang w:val="en-GB"/>
            <w:rPrChange w:id="1347" w:author="Pham Thanh" w:date="2018-07-18T16:42:00Z">
              <w:rPr>
                <w:rFonts w:ascii="Georgia" w:hAnsi="Georgia"/>
                <w:color w:val="4E443C"/>
                <w:sz w:val="21"/>
                <w:szCs w:val="21"/>
              </w:rPr>
            </w:rPrChange>
          </w:rPr>
          <w:t>n theo dõi m</w:t>
        </w:r>
        <w:r w:rsidRPr="00000263">
          <w:rPr>
            <w:rFonts w:asciiTheme="majorHAnsi" w:hAnsiTheme="majorHAnsi" w:cstheme="majorHAnsi"/>
            <w:color w:val="313131"/>
            <w:sz w:val="24"/>
            <w:szCs w:val="24"/>
            <w:lang w:val="en-GB"/>
            <w:rPrChange w:id="1348" w:author="Pham Thanh" w:date="2018-07-18T16:42:00Z">
              <w:rPr>
                <w:rFonts w:ascii="Cambria" w:hAnsi="Cambria" w:cs="Cambria"/>
                <w:color w:val="4E443C"/>
                <w:sz w:val="21"/>
                <w:szCs w:val="21"/>
              </w:rPr>
            </w:rPrChange>
          </w:rPr>
          <w:t>ộ</w:t>
        </w:r>
        <w:r w:rsidRPr="00000263">
          <w:rPr>
            <w:rFonts w:asciiTheme="majorHAnsi" w:hAnsiTheme="majorHAnsi" w:cstheme="majorHAnsi"/>
            <w:color w:val="313131"/>
            <w:sz w:val="24"/>
            <w:szCs w:val="24"/>
            <w:lang w:val="en-GB"/>
            <w:rPrChange w:id="1349" w:author="Pham Thanh" w:date="2018-07-18T16:42:00Z">
              <w:rPr>
                <w:rFonts w:ascii="Georgia" w:hAnsi="Georgia"/>
                <w:color w:val="4E443C"/>
                <w:sz w:val="21"/>
                <w:szCs w:val="21"/>
              </w:rPr>
            </w:rPrChange>
          </w:rPr>
          <w:t>t d</w:t>
        </w:r>
        <w:r w:rsidRPr="00000263">
          <w:rPr>
            <w:rFonts w:asciiTheme="majorHAnsi" w:hAnsiTheme="majorHAnsi" w:cstheme="majorHAnsi"/>
            <w:color w:val="313131"/>
            <w:sz w:val="24"/>
            <w:szCs w:val="24"/>
            <w:lang w:val="en-GB"/>
            <w:rPrChange w:id="1350"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351" w:author="Pham Thanh" w:date="2018-07-18T16:42:00Z">
              <w:rPr>
                <w:rFonts w:ascii="Georgia" w:hAnsi="Georgia"/>
                <w:color w:val="4E443C"/>
                <w:sz w:val="21"/>
                <w:szCs w:val="21"/>
              </w:rPr>
            </w:rPrChange>
          </w:rPr>
          <w:t xml:space="preserve"> án cũ trong Git, b</w:t>
        </w:r>
        <w:r w:rsidRPr="00000263">
          <w:rPr>
            <w:rFonts w:asciiTheme="majorHAnsi" w:hAnsiTheme="majorHAnsi" w:cstheme="majorHAnsi"/>
            <w:color w:val="313131"/>
            <w:sz w:val="24"/>
            <w:szCs w:val="24"/>
            <w:lang w:val="en-GB"/>
            <w:rPrChange w:id="1352"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353" w:author="Pham Thanh" w:date="2018-07-18T16:42:00Z">
              <w:rPr>
                <w:rFonts w:ascii="Georgia" w:hAnsi="Georgia"/>
                <w:color w:val="4E443C"/>
                <w:sz w:val="21"/>
                <w:szCs w:val="21"/>
              </w:rPr>
            </w:rPrChange>
          </w:rPr>
          <w:t>n c</w:t>
        </w:r>
        <w:r w:rsidRPr="00000263">
          <w:rPr>
            <w:rFonts w:asciiTheme="majorHAnsi" w:hAnsiTheme="majorHAnsi" w:cstheme="majorHAnsi"/>
            <w:color w:val="313131"/>
            <w:sz w:val="24"/>
            <w:szCs w:val="24"/>
            <w:lang w:val="en-GB"/>
            <w:rPrChange w:id="1354" w:author="Pham Thanh" w:date="2018-07-18T16:42:00Z">
              <w:rPr>
                <w:rFonts w:ascii="Cambria" w:hAnsi="Cambria" w:cs="Cambria"/>
                <w:color w:val="4E443C"/>
                <w:sz w:val="21"/>
                <w:szCs w:val="21"/>
              </w:rPr>
            </w:rPrChange>
          </w:rPr>
          <w:t>ầ</w:t>
        </w:r>
        <w:r w:rsidRPr="00000263">
          <w:rPr>
            <w:rFonts w:asciiTheme="majorHAnsi" w:hAnsiTheme="majorHAnsi" w:cstheme="majorHAnsi"/>
            <w:color w:val="313131"/>
            <w:sz w:val="24"/>
            <w:szCs w:val="24"/>
            <w:lang w:val="en-GB"/>
            <w:rPrChange w:id="1355" w:author="Pham Thanh" w:date="2018-07-18T16:42:00Z">
              <w:rPr>
                <w:rFonts w:ascii="Georgia" w:hAnsi="Georgia"/>
                <w:color w:val="4E443C"/>
                <w:sz w:val="21"/>
                <w:szCs w:val="21"/>
              </w:rPr>
            </w:rPrChange>
          </w:rPr>
          <w:t xml:space="preserve">n </w:t>
        </w:r>
        <w:r w:rsidRPr="00000263">
          <w:rPr>
            <w:rFonts w:asciiTheme="majorHAnsi" w:hAnsiTheme="majorHAnsi" w:cstheme="majorHAnsi"/>
            <w:color w:val="313131"/>
            <w:sz w:val="24"/>
            <w:szCs w:val="24"/>
            <w:lang w:val="en-GB"/>
            <w:rPrChange w:id="1356" w:author="Pham Thanh" w:date="2018-07-18T16:42:00Z">
              <w:rPr>
                <w:rFonts w:ascii="Cambria" w:hAnsi="Cambria" w:cs="Cambria"/>
                <w:color w:val="4E443C"/>
                <w:sz w:val="21"/>
                <w:szCs w:val="21"/>
              </w:rPr>
            </w:rPrChange>
          </w:rPr>
          <w:t>ở</w:t>
        </w:r>
        <w:r w:rsidRPr="00000263">
          <w:rPr>
            <w:rFonts w:asciiTheme="majorHAnsi" w:hAnsiTheme="majorHAnsi" w:cstheme="majorHAnsi"/>
            <w:color w:val="313131"/>
            <w:sz w:val="24"/>
            <w:szCs w:val="24"/>
            <w:lang w:val="en-GB"/>
            <w:rPrChange w:id="1357" w:author="Pham Thanh" w:date="2018-07-18T16:42:00Z">
              <w:rPr>
                <w:rFonts w:ascii="Georgia" w:hAnsi="Georgia"/>
                <w:color w:val="4E443C"/>
                <w:sz w:val="21"/>
                <w:szCs w:val="21"/>
              </w:rPr>
            </w:rPrChange>
          </w:rPr>
          <w:t xml:space="preserve"> trong th</w:t>
        </w:r>
        <w:r w:rsidRPr="00000263">
          <w:rPr>
            <w:rFonts w:asciiTheme="majorHAnsi" w:hAnsiTheme="majorHAnsi" w:cstheme="majorHAnsi"/>
            <w:color w:val="313131"/>
            <w:sz w:val="24"/>
            <w:szCs w:val="24"/>
            <w:lang w:val="en-GB"/>
            <w:rPrChange w:id="1358"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359" w:author="Pham Thanh" w:date="2018-07-18T16:42:00Z">
              <w:rPr>
                <w:rFonts w:ascii="Georgia" w:hAnsi="Georgia"/>
                <w:color w:val="4E443C"/>
                <w:sz w:val="21"/>
                <w:szCs w:val="21"/>
              </w:rPr>
            </w:rPrChange>
          </w:rPr>
          <w:t xml:space="preserve"> m</w:t>
        </w:r>
        <w:r w:rsidRPr="00000263">
          <w:rPr>
            <w:rFonts w:asciiTheme="majorHAnsi" w:hAnsiTheme="majorHAnsi" w:cstheme="majorHAnsi"/>
            <w:color w:val="313131"/>
            <w:sz w:val="24"/>
            <w:szCs w:val="24"/>
            <w:lang w:val="en-GB"/>
            <w:rPrChange w:id="1360" w:author="Pham Thanh" w:date="2018-07-18T16:42:00Z">
              <w:rPr>
                <w:rFonts w:ascii="Cambria" w:hAnsi="Cambria" w:cs="Cambria"/>
                <w:color w:val="4E443C"/>
                <w:sz w:val="21"/>
                <w:szCs w:val="21"/>
              </w:rPr>
            </w:rPrChange>
          </w:rPr>
          <w:t>ụ</w:t>
        </w:r>
        <w:r w:rsidRPr="00000263">
          <w:rPr>
            <w:rFonts w:asciiTheme="majorHAnsi" w:hAnsiTheme="majorHAnsi" w:cstheme="majorHAnsi"/>
            <w:color w:val="313131"/>
            <w:sz w:val="24"/>
            <w:szCs w:val="24"/>
            <w:lang w:val="en-GB"/>
            <w:rPrChange w:id="1361" w:author="Pham Thanh" w:date="2018-07-18T16:42:00Z">
              <w:rPr>
                <w:rFonts w:ascii="Georgia" w:hAnsi="Georgia"/>
                <w:color w:val="4E443C"/>
                <w:sz w:val="21"/>
                <w:szCs w:val="21"/>
              </w:rPr>
            </w:rPrChange>
          </w:rPr>
          <w:t>c c</w:t>
        </w:r>
        <w:r w:rsidRPr="00000263">
          <w:rPr>
            <w:rFonts w:asciiTheme="majorHAnsi" w:hAnsiTheme="majorHAnsi" w:cstheme="majorHAnsi"/>
            <w:color w:val="313131"/>
            <w:sz w:val="24"/>
            <w:szCs w:val="24"/>
            <w:lang w:val="en-GB"/>
            <w:rPrChange w:id="1362" w:author="Pham Thanh" w:date="2018-07-18T16:42:00Z">
              <w:rPr>
                <w:rFonts w:ascii="Cambria" w:hAnsi="Cambria" w:cs="Cambria"/>
                <w:color w:val="4E443C"/>
                <w:sz w:val="21"/>
                <w:szCs w:val="21"/>
              </w:rPr>
            </w:rPrChange>
          </w:rPr>
          <w:t>ủ</w:t>
        </w:r>
        <w:r w:rsidRPr="00000263">
          <w:rPr>
            <w:rFonts w:asciiTheme="majorHAnsi" w:hAnsiTheme="majorHAnsi" w:cstheme="majorHAnsi"/>
            <w:color w:val="313131"/>
            <w:sz w:val="24"/>
            <w:szCs w:val="24"/>
            <w:lang w:val="en-GB"/>
            <w:rPrChange w:id="1363" w:author="Pham Thanh" w:date="2018-07-18T16:42:00Z">
              <w:rPr>
                <w:rFonts w:ascii="Georgia" w:hAnsi="Georgia"/>
                <w:color w:val="4E443C"/>
                <w:sz w:val="21"/>
                <w:szCs w:val="21"/>
              </w:rPr>
            </w:rPrChange>
          </w:rPr>
          <w:t>a d</w:t>
        </w:r>
        <w:r w:rsidRPr="00000263">
          <w:rPr>
            <w:rFonts w:asciiTheme="majorHAnsi" w:hAnsiTheme="majorHAnsi" w:cstheme="majorHAnsi"/>
            <w:color w:val="313131"/>
            <w:sz w:val="24"/>
            <w:szCs w:val="24"/>
            <w:lang w:val="en-GB"/>
            <w:rPrChange w:id="1364"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365" w:author="Pham Thanh" w:date="2018-07-18T16:42:00Z">
              <w:rPr>
                <w:rFonts w:ascii="Georgia" w:hAnsi="Georgia"/>
                <w:color w:val="4E443C"/>
                <w:sz w:val="21"/>
                <w:szCs w:val="21"/>
              </w:rPr>
            </w:rPrChange>
          </w:rPr>
          <w:t xml:space="preserve"> án đó và gõ l</w:t>
        </w:r>
        <w:r w:rsidRPr="00000263">
          <w:rPr>
            <w:rFonts w:asciiTheme="majorHAnsi" w:hAnsiTheme="majorHAnsi" w:cstheme="majorHAnsi"/>
            <w:color w:val="313131"/>
            <w:sz w:val="24"/>
            <w:szCs w:val="24"/>
            <w:lang w:val="en-GB"/>
            <w:rPrChange w:id="1366" w:author="Pham Thanh" w:date="2018-07-18T16:42:00Z">
              <w:rPr>
                <w:rFonts w:ascii="Cambria" w:hAnsi="Cambria" w:cs="Cambria"/>
                <w:color w:val="4E443C"/>
                <w:sz w:val="21"/>
                <w:szCs w:val="21"/>
              </w:rPr>
            </w:rPrChange>
          </w:rPr>
          <w:t>ệ</w:t>
        </w:r>
        <w:r w:rsidRPr="00000263">
          <w:rPr>
            <w:rFonts w:asciiTheme="majorHAnsi" w:hAnsiTheme="majorHAnsi" w:cstheme="majorHAnsi"/>
            <w:color w:val="313131"/>
            <w:sz w:val="24"/>
            <w:szCs w:val="24"/>
            <w:lang w:val="en-GB"/>
            <w:rPrChange w:id="1367" w:author="Pham Thanh" w:date="2018-07-18T16:42:00Z">
              <w:rPr>
                <w:rFonts w:ascii="Georgia" w:hAnsi="Georgia"/>
                <w:color w:val="4E443C"/>
                <w:sz w:val="21"/>
                <w:szCs w:val="21"/>
              </w:rPr>
            </w:rPrChange>
          </w:rPr>
          <w:t>nh sau:</w:t>
        </w:r>
      </w:ins>
    </w:p>
    <w:p w:rsidR="00000263" w:rsidRPr="00000263" w:rsidRDefault="00000263">
      <w:pPr>
        <w:pBdr>
          <w:top w:val="single" w:sz="4" w:space="1" w:color="auto"/>
          <w:left w:val="single" w:sz="4" w:space="4" w:color="auto"/>
          <w:bottom w:val="single" w:sz="4" w:space="1" w:color="auto"/>
          <w:right w:val="single" w:sz="4" w:space="4" w:color="auto"/>
        </w:pBdr>
        <w:shd w:val="clear" w:color="auto" w:fill="FCFCFA"/>
        <w:spacing w:after="165" w:line="330" w:lineRule="atLeast"/>
        <w:rPr>
          <w:ins w:id="1368" w:author="Pham Thanh" w:date="2018-07-18T16:42:00Z"/>
          <w:rFonts w:asciiTheme="majorHAnsi" w:hAnsiTheme="majorHAnsi" w:cstheme="majorHAnsi"/>
          <w:color w:val="313131"/>
          <w:sz w:val="24"/>
          <w:szCs w:val="24"/>
          <w:lang w:val="en-GB"/>
          <w:rPrChange w:id="1369" w:author="Pham Thanh" w:date="2018-07-18T16:43:00Z">
            <w:rPr>
              <w:ins w:id="1370" w:author="Pham Thanh" w:date="2018-07-18T16:42:00Z"/>
              <w:rStyle w:val="HTMLCode"/>
              <w:rFonts w:ascii="Courier" w:hAnsi="Courier"/>
              <w:color w:val="F14E32"/>
              <w:sz w:val="21"/>
              <w:szCs w:val="21"/>
              <w:bdr w:val="single" w:sz="6" w:space="1" w:color="EFEEE6" w:frame="1"/>
              <w:shd w:val="clear" w:color="auto" w:fill="FFFFFF"/>
              <w:lang w:val="en-US"/>
            </w:rPr>
          </w:rPrChange>
        </w:rPr>
        <w:pPrChange w:id="1371"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372" w:author="Pham Thanh" w:date="2018-07-18T16:43:00Z">
        <w:r w:rsidRPr="004E416A">
          <w:rPr>
            <w:rFonts w:asciiTheme="majorHAnsi" w:hAnsiTheme="majorHAnsi" w:cstheme="majorHAnsi"/>
            <w:color w:val="313131"/>
            <w:sz w:val="24"/>
            <w:szCs w:val="24"/>
          </w:rPr>
          <w:t xml:space="preserve">$ git </w:t>
        </w:r>
        <w:r>
          <w:rPr>
            <w:rFonts w:asciiTheme="majorHAnsi" w:hAnsiTheme="majorHAnsi" w:cstheme="majorHAnsi"/>
            <w:color w:val="313131"/>
            <w:sz w:val="24"/>
            <w:szCs w:val="24"/>
          </w:rPr>
          <w:t>init</w:t>
        </w:r>
      </w:ins>
    </w:p>
    <w:p w:rsidR="00000263" w:rsidRDefault="00000263" w:rsidP="00000263">
      <w:pPr>
        <w:pStyle w:val="NormalWeb"/>
        <w:shd w:val="clear" w:color="auto" w:fill="FCFCFA"/>
        <w:spacing w:before="0" w:beforeAutospacing="0" w:after="0" w:afterAutospacing="0" w:line="330" w:lineRule="atLeast"/>
        <w:rPr>
          <w:ins w:id="1373" w:author="Pham Thanh" w:date="2018-07-18T16:45:00Z"/>
          <w:rFonts w:asciiTheme="majorHAnsi" w:eastAsiaTheme="minorEastAsia" w:hAnsiTheme="majorHAnsi" w:cstheme="majorHAnsi"/>
          <w:color w:val="313131"/>
          <w:lang w:val="en-GB"/>
        </w:rPr>
      </w:pPr>
      <w:ins w:id="1374" w:author="Pham Thanh" w:date="2018-07-18T16:42:00Z">
        <w:r w:rsidRPr="00000263">
          <w:rPr>
            <w:rFonts w:asciiTheme="majorHAnsi" w:eastAsiaTheme="minorEastAsia" w:hAnsiTheme="majorHAnsi" w:cstheme="majorHAnsi"/>
            <w:color w:val="313131"/>
            <w:lang w:val="en-GB"/>
            <w:rPrChange w:id="1375" w:author="Pham Thanh" w:date="2018-07-18T16:42:00Z">
              <w:rPr>
                <w:rFonts w:ascii="Georgia" w:hAnsi="Georgia"/>
                <w:color w:val="4E443C"/>
                <w:sz w:val="21"/>
                <w:szCs w:val="21"/>
              </w:rPr>
            </w:rPrChange>
          </w:rPr>
          <w:t>L</w:t>
        </w:r>
        <w:r w:rsidRPr="00000263">
          <w:rPr>
            <w:rFonts w:asciiTheme="majorHAnsi" w:eastAsiaTheme="minorEastAsia" w:hAnsiTheme="majorHAnsi" w:cstheme="majorHAnsi"/>
            <w:color w:val="313131"/>
            <w:lang w:val="en-GB"/>
            <w:rPrChange w:id="1376"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377" w:author="Pham Thanh" w:date="2018-07-18T16:42:00Z">
              <w:rPr>
                <w:rFonts w:ascii="Georgia" w:hAnsi="Georgia"/>
                <w:color w:val="4E443C"/>
                <w:sz w:val="21"/>
                <w:szCs w:val="21"/>
              </w:rPr>
            </w:rPrChange>
          </w:rPr>
          <w:t>nh n</w:t>
        </w:r>
        <w:r w:rsidRPr="00000263">
          <w:rPr>
            <w:rFonts w:asciiTheme="majorHAnsi" w:eastAsiaTheme="minorEastAsia" w:hAnsiTheme="majorHAnsi" w:cstheme="majorHAnsi"/>
            <w:color w:val="313131"/>
            <w:lang w:val="en-GB"/>
            <w:rPrChange w:id="1378"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379" w:author="Pham Thanh" w:date="2018-07-18T16:42:00Z">
              <w:rPr>
                <w:rFonts w:ascii="Georgia" w:hAnsi="Georgia"/>
                <w:color w:val="4E443C"/>
                <w:sz w:val="21"/>
                <w:szCs w:val="21"/>
              </w:rPr>
            </w:rPrChange>
          </w:rPr>
          <w:t>y s</w:t>
        </w:r>
        <w:r w:rsidRPr="00000263">
          <w:rPr>
            <w:rFonts w:asciiTheme="majorHAnsi" w:eastAsiaTheme="minorEastAsia" w:hAnsiTheme="majorHAnsi" w:cstheme="majorHAnsi"/>
            <w:color w:val="313131"/>
            <w:lang w:val="en-GB"/>
            <w:rPrChange w:id="1380" w:author="Pham Thanh" w:date="2018-07-18T16:42:00Z">
              <w:rPr>
                <w:rFonts w:ascii="Cambria" w:hAnsi="Cambria" w:cs="Cambria"/>
                <w:color w:val="4E443C"/>
                <w:sz w:val="21"/>
                <w:szCs w:val="21"/>
              </w:rPr>
            </w:rPrChange>
          </w:rPr>
          <w:t>ẽ</w:t>
        </w:r>
        <w:r w:rsidRPr="00000263">
          <w:rPr>
            <w:rFonts w:asciiTheme="majorHAnsi" w:eastAsiaTheme="minorEastAsia" w:hAnsiTheme="majorHAnsi" w:cstheme="majorHAnsi"/>
            <w:color w:val="313131"/>
            <w:lang w:val="en-GB"/>
            <w:rPrChange w:id="1381"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82"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383" w:author="Pham Thanh" w:date="2018-07-18T16:42:00Z">
              <w:rPr>
                <w:rFonts w:ascii="Georgia" w:hAnsi="Georgia"/>
                <w:color w:val="4E443C"/>
                <w:sz w:val="21"/>
                <w:szCs w:val="21"/>
              </w:rPr>
            </w:rPrChange>
          </w:rPr>
          <w:t>o m</w:t>
        </w:r>
        <w:r w:rsidRPr="00000263">
          <w:rPr>
            <w:rFonts w:asciiTheme="majorHAnsi" w:eastAsiaTheme="minorEastAsia" w:hAnsiTheme="majorHAnsi" w:cstheme="majorHAnsi"/>
            <w:color w:val="313131"/>
            <w:lang w:val="en-GB"/>
            <w:rPrChange w:id="1384"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385"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386"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87"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388"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389" w:author="Pham Thanh" w:date="2018-07-18T16:42:00Z">
              <w:rPr>
                <w:rFonts w:ascii="Georgia" w:hAnsi="Georgia"/>
                <w:color w:val="4E443C"/>
                <w:sz w:val="21"/>
                <w:szCs w:val="21"/>
              </w:rPr>
            </w:rPrChange>
          </w:rPr>
          <w:t>c m</w:t>
        </w:r>
        <w:r w:rsidRPr="00000263">
          <w:rPr>
            <w:rFonts w:asciiTheme="majorHAnsi" w:eastAsiaTheme="minorEastAsia" w:hAnsiTheme="majorHAnsi" w:cstheme="majorHAnsi"/>
            <w:color w:val="313131"/>
            <w:lang w:val="en-GB"/>
            <w:rPrChange w:id="1390"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391"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392"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393"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94"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395"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396" w:author="Pham Thanh" w:date="2018-07-18T16:42:00Z">
              <w:rPr>
                <w:rStyle w:val="HTMLCode"/>
                <w:rFonts w:ascii="Courier" w:hAnsi="Courier"/>
                <w:color w:val="F14E32"/>
                <w:sz w:val="21"/>
                <w:szCs w:val="21"/>
                <w:bdr w:val="single" w:sz="6" w:space="1" w:color="EFEEE6" w:frame="1"/>
                <w:shd w:val="clear" w:color="auto" w:fill="FFFFFF"/>
              </w:rPr>
            </w:rPrChange>
          </w:rPr>
          <w:t>.git</w:t>
        </w:r>
        <w:r w:rsidRPr="00000263">
          <w:rPr>
            <w:rFonts w:asciiTheme="majorHAnsi" w:eastAsiaTheme="minorEastAsia" w:hAnsiTheme="majorHAnsi" w:cstheme="majorHAnsi"/>
            <w:color w:val="313131"/>
            <w:lang w:val="en-GB"/>
            <w:rPrChange w:id="1397" w:author="Pham Thanh" w:date="2018-07-18T16:42:00Z">
              <w:rPr>
                <w:rFonts w:ascii="Georgia" w:hAnsi="Georgia"/>
                <w:color w:val="4E443C"/>
                <w:sz w:val="21"/>
                <w:szCs w:val="21"/>
              </w:rPr>
            </w:rPrChange>
          </w:rPr>
          <w:t>, th</w:t>
        </w:r>
        <w:r w:rsidRPr="00000263">
          <w:rPr>
            <w:rFonts w:asciiTheme="majorHAnsi" w:eastAsiaTheme="minorEastAsia" w:hAnsiTheme="majorHAnsi" w:cstheme="majorHAnsi"/>
            <w:color w:val="313131"/>
            <w:lang w:val="en-GB"/>
            <w:rPrChange w:id="1398"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99"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400"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401"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402"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03" w:author="Pham Thanh" w:date="2018-07-18T16:42:00Z">
              <w:rPr>
                <w:rFonts w:ascii="Georgia" w:hAnsi="Georgia"/>
                <w:color w:val="4E443C"/>
                <w:sz w:val="21"/>
                <w:szCs w:val="21"/>
              </w:rPr>
            </w:rPrChange>
          </w:rPr>
          <w:t>y ch</w:t>
        </w:r>
        <w:r w:rsidRPr="00000263">
          <w:rPr>
            <w:rFonts w:asciiTheme="majorHAnsi" w:eastAsiaTheme="minorEastAsia" w:hAnsiTheme="majorHAnsi" w:cstheme="majorHAnsi"/>
            <w:color w:val="313131"/>
            <w:lang w:val="en-GB"/>
            <w:rPrChange w:id="1404"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05" w:author="Pham Thanh" w:date="2018-07-18T16:42:00Z">
              <w:rPr>
                <w:rFonts w:ascii="Georgia" w:hAnsi="Georgia"/>
                <w:color w:val="4E443C"/>
                <w:sz w:val="21"/>
                <w:szCs w:val="21"/>
              </w:rPr>
            </w:rPrChange>
          </w:rPr>
          <w:t>a t</w:t>
        </w:r>
        <w:r w:rsidRPr="00000263">
          <w:rPr>
            <w:rFonts w:asciiTheme="majorHAnsi" w:eastAsiaTheme="minorEastAsia" w:hAnsiTheme="majorHAnsi" w:cstheme="majorHAnsi"/>
            <w:color w:val="313131"/>
            <w:lang w:val="en-GB"/>
            <w:rPrChange w:id="1406" w:author="Pham Thanh" w:date="2018-07-18T16:42:00Z">
              <w:rPr>
                <w:rFonts w:ascii="Cambria" w:hAnsi="Cambria" w:cs="Cambria"/>
                <w:color w:val="4E443C"/>
                <w:sz w:val="21"/>
                <w:szCs w:val="21"/>
              </w:rPr>
            </w:rPrChange>
          </w:rPr>
          <w:t>ấ</w:t>
        </w:r>
        <w:r w:rsidRPr="00000263">
          <w:rPr>
            <w:rFonts w:asciiTheme="majorHAnsi" w:eastAsiaTheme="minorEastAsia" w:hAnsiTheme="majorHAnsi" w:cstheme="majorHAnsi"/>
            <w:color w:val="313131"/>
            <w:lang w:val="en-GB"/>
            <w:rPrChange w:id="1407" w:author="Pham Thanh" w:date="2018-07-18T16:42:00Z">
              <w:rPr>
                <w:rFonts w:ascii="Georgia" w:hAnsi="Georgia"/>
                <w:color w:val="4E443C"/>
                <w:sz w:val="21"/>
                <w:szCs w:val="21"/>
              </w:rPr>
            </w:rPrChange>
          </w:rPr>
          <w:t>t c</w:t>
        </w:r>
        <w:r w:rsidRPr="00000263">
          <w:rPr>
            <w:rFonts w:asciiTheme="majorHAnsi" w:eastAsiaTheme="minorEastAsia" w:hAnsiTheme="majorHAnsi" w:cstheme="majorHAnsi"/>
            <w:color w:val="313131"/>
            <w:lang w:val="en-GB"/>
            <w:rPrChange w:id="1408"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409" w:author="Pham Thanh" w:date="2018-07-18T16:42:00Z">
              <w:rPr>
                <w:rFonts w:ascii="Georgia" w:hAnsi="Georgia"/>
                <w:color w:val="4E443C"/>
                <w:sz w:val="21"/>
                <w:szCs w:val="21"/>
              </w:rPr>
            </w:rPrChange>
          </w:rPr>
          <w:t xml:space="preserve"> c</w:t>
        </w:r>
        <w:r w:rsidRPr="00000263">
          <w:rPr>
            <w:rFonts w:asciiTheme="majorHAnsi" w:eastAsiaTheme="minorEastAsia" w:hAnsiTheme="majorHAnsi" w:cstheme="majorHAnsi"/>
            <w:color w:val="313131"/>
            <w:lang w:val="en-GB"/>
            <w:rPrChange w:id="1410"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11"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12"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13"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414"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415" w:author="Pham Thanh" w:date="2018-07-18T16:42:00Z">
              <w:rPr>
                <w:rFonts w:ascii="Georgia" w:hAnsi="Georgia"/>
                <w:color w:val="4E443C"/>
                <w:sz w:val="21"/>
                <w:szCs w:val="21"/>
              </w:rPr>
            </w:rPrChange>
          </w:rPr>
          <w:t>n thi</w:t>
        </w:r>
        <w:r w:rsidRPr="00000263">
          <w:rPr>
            <w:rFonts w:asciiTheme="majorHAnsi" w:eastAsiaTheme="minorEastAsia" w:hAnsiTheme="majorHAnsi" w:cstheme="majorHAnsi"/>
            <w:color w:val="313131"/>
            <w:lang w:val="en-GB"/>
            <w:rPrChange w:id="1416"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17" w:author="Pham Thanh" w:date="2018-07-18T16:42:00Z">
              <w:rPr>
                <w:rFonts w:ascii="Georgia" w:hAnsi="Georgia"/>
                <w:color w:val="4E443C"/>
                <w:sz w:val="21"/>
                <w:szCs w:val="21"/>
              </w:rPr>
            </w:rPrChange>
          </w:rPr>
          <w:t>t cho kho ch</w:t>
        </w:r>
        <w:r w:rsidRPr="00000263">
          <w:rPr>
            <w:rFonts w:asciiTheme="majorHAnsi" w:eastAsiaTheme="minorEastAsia" w:hAnsiTheme="majorHAnsi" w:cstheme="majorHAnsi"/>
            <w:color w:val="313131"/>
            <w:lang w:val="en-GB"/>
            <w:rPrChange w:id="1418"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19" w:author="Pham Thanh" w:date="2018-07-18T16:42:00Z">
              <w:rPr>
                <w:rFonts w:ascii="Georgia" w:hAnsi="Georgia"/>
                <w:color w:val="4E443C"/>
                <w:sz w:val="21"/>
                <w:szCs w:val="21"/>
              </w:rPr>
            </w:rPrChange>
          </w:rPr>
          <w:t xml:space="preserve">a - </w:t>
        </w:r>
        <w:r w:rsidRPr="00000263">
          <w:rPr>
            <w:rFonts w:asciiTheme="majorHAnsi" w:eastAsiaTheme="minorEastAsia" w:hAnsiTheme="majorHAnsi" w:cstheme="majorHAnsi"/>
            <w:color w:val="313131"/>
            <w:lang w:val="en-GB"/>
            <w:rPrChange w:id="1420"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421" w:author="Pham Thanh" w:date="2018-07-18T16:42:00Z">
              <w:rPr>
                <w:rFonts w:ascii="Georgia" w:hAnsi="Georgia"/>
                <w:color w:val="4E443C"/>
                <w:sz w:val="21"/>
                <w:szCs w:val="21"/>
              </w:rPr>
            </w:rPrChange>
          </w:rPr>
          <w:t xml:space="preserve"> ch</w:t>
        </w:r>
        <w:r w:rsidRPr="00000263">
          <w:rPr>
            <w:rFonts w:asciiTheme="majorHAnsi" w:eastAsiaTheme="minorEastAsia" w:hAnsiTheme="majorHAnsi" w:cstheme="majorHAnsi"/>
            <w:color w:val="313131"/>
            <w:lang w:val="en-GB"/>
            <w:rPrChange w:id="1422" w:author="Pham Thanh" w:date="2018-07-18T16:42:00Z">
              <w:rPr>
                <w:rFonts w:ascii="Georgia" w:hAnsi="Georgia" w:cs="Georgia"/>
                <w:color w:val="4E443C"/>
                <w:sz w:val="21"/>
                <w:szCs w:val="21"/>
              </w:rPr>
            </w:rPrChange>
          </w:rPr>
          <w:t>í</w:t>
        </w:r>
        <w:r w:rsidRPr="00000263">
          <w:rPr>
            <w:rFonts w:asciiTheme="majorHAnsi" w:eastAsiaTheme="minorEastAsia" w:hAnsiTheme="majorHAnsi" w:cstheme="majorHAnsi"/>
            <w:color w:val="313131"/>
            <w:lang w:val="en-GB"/>
            <w:rPrChange w:id="1423" w:author="Pham Thanh" w:date="2018-07-18T16:42:00Z">
              <w:rPr>
                <w:rFonts w:ascii="Georgia" w:hAnsi="Georgia"/>
                <w:color w:val="4E443C"/>
                <w:sz w:val="21"/>
                <w:szCs w:val="21"/>
              </w:rPr>
            </w:rPrChange>
          </w:rPr>
          <w:t>nh l</w:t>
        </w:r>
        <w:r w:rsidRPr="00000263">
          <w:rPr>
            <w:rFonts w:asciiTheme="majorHAnsi" w:eastAsiaTheme="minorEastAsia" w:hAnsiTheme="majorHAnsi" w:cstheme="majorHAnsi"/>
            <w:color w:val="313131"/>
            <w:lang w:val="en-GB"/>
            <w:rPrChange w:id="1424"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25" w:author="Pham Thanh" w:date="2018-07-18T16:42:00Z">
              <w:rPr>
                <w:rFonts w:ascii="Georgia" w:hAnsi="Georgia"/>
                <w:color w:val="4E443C"/>
                <w:sz w:val="21"/>
                <w:szCs w:val="21"/>
              </w:rPr>
            </w:rPrChange>
          </w:rPr>
          <w:t xml:space="preserve"> b</w:t>
        </w:r>
        <w:r w:rsidRPr="00000263">
          <w:rPr>
            <w:rFonts w:asciiTheme="majorHAnsi" w:eastAsiaTheme="minorEastAsia" w:hAnsiTheme="majorHAnsi" w:cstheme="majorHAnsi"/>
            <w:color w:val="313131"/>
            <w:lang w:val="en-GB"/>
            <w:rPrChange w:id="1426"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427" w:author="Pham Thanh" w:date="2018-07-18T16:42:00Z">
              <w:rPr>
                <w:rFonts w:ascii="Georgia" w:hAnsi="Georgia"/>
                <w:color w:val="4E443C"/>
                <w:sz w:val="21"/>
                <w:szCs w:val="21"/>
              </w:rPr>
            </w:rPrChange>
          </w:rPr>
          <w:t xml:space="preserve"> khung/x</w:t>
        </w:r>
        <w:r w:rsidRPr="00000263">
          <w:rPr>
            <w:rFonts w:asciiTheme="majorHAnsi" w:eastAsiaTheme="minorEastAsia" w:hAnsiTheme="majorHAnsi" w:cstheme="majorHAnsi"/>
            <w:color w:val="313131"/>
            <w:lang w:val="en-GB"/>
            <w:rPrChange w:id="1428" w:author="Pham Thanh" w:date="2018-07-18T16:42:00Z">
              <w:rPr>
                <w:rFonts w:ascii="Cambria" w:hAnsi="Cambria" w:cs="Cambria"/>
                <w:color w:val="4E443C"/>
                <w:sz w:val="21"/>
                <w:szCs w:val="21"/>
              </w:rPr>
            </w:rPrChange>
          </w:rPr>
          <w:t>ươ</w:t>
        </w:r>
        <w:r w:rsidRPr="00000263">
          <w:rPr>
            <w:rFonts w:asciiTheme="majorHAnsi" w:eastAsiaTheme="minorEastAsia" w:hAnsiTheme="majorHAnsi" w:cstheme="majorHAnsi"/>
            <w:color w:val="313131"/>
            <w:lang w:val="en-GB"/>
            <w:rPrChange w:id="1429"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430"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431" w:author="Pham Thanh" w:date="2018-07-18T16:42:00Z">
              <w:rPr>
                <w:rFonts w:ascii="Georgia" w:hAnsi="Georgia"/>
                <w:color w:val="4E443C"/>
                <w:sz w:val="21"/>
                <w:szCs w:val="21"/>
              </w:rPr>
            </w:rPrChange>
          </w:rPr>
          <w:t>a kho ch</w:t>
        </w:r>
        <w:r w:rsidRPr="00000263">
          <w:rPr>
            <w:rFonts w:asciiTheme="majorHAnsi" w:eastAsiaTheme="minorEastAsia" w:hAnsiTheme="majorHAnsi" w:cstheme="majorHAnsi"/>
            <w:color w:val="313131"/>
            <w:lang w:val="en-GB"/>
            <w:rPrChange w:id="1432"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33" w:author="Pham Thanh" w:date="2018-07-18T16:42:00Z">
              <w:rPr>
                <w:rFonts w:ascii="Georgia" w:hAnsi="Georgia"/>
                <w:color w:val="4E443C"/>
                <w:sz w:val="21"/>
                <w:szCs w:val="21"/>
              </w:rPr>
            </w:rPrChange>
          </w:rPr>
          <w:t>a Git. Cho t</w:t>
        </w:r>
        <w:r w:rsidRPr="00000263">
          <w:rPr>
            <w:rFonts w:asciiTheme="majorHAnsi" w:eastAsiaTheme="minorEastAsia" w:hAnsiTheme="majorHAnsi" w:cstheme="majorHAnsi"/>
            <w:color w:val="313131"/>
            <w:lang w:val="en-GB"/>
            <w:rPrChange w:id="1434"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435" w:author="Pham Thanh" w:date="2018-07-18T16:42:00Z">
              <w:rPr>
                <w:rFonts w:ascii="Georgia" w:hAnsi="Georgia"/>
                <w:color w:val="4E443C"/>
                <w:sz w:val="21"/>
                <w:szCs w:val="21"/>
              </w:rPr>
            </w:rPrChange>
          </w:rPr>
          <w:t>i th</w:t>
        </w:r>
        <w:r w:rsidRPr="00000263">
          <w:rPr>
            <w:rFonts w:asciiTheme="majorHAnsi" w:eastAsiaTheme="minorEastAsia" w:hAnsiTheme="majorHAnsi" w:cstheme="majorHAnsi"/>
            <w:color w:val="313131"/>
            <w:lang w:val="en-GB"/>
            <w:rPrChange w:id="1436" w:author="Pham Thanh" w:date="2018-07-18T16:42:00Z">
              <w:rPr>
                <w:rFonts w:ascii="Cambria" w:hAnsi="Cambria" w:cs="Cambria"/>
                <w:color w:val="4E443C"/>
                <w:sz w:val="21"/>
                <w:szCs w:val="21"/>
              </w:rPr>
            </w:rPrChange>
          </w:rPr>
          <w:t>ờ</w:t>
        </w:r>
        <w:r w:rsidRPr="00000263">
          <w:rPr>
            <w:rFonts w:asciiTheme="majorHAnsi" w:eastAsiaTheme="minorEastAsia" w:hAnsiTheme="majorHAnsi" w:cstheme="majorHAnsi"/>
            <w:color w:val="313131"/>
            <w:lang w:val="en-GB"/>
            <w:rPrChange w:id="1437" w:author="Pham Thanh" w:date="2018-07-18T16:42:00Z">
              <w:rPr>
                <w:rFonts w:ascii="Georgia" w:hAnsi="Georgia"/>
                <w:color w:val="4E443C"/>
                <w:sz w:val="21"/>
                <w:szCs w:val="21"/>
              </w:rPr>
            </w:rPrChange>
          </w:rPr>
          <w:t xml:space="preserve">i </w:t>
        </w:r>
        <w:r w:rsidRPr="00000263">
          <w:rPr>
            <w:rFonts w:asciiTheme="majorHAnsi" w:eastAsiaTheme="minorEastAsia" w:hAnsiTheme="majorHAnsi" w:cstheme="majorHAnsi"/>
            <w:color w:val="313131"/>
            <w:lang w:val="en-GB"/>
            <w:rPrChange w:id="1438"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39" w:author="Pham Thanh" w:date="2018-07-18T16:42:00Z">
              <w:rPr>
                <w:rFonts w:ascii="Georgia" w:hAnsi="Georgia"/>
                <w:color w:val="4E443C"/>
                <w:sz w:val="21"/>
                <w:szCs w:val="21"/>
              </w:rPr>
            </w:rPrChange>
          </w:rPr>
          <w:t>i</w:t>
        </w:r>
        <w:r w:rsidRPr="00000263">
          <w:rPr>
            <w:rFonts w:asciiTheme="majorHAnsi" w:eastAsiaTheme="minorEastAsia" w:hAnsiTheme="majorHAnsi" w:cstheme="majorHAnsi"/>
            <w:color w:val="313131"/>
            <w:lang w:val="en-GB"/>
            <w:rPrChange w:id="1440"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441" w:author="Pham Thanh" w:date="2018-07-18T16:42:00Z">
              <w:rPr>
                <w:rFonts w:ascii="Georgia" w:hAnsi="Georgia"/>
                <w:color w:val="4E443C"/>
                <w:sz w:val="21"/>
                <w:szCs w:val="21"/>
              </w:rPr>
            </w:rPrChange>
          </w:rPr>
          <w:t>m hi</w:t>
        </w:r>
        <w:r w:rsidRPr="00000263">
          <w:rPr>
            <w:rFonts w:asciiTheme="majorHAnsi" w:eastAsiaTheme="minorEastAsia" w:hAnsiTheme="majorHAnsi" w:cstheme="majorHAnsi"/>
            <w:color w:val="313131"/>
            <w:lang w:val="en-GB"/>
            <w:rPrChange w:id="1442"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443" w:author="Pham Thanh" w:date="2018-07-18T16:42:00Z">
              <w:rPr>
                <w:rFonts w:ascii="Georgia" w:hAnsi="Georgia"/>
                <w:color w:val="4E443C"/>
                <w:sz w:val="21"/>
                <w:szCs w:val="21"/>
              </w:rPr>
            </w:rPrChange>
          </w:rPr>
          <w:t>n t</w:t>
        </w:r>
        <w:r w:rsidRPr="00000263">
          <w:rPr>
            <w:rFonts w:asciiTheme="majorHAnsi" w:eastAsiaTheme="minorEastAsia" w:hAnsiTheme="majorHAnsi" w:cstheme="majorHAnsi"/>
            <w:color w:val="313131"/>
            <w:lang w:val="en-GB"/>
            <w:rPrChange w:id="1444"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45" w:author="Pham Thanh" w:date="2018-07-18T16:42:00Z">
              <w:rPr>
                <w:rFonts w:ascii="Georgia" w:hAnsi="Georgia"/>
                <w:color w:val="4E443C"/>
                <w:sz w:val="21"/>
                <w:szCs w:val="21"/>
              </w:rPr>
            </w:rPrChange>
          </w:rPr>
          <w:t>i, v</w:t>
        </w:r>
        <w:r w:rsidRPr="00000263">
          <w:rPr>
            <w:rFonts w:asciiTheme="majorHAnsi" w:eastAsiaTheme="minorEastAsia" w:hAnsiTheme="majorHAnsi" w:cstheme="majorHAnsi"/>
            <w:color w:val="313131"/>
            <w:lang w:val="en-GB"/>
            <w:rPrChange w:id="1446" w:author="Pham Thanh" w:date="2018-07-18T16:42:00Z">
              <w:rPr>
                <w:rFonts w:ascii="Cambria" w:hAnsi="Cambria" w:cs="Cambria"/>
                <w:color w:val="4E443C"/>
                <w:sz w:val="21"/>
                <w:szCs w:val="21"/>
              </w:rPr>
            </w:rPrChange>
          </w:rPr>
          <w:t>ẫ</w:t>
        </w:r>
        <w:r w:rsidRPr="00000263">
          <w:rPr>
            <w:rFonts w:asciiTheme="majorHAnsi" w:eastAsiaTheme="minorEastAsia" w:hAnsiTheme="majorHAnsi" w:cstheme="majorHAnsi"/>
            <w:color w:val="313131"/>
            <w:lang w:val="en-GB"/>
            <w:rPrChange w:id="1447" w:author="Pham Thanh" w:date="2018-07-18T16:42:00Z">
              <w:rPr>
                <w:rFonts w:ascii="Georgia" w:hAnsi="Georgia"/>
                <w:color w:val="4E443C"/>
                <w:sz w:val="21"/>
                <w:szCs w:val="21"/>
              </w:rPr>
            </w:rPrChange>
          </w:rPr>
          <w:t>n ch</w:t>
        </w:r>
        <w:r w:rsidRPr="00000263">
          <w:rPr>
            <w:rFonts w:asciiTheme="majorHAnsi" w:eastAsiaTheme="minorEastAsia" w:hAnsiTheme="majorHAnsi" w:cstheme="majorHAnsi"/>
            <w:color w:val="313131"/>
            <w:lang w:val="en-GB"/>
            <w:rPrChange w:id="1448"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449" w:author="Pham Thanh" w:date="2018-07-18T16:42:00Z">
              <w:rPr>
                <w:rFonts w:ascii="Georgia" w:hAnsi="Georgia"/>
                <w:color w:val="4E443C"/>
                <w:sz w:val="21"/>
                <w:szCs w:val="21"/>
              </w:rPr>
            </w:rPrChange>
          </w:rPr>
          <w:t>a c</w:t>
        </w:r>
        <w:r w:rsidRPr="00000263">
          <w:rPr>
            <w:rFonts w:asciiTheme="majorHAnsi" w:eastAsiaTheme="minorEastAsia" w:hAnsiTheme="majorHAnsi" w:cstheme="majorHAnsi"/>
            <w:color w:val="313131"/>
            <w:lang w:val="en-GB"/>
            <w:rPrChange w:id="1450"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51" w:author="Pham Thanh" w:date="2018-07-18T16:42:00Z">
              <w:rPr>
                <w:rFonts w:ascii="Georgia" w:hAnsi="Georgia"/>
                <w:color w:val="4E443C"/>
                <w:sz w:val="21"/>
                <w:szCs w:val="21"/>
              </w:rPr>
            </w:rPrChange>
          </w:rPr>
          <w:t xml:space="preserve"> g</w:t>
        </w:r>
        <w:r w:rsidRPr="00000263">
          <w:rPr>
            <w:rFonts w:asciiTheme="majorHAnsi" w:eastAsiaTheme="minorEastAsia" w:hAnsiTheme="majorHAnsi" w:cstheme="majorHAnsi"/>
            <w:color w:val="313131"/>
            <w:lang w:val="en-GB"/>
            <w:rPrChange w:id="1452" w:author="Pham Thanh" w:date="2018-07-18T16:42:00Z">
              <w:rPr>
                <w:rFonts w:ascii="Georgia" w:hAnsi="Georgia" w:cs="Georgia"/>
                <w:color w:val="4E443C"/>
                <w:sz w:val="21"/>
                <w:szCs w:val="21"/>
              </w:rPr>
            </w:rPrChange>
          </w:rPr>
          <w:t>ì</w:t>
        </w:r>
        <w:r w:rsidRPr="00000263">
          <w:rPr>
            <w:rFonts w:asciiTheme="majorHAnsi" w:eastAsiaTheme="minorEastAsia" w:hAnsiTheme="majorHAnsi" w:cstheme="majorHAnsi"/>
            <w:color w:val="313131"/>
            <w:lang w:val="en-GB"/>
            <w:rPrChange w:id="1453" w:author="Pham Thanh" w:date="2018-07-18T16:42:00Z">
              <w:rPr>
                <w:rFonts w:ascii="Georgia" w:hAnsi="Georgia"/>
                <w:color w:val="4E443C"/>
                <w:sz w:val="21"/>
                <w:szCs w:val="21"/>
              </w:rPr>
            </w:rPrChange>
          </w:rPr>
          <w:t xml:space="preserve"> trong d</w:t>
        </w:r>
        <w:r w:rsidRPr="00000263">
          <w:rPr>
            <w:rFonts w:asciiTheme="majorHAnsi" w:eastAsiaTheme="minorEastAsia" w:hAnsiTheme="majorHAnsi" w:cstheme="majorHAnsi"/>
            <w:color w:val="313131"/>
            <w:lang w:val="en-GB"/>
            <w:rPrChange w:id="1454"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455"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456"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57"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458"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459" w:author="Pham Thanh" w:date="2018-07-18T16:42:00Z">
              <w:rPr>
                <w:rFonts w:ascii="Georgia" w:hAnsi="Georgia"/>
                <w:color w:val="4E443C"/>
                <w:sz w:val="21"/>
                <w:szCs w:val="21"/>
              </w:rPr>
            </w:rPrChange>
          </w:rPr>
          <w:t>a b</w:t>
        </w:r>
        <w:r w:rsidRPr="00000263">
          <w:rPr>
            <w:rFonts w:asciiTheme="majorHAnsi" w:eastAsiaTheme="minorEastAsia" w:hAnsiTheme="majorHAnsi" w:cstheme="majorHAnsi"/>
            <w:color w:val="313131"/>
            <w:lang w:val="en-GB"/>
            <w:rPrChange w:id="1460"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61" w:author="Pham Thanh" w:date="2018-07-18T16:42:00Z">
              <w:rPr>
                <w:rFonts w:ascii="Georgia" w:hAnsi="Georgia"/>
                <w:color w:val="4E443C"/>
                <w:sz w:val="21"/>
                <w:szCs w:val="21"/>
              </w:rPr>
            </w:rPrChange>
          </w:rPr>
          <w:t xml:space="preserve">n </w:t>
        </w:r>
        <w:r w:rsidRPr="00000263">
          <w:rPr>
            <w:rFonts w:asciiTheme="majorHAnsi" w:eastAsiaTheme="minorEastAsia" w:hAnsiTheme="majorHAnsi" w:cstheme="majorHAnsi"/>
            <w:color w:val="313131"/>
            <w:lang w:val="en-GB"/>
            <w:rPrChange w:id="1462"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63" w:author="Pham Thanh" w:date="2018-07-18T16:42:00Z">
              <w:rPr>
                <w:rFonts w:ascii="Cambria" w:hAnsi="Cambria" w:cs="Cambria"/>
                <w:color w:val="4E443C"/>
                <w:sz w:val="21"/>
                <w:szCs w:val="21"/>
              </w:rPr>
            </w:rPrChange>
          </w:rPr>
          <w:t>ượ</w:t>
        </w:r>
        <w:r w:rsidRPr="00000263">
          <w:rPr>
            <w:rFonts w:asciiTheme="majorHAnsi" w:eastAsiaTheme="minorEastAsia" w:hAnsiTheme="majorHAnsi" w:cstheme="majorHAnsi"/>
            <w:color w:val="313131"/>
            <w:lang w:val="en-GB"/>
            <w:rPrChange w:id="1464" w:author="Pham Thanh" w:date="2018-07-18T16:42:00Z">
              <w:rPr>
                <w:rFonts w:ascii="Georgia" w:hAnsi="Georgia"/>
                <w:color w:val="4E443C"/>
                <w:sz w:val="21"/>
                <w:szCs w:val="21"/>
              </w:rPr>
            </w:rPrChange>
          </w:rPr>
          <w:t>c theo d</w:t>
        </w:r>
        <w:r w:rsidRPr="00000263">
          <w:rPr>
            <w:rFonts w:asciiTheme="majorHAnsi" w:eastAsiaTheme="minorEastAsia" w:hAnsiTheme="majorHAnsi" w:cstheme="majorHAnsi"/>
            <w:color w:val="313131"/>
            <w:lang w:val="en-GB"/>
            <w:rPrChange w:id="1465"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466" w:author="Pham Thanh" w:date="2018-07-18T16:42:00Z">
              <w:rPr>
                <w:rFonts w:ascii="Georgia" w:hAnsi="Georgia"/>
                <w:color w:val="4E443C"/>
                <w:sz w:val="21"/>
                <w:szCs w:val="21"/>
              </w:rPr>
            </w:rPrChange>
          </w:rPr>
          <w:t>i (track) h</w:t>
        </w:r>
        <w:r w:rsidRPr="00000263">
          <w:rPr>
            <w:rFonts w:asciiTheme="majorHAnsi" w:eastAsiaTheme="minorEastAsia" w:hAnsiTheme="majorHAnsi" w:cstheme="majorHAnsi"/>
            <w:color w:val="313131"/>
            <w:lang w:val="en-GB"/>
            <w:rPrChange w:id="1467"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68" w:author="Pham Thanh" w:date="2018-07-18T16:42:00Z">
              <w:rPr>
                <w:rFonts w:ascii="Georgia" w:hAnsi="Georgia"/>
                <w:color w:val="4E443C"/>
                <w:sz w:val="21"/>
                <w:szCs w:val="21"/>
              </w:rPr>
            </w:rPrChange>
          </w:rPr>
          <w:t xml:space="preserve">t. </w:t>
        </w:r>
      </w:ins>
    </w:p>
    <w:p w:rsidR="00000263" w:rsidRDefault="00000263" w:rsidP="00000263">
      <w:pPr>
        <w:pStyle w:val="NormalWeb"/>
        <w:shd w:val="clear" w:color="auto" w:fill="FCFCFA"/>
        <w:spacing w:before="0" w:beforeAutospacing="0" w:after="0" w:afterAutospacing="0" w:line="330" w:lineRule="atLeast"/>
        <w:rPr>
          <w:ins w:id="1469" w:author="Pham Thanh" w:date="2018-07-18T16:44:00Z"/>
          <w:rFonts w:asciiTheme="majorHAnsi" w:eastAsiaTheme="minorEastAsia" w:hAnsiTheme="majorHAnsi" w:cstheme="majorHAnsi"/>
          <w:color w:val="313131"/>
          <w:lang w:val="en-GB"/>
        </w:rPr>
      </w:pPr>
      <w:ins w:id="1470" w:author="Pham Thanh" w:date="2018-07-18T16:42:00Z">
        <w:r w:rsidRPr="00000263">
          <w:rPr>
            <w:rFonts w:asciiTheme="majorHAnsi" w:eastAsiaTheme="minorEastAsia" w:hAnsiTheme="majorHAnsi" w:cstheme="majorHAnsi"/>
            <w:color w:val="313131"/>
            <w:lang w:val="en-GB"/>
            <w:rPrChange w:id="1471" w:author="Pham Thanh" w:date="2018-07-18T16:42:00Z">
              <w:rPr>
                <w:rFonts w:ascii="Georgia" w:hAnsi="Georgia"/>
                <w:color w:val="4E443C"/>
                <w:sz w:val="21"/>
                <w:szCs w:val="21"/>
              </w:rPr>
            </w:rPrChange>
          </w:rPr>
          <w:t>N</w:t>
        </w:r>
        <w:r w:rsidRPr="00000263">
          <w:rPr>
            <w:rFonts w:asciiTheme="majorHAnsi" w:eastAsiaTheme="minorEastAsia" w:hAnsiTheme="majorHAnsi" w:cstheme="majorHAnsi"/>
            <w:color w:val="313131"/>
            <w:lang w:val="en-GB"/>
            <w:rPrChange w:id="1472"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73" w:author="Pham Thanh" w:date="2018-07-18T16:42:00Z">
              <w:rPr>
                <w:rFonts w:ascii="Georgia" w:hAnsi="Georgia"/>
                <w:color w:val="4E443C"/>
                <w:sz w:val="21"/>
                <w:szCs w:val="21"/>
              </w:rPr>
            </w:rPrChange>
          </w:rPr>
          <w:t>u b</w:t>
        </w:r>
        <w:r w:rsidRPr="00000263">
          <w:rPr>
            <w:rFonts w:asciiTheme="majorHAnsi" w:eastAsiaTheme="minorEastAsia" w:hAnsiTheme="majorHAnsi" w:cstheme="majorHAnsi"/>
            <w:color w:val="313131"/>
            <w:lang w:val="en-GB"/>
            <w:rPrChange w:id="1474"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75"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476"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77" w:author="Pham Thanh" w:date="2018-07-18T16:42:00Z">
              <w:rPr>
                <w:rFonts w:ascii="Georgia" w:hAnsi="Georgia"/>
                <w:color w:val="4E443C"/>
                <w:sz w:val="21"/>
                <w:szCs w:val="21"/>
              </w:rPr>
            </w:rPrChange>
          </w:rPr>
          <w:t>n ki</w:t>
        </w:r>
        <w:r w:rsidRPr="00000263">
          <w:rPr>
            <w:rFonts w:asciiTheme="majorHAnsi" w:eastAsiaTheme="minorEastAsia" w:hAnsiTheme="majorHAnsi" w:cstheme="majorHAnsi"/>
            <w:color w:val="313131"/>
            <w:lang w:val="en-GB"/>
            <w:rPrChange w:id="1478"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79" w:author="Pham Thanh" w:date="2018-07-18T16:42:00Z">
              <w:rPr>
                <w:rFonts w:ascii="Georgia" w:hAnsi="Georgia"/>
                <w:color w:val="4E443C"/>
                <w:sz w:val="21"/>
                <w:szCs w:val="21"/>
              </w:rPr>
            </w:rPrChange>
          </w:rPr>
          <w:t>m so</w:t>
        </w:r>
        <w:r w:rsidRPr="00000263">
          <w:rPr>
            <w:rFonts w:asciiTheme="majorHAnsi" w:eastAsiaTheme="minorEastAsia" w:hAnsiTheme="majorHAnsi" w:cstheme="majorHAnsi"/>
            <w:color w:val="313131"/>
            <w:lang w:val="en-GB"/>
            <w:rPrChange w:id="1480"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81" w:author="Pham Thanh" w:date="2018-07-18T16:42:00Z">
              <w:rPr>
                <w:rFonts w:ascii="Georgia" w:hAnsi="Georgia"/>
                <w:color w:val="4E443C"/>
                <w:sz w:val="21"/>
                <w:szCs w:val="21"/>
              </w:rPr>
            </w:rPrChange>
          </w:rPr>
          <w:t>t phi</w:t>
        </w:r>
        <w:r w:rsidRPr="00000263">
          <w:rPr>
            <w:rFonts w:asciiTheme="majorHAnsi" w:eastAsiaTheme="minorEastAsia" w:hAnsiTheme="majorHAnsi" w:cstheme="majorHAnsi"/>
            <w:color w:val="313131"/>
            <w:lang w:val="en-GB"/>
            <w:rPrChange w:id="1482"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483"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484"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485" w:author="Pham Thanh" w:date="2018-07-18T16:42:00Z">
              <w:rPr>
                <w:rFonts w:ascii="Georgia" w:hAnsi="Georgia"/>
                <w:color w:val="4E443C"/>
                <w:sz w:val="21"/>
                <w:szCs w:val="21"/>
              </w:rPr>
            </w:rPrChange>
          </w:rPr>
          <w:t>n cho c</w:t>
        </w:r>
        <w:r w:rsidRPr="00000263">
          <w:rPr>
            <w:rFonts w:asciiTheme="majorHAnsi" w:eastAsiaTheme="minorEastAsia" w:hAnsiTheme="majorHAnsi" w:cstheme="majorHAnsi"/>
            <w:color w:val="313131"/>
            <w:lang w:val="en-GB"/>
            <w:rPrChange w:id="1486"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87"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88"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89"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490"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91" w:author="Pham Thanh" w:date="2018-07-18T16:42:00Z">
              <w:rPr>
                <w:rFonts w:ascii="Georgia" w:hAnsi="Georgia"/>
                <w:color w:val="4E443C"/>
                <w:sz w:val="21"/>
                <w:szCs w:val="21"/>
              </w:rPr>
            </w:rPrChange>
          </w:rPr>
          <w:t xml:space="preserve"> s</w:t>
        </w:r>
        <w:r w:rsidRPr="00000263">
          <w:rPr>
            <w:rFonts w:asciiTheme="majorHAnsi" w:eastAsiaTheme="minorEastAsia" w:hAnsiTheme="majorHAnsi" w:cstheme="majorHAnsi"/>
            <w:color w:val="313131"/>
            <w:lang w:val="en-GB"/>
            <w:rPrChange w:id="1492" w:author="Pham Thanh" w:date="2018-07-18T16:42:00Z">
              <w:rPr>
                <w:rFonts w:ascii="Cambria" w:hAnsi="Cambria" w:cs="Cambria"/>
                <w:color w:val="4E443C"/>
                <w:sz w:val="21"/>
                <w:szCs w:val="21"/>
              </w:rPr>
            </w:rPrChange>
          </w:rPr>
          <w:t>ẵ</w:t>
        </w:r>
        <w:r w:rsidRPr="00000263">
          <w:rPr>
            <w:rFonts w:asciiTheme="majorHAnsi" w:eastAsiaTheme="minorEastAsia" w:hAnsiTheme="majorHAnsi" w:cstheme="majorHAnsi"/>
            <w:color w:val="313131"/>
            <w:lang w:val="en-GB"/>
            <w:rPrChange w:id="1493"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494"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95"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96"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497"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98" w:author="Pham Thanh" w:date="2018-07-18T16:42:00Z">
              <w:rPr>
                <w:rFonts w:ascii="Georgia" w:hAnsi="Georgia"/>
                <w:color w:val="4E443C"/>
                <w:sz w:val="21"/>
                <w:szCs w:val="21"/>
              </w:rPr>
            </w:rPrChange>
          </w:rPr>
          <w:t>p v</w:t>
        </w:r>
        <w:r w:rsidRPr="00000263">
          <w:rPr>
            <w:rFonts w:asciiTheme="majorHAnsi" w:eastAsiaTheme="minorEastAsia" w:hAnsiTheme="majorHAnsi" w:cstheme="majorHAnsi"/>
            <w:color w:val="313131"/>
            <w:lang w:val="en-GB"/>
            <w:rPrChange w:id="1499"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500" w:author="Pham Thanh" w:date="2018-07-18T16:42:00Z">
              <w:rPr>
                <w:rFonts w:ascii="Georgia" w:hAnsi="Georgia"/>
                <w:color w:val="4E443C"/>
                <w:sz w:val="21"/>
                <w:szCs w:val="21"/>
              </w:rPr>
            </w:rPrChange>
          </w:rPr>
          <w:t>i m</w:t>
        </w:r>
        <w:r w:rsidRPr="00000263">
          <w:rPr>
            <w:rFonts w:asciiTheme="majorHAnsi" w:eastAsiaTheme="minorEastAsia" w:hAnsiTheme="majorHAnsi" w:cstheme="majorHAnsi"/>
            <w:color w:val="313131"/>
            <w:lang w:val="en-GB"/>
            <w:rPrChange w:id="1501"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502"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503"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504"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505"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506" w:author="Pham Thanh" w:date="2018-07-18T16:42:00Z">
              <w:rPr>
                <w:rFonts w:ascii="Georgia" w:hAnsi="Georgia"/>
                <w:color w:val="4E443C"/>
                <w:sz w:val="21"/>
                <w:szCs w:val="21"/>
              </w:rPr>
            </w:rPrChange>
          </w:rPr>
          <w:t>c tr</w:t>
        </w:r>
        <w:r w:rsidRPr="00000263">
          <w:rPr>
            <w:rFonts w:asciiTheme="majorHAnsi" w:eastAsiaTheme="minorEastAsia" w:hAnsiTheme="majorHAnsi" w:cstheme="majorHAnsi"/>
            <w:color w:val="313131"/>
            <w:lang w:val="en-GB"/>
            <w:rPrChange w:id="1507"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508" w:author="Pham Thanh" w:date="2018-07-18T16:42:00Z">
              <w:rPr>
                <w:rFonts w:ascii="Georgia" w:hAnsi="Georgia"/>
                <w:color w:val="4E443C"/>
                <w:sz w:val="21"/>
                <w:szCs w:val="21"/>
              </w:rPr>
            </w:rPrChange>
          </w:rPr>
          <w:t>ng), ch</w:t>
        </w:r>
        <w:r w:rsidRPr="00000263">
          <w:rPr>
            <w:rFonts w:asciiTheme="majorHAnsi" w:eastAsiaTheme="minorEastAsia" w:hAnsiTheme="majorHAnsi" w:cstheme="majorHAnsi"/>
            <w:color w:val="313131"/>
            <w:lang w:val="en-GB"/>
            <w:rPrChange w:id="1509"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10" w:author="Pham Thanh" w:date="2018-07-18T16:42:00Z">
              <w:rPr>
                <w:rFonts w:ascii="Georgia" w:hAnsi="Georgia"/>
                <w:color w:val="4E443C"/>
                <w:sz w:val="21"/>
                <w:szCs w:val="21"/>
              </w:rPr>
            </w:rPrChange>
          </w:rPr>
          <w:t>c ch</w:t>
        </w:r>
        <w:r w:rsidRPr="00000263">
          <w:rPr>
            <w:rFonts w:asciiTheme="majorHAnsi" w:eastAsiaTheme="minorEastAsia" w:hAnsiTheme="majorHAnsi" w:cstheme="majorHAnsi"/>
            <w:color w:val="313131"/>
            <w:lang w:val="en-GB"/>
            <w:rPrChange w:id="1511"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12"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513"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14" w:author="Pham Thanh" w:date="2018-07-18T16:42:00Z">
              <w:rPr>
                <w:rFonts w:ascii="Georgia" w:hAnsi="Georgia"/>
                <w:color w:val="4E443C"/>
                <w:sz w:val="21"/>
                <w:szCs w:val="21"/>
              </w:rPr>
            </w:rPrChange>
          </w:rPr>
          <w:t>n n</w:t>
        </w:r>
        <w:r w:rsidRPr="00000263">
          <w:rPr>
            <w:rFonts w:asciiTheme="majorHAnsi" w:eastAsiaTheme="minorEastAsia" w:hAnsiTheme="majorHAnsi" w:cstheme="majorHAnsi"/>
            <w:color w:val="313131"/>
            <w:lang w:val="en-GB"/>
            <w:rPrChange w:id="1515"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516"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517"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18" w:author="Pham Thanh" w:date="2018-07-18T16:42:00Z">
              <w:rPr>
                <w:rFonts w:ascii="Georgia" w:hAnsi="Georgia"/>
                <w:color w:val="4E443C"/>
                <w:sz w:val="21"/>
                <w:szCs w:val="21"/>
              </w:rPr>
            </w:rPrChange>
          </w:rPr>
          <w:t xml:space="preserve">t </w:t>
        </w:r>
        <w:r w:rsidRPr="00000263">
          <w:rPr>
            <w:rFonts w:asciiTheme="majorHAnsi" w:eastAsiaTheme="minorEastAsia" w:hAnsiTheme="majorHAnsi" w:cstheme="majorHAnsi"/>
            <w:color w:val="313131"/>
            <w:lang w:val="en-GB"/>
            <w:rPrChange w:id="1519"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20"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21" w:author="Pham Thanh" w:date="2018-07-18T16:42:00Z">
              <w:rPr>
                <w:rFonts w:ascii="Georgia" w:hAnsi="Georgia"/>
                <w:color w:val="4E443C"/>
                <w:sz w:val="21"/>
                <w:szCs w:val="21"/>
              </w:rPr>
            </w:rPrChange>
          </w:rPr>
          <w:t>u theo d</w:t>
        </w:r>
        <w:r w:rsidRPr="00000263">
          <w:rPr>
            <w:rFonts w:asciiTheme="majorHAnsi" w:eastAsiaTheme="minorEastAsia" w:hAnsiTheme="majorHAnsi" w:cstheme="majorHAnsi"/>
            <w:color w:val="313131"/>
            <w:lang w:val="en-GB"/>
            <w:rPrChange w:id="1522"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523"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524"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525"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526"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27" w:author="Pham Thanh" w:date="2018-07-18T16:42:00Z">
              <w:rPr>
                <w:rFonts w:ascii="Georgia" w:hAnsi="Georgia"/>
                <w:color w:val="4E443C"/>
                <w:sz w:val="21"/>
                <w:szCs w:val="21"/>
              </w:rPr>
            </w:rPrChange>
          </w:rPr>
          <w:t xml:space="preserve">p tin </w:t>
        </w:r>
        <w:r w:rsidRPr="00000263">
          <w:rPr>
            <w:rFonts w:asciiTheme="majorHAnsi" w:eastAsiaTheme="minorEastAsia" w:hAnsiTheme="majorHAnsi" w:cstheme="majorHAnsi"/>
            <w:color w:val="313131"/>
            <w:lang w:val="en-GB"/>
            <w:rPrChange w:id="1528"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529" w:author="Pham Thanh" w:date="2018-07-18T16:42:00Z">
              <w:rPr>
                <w:rFonts w:ascii="Georgia" w:hAnsi="Georgia"/>
                <w:color w:val="4E443C"/>
                <w:sz w:val="21"/>
                <w:szCs w:val="21"/>
              </w:rPr>
            </w:rPrChange>
          </w:rPr>
          <w:t xml:space="preserve"> v</w:t>
        </w:r>
        <w:r w:rsidRPr="00000263">
          <w:rPr>
            <w:rFonts w:asciiTheme="majorHAnsi" w:eastAsiaTheme="minorEastAsia" w:hAnsiTheme="majorHAnsi" w:cstheme="majorHAnsi"/>
            <w:color w:val="313131"/>
            <w:lang w:val="en-GB"/>
            <w:rPrChange w:id="1530"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31"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532"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533" w:author="Pham Thanh" w:date="2018-07-18T16:42:00Z">
              <w:rPr>
                <w:rFonts w:ascii="Georgia" w:hAnsi="Georgia"/>
                <w:color w:val="4E443C"/>
                <w:sz w:val="21"/>
                <w:szCs w:val="21"/>
              </w:rPr>
            </w:rPrChange>
          </w:rPr>
          <w:t>c hi</w:t>
        </w:r>
        <w:r w:rsidRPr="00000263">
          <w:rPr>
            <w:rFonts w:asciiTheme="majorHAnsi" w:eastAsiaTheme="minorEastAsia" w:hAnsiTheme="majorHAnsi" w:cstheme="majorHAnsi"/>
            <w:color w:val="313131"/>
            <w:lang w:val="en-GB"/>
            <w:rPrChange w:id="1534"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35" w:author="Pham Thanh" w:date="2018-07-18T16:42:00Z">
              <w:rPr>
                <w:rFonts w:ascii="Georgia" w:hAnsi="Georgia"/>
                <w:color w:val="4E443C"/>
                <w:sz w:val="21"/>
                <w:szCs w:val="21"/>
              </w:rPr>
            </w:rPrChange>
          </w:rPr>
          <w:t xml:space="preserve">n commit </w:t>
        </w:r>
        <w:r w:rsidRPr="00000263">
          <w:rPr>
            <w:rFonts w:asciiTheme="majorHAnsi" w:eastAsiaTheme="minorEastAsia" w:hAnsiTheme="majorHAnsi" w:cstheme="majorHAnsi"/>
            <w:color w:val="313131"/>
            <w:lang w:val="en-GB"/>
            <w:rPrChange w:id="1536"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37"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38" w:author="Pham Thanh" w:date="2018-07-18T16:42:00Z">
              <w:rPr>
                <w:rFonts w:ascii="Georgia" w:hAnsi="Georgia"/>
                <w:color w:val="4E443C"/>
                <w:sz w:val="21"/>
                <w:szCs w:val="21"/>
              </w:rPr>
            </w:rPrChange>
          </w:rPr>
          <w:t>u ti</w:t>
        </w:r>
        <w:r w:rsidRPr="00000263">
          <w:rPr>
            <w:rFonts w:asciiTheme="majorHAnsi" w:eastAsiaTheme="minorEastAsia" w:hAnsiTheme="majorHAnsi" w:cstheme="majorHAnsi"/>
            <w:color w:val="313131"/>
            <w:lang w:val="en-GB"/>
            <w:rPrChange w:id="1539"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540" w:author="Pham Thanh" w:date="2018-07-18T16:42:00Z">
              <w:rPr>
                <w:rFonts w:ascii="Georgia" w:hAnsi="Georgia"/>
                <w:color w:val="4E443C"/>
                <w:sz w:val="21"/>
                <w:szCs w:val="21"/>
              </w:rPr>
            </w:rPrChange>
          </w:rPr>
          <w:t>n/kh</w:t>
        </w:r>
        <w:r w:rsidRPr="00000263">
          <w:rPr>
            <w:rFonts w:asciiTheme="majorHAnsi" w:eastAsiaTheme="minorEastAsia" w:hAnsiTheme="majorHAnsi" w:cstheme="majorHAnsi"/>
            <w:color w:val="313131"/>
            <w:lang w:val="en-GB"/>
            <w:rPrChange w:id="1541" w:author="Pham Thanh" w:date="2018-07-18T16:42:00Z">
              <w:rPr>
                <w:rFonts w:ascii="Cambria" w:hAnsi="Cambria" w:cs="Cambria"/>
                <w:color w:val="4E443C"/>
                <w:sz w:val="21"/>
                <w:szCs w:val="21"/>
              </w:rPr>
            </w:rPrChange>
          </w:rPr>
          <w:t>ở</w:t>
        </w:r>
        <w:r w:rsidRPr="00000263">
          <w:rPr>
            <w:rFonts w:asciiTheme="majorHAnsi" w:eastAsiaTheme="minorEastAsia" w:hAnsiTheme="majorHAnsi" w:cstheme="majorHAnsi"/>
            <w:color w:val="313131"/>
            <w:lang w:val="en-GB"/>
            <w:rPrChange w:id="1542" w:author="Pham Thanh" w:date="2018-07-18T16:42:00Z">
              <w:rPr>
                <w:rFonts w:ascii="Georgia" w:hAnsi="Georgia"/>
                <w:color w:val="4E443C"/>
                <w:sz w:val="21"/>
                <w:szCs w:val="21"/>
              </w:rPr>
            </w:rPrChange>
          </w:rPr>
          <w:t>i t</w:t>
        </w:r>
        <w:r w:rsidRPr="00000263">
          <w:rPr>
            <w:rFonts w:asciiTheme="majorHAnsi" w:eastAsiaTheme="minorEastAsia" w:hAnsiTheme="majorHAnsi" w:cstheme="majorHAnsi"/>
            <w:color w:val="313131"/>
            <w:lang w:val="en-GB"/>
            <w:rPrChange w:id="1543" w:author="Pham Thanh" w:date="2018-07-18T16:42:00Z">
              <w:rPr>
                <w:rFonts w:ascii="Cambria" w:hAnsi="Cambria" w:cs="Cambria"/>
                <w:color w:val="4E443C"/>
                <w:sz w:val="21"/>
                <w:szCs w:val="21"/>
              </w:rPr>
            </w:rPrChange>
          </w:rPr>
          <w:t xml:space="preserve">ạo (initial </w:t>
        </w:r>
        <w:r w:rsidRPr="00000263">
          <w:rPr>
            <w:rFonts w:asciiTheme="majorHAnsi" w:eastAsiaTheme="minorEastAsia" w:hAnsiTheme="majorHAnsi" w:cstheme="majorHAnsi"/>
            <w:color w:val="313131"/>
            <w:lang w:val="en-GB"/>
            <w:rPrChange w:id="1544" w:author="Pham Thanh" w:date="2018-07-18T16:42:00Z">
              <w:rPr>
                <w:rFonts w:ascii="Georgia" w:hAnsi="Georgia"/>
                <w:color w:val="4E443C"/>
                <w:sz w:val="21"/>
                <w:szCs w:val="21"/>
              </w:rPr>
            </w:rPrChange>
          </w:rPr>
          <w:t>commit). B</w:t>
        </w:r>
        <w:r w:rsidRPr="00000263">
          <w:rPr>
            <w:rFonts w:asciiTheme="majorHAnsi" w:eastAsiaTheme="minorEastAsia" w:hAnsiTheme="majorHAnsi" w:cstheme="majorHAnsi"/>
            <w:color w:val="313131"/>
            <w:lang w:val="en-GB"/>
            <w:rPrChange w:id="1545"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46"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547"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548"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549"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550" w:author="Pham Thanh" w:date="2018-07-18T16:42:00Z">
              <w:rPr>
                <w:rFonts w:ascii="Georgia" w:hAnsi="Georgia"/>
                <w:color w:val="4E443C"/>
                <w:sz w:val="21"/>
                <w:szCs w:val="21"/>
              </w:rPr>
            </w:rPrChange>
          </w:rPr>
          <w:t xml:space="preserve"> ho</w:t>
        </w:r>
        <w:r w:rsidRPr="00000263">
          <w:rPr>
            <w:rFonts w:asciiTheme="majorHAnsi" w:eastAsiaTheme="minorEastAsia" w:hAnsiTheme="majorHAnsi" w:cstheme="majorHAnsi"/>
            <w:color w:val="313131"/>
            <w:lang w:val="en-GB"/>
            <w:rPrChange w:id="1551"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52" w:author="Pham Thanh" w:date="2018-07-18T16:42:00Z">
              <w:rPr>
                <w:rFonts w:ascii="Georgia" w:hAnsi="Georgia"/>
                <w:color w:val="4E443C"/>
                <w:sz w:val="21"/>
                <w:szCs w:val="21"/>
              </w:rPr>
            </w:rPrChange>
          </w:rPr>
          <w:t>n th</w:t>
        </w:r>
        <w:r w:rsidRPr="00000263">
          <w:rPr>
            <w:rFonts w:asciiTheme="majorHAnsi" w:eastAsiaTheme="minorEastAsia" w:hAnsiTheme="majorHAnsi" w:cstheme="majorHAnsi"/>
            <w:color w:val="313131"/>
            <w:lang w:val="en-GB"/>
            <w:rPrChange w:id="1553"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54" w:author="Pham Thanh" w:date="2018-07-18T16:42:00Z">
              <w:rPr>
                <w:rFonts w:ascii="Georgia" w:hAnsi="Georgia"/>
                <w:color w:val="4E443C"/>
                <w:sz w:val="21"/>
                <w:szCs w:val="21"/>
              </w:rPr>
            </w:rPrChange>
          </w:rPr>
          <w:t>nh vi</w:t>
        </w:r>
        <w:r w:rsidRPr="00000263">
          <w:rPr>
            <w:rFonts w:asciiTheme="majorHAnsi" w:eastAsiaTheme="minorEastAsia" w:hAnsiTheme="majorHAnsi" w:cstheme="majorHAnsi"/>
            <w:color w:val="313131"/>
            <w:lang w:val="en-GB"/>
            <w:rPrChange w:id="1555"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56"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557"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58" w:author="Pham Thanh" w:date="2018-07-18T16:42:00Z">
              <w:rPr>
                <w:rFonts w:ascii="Georgia" w:hAnsi="Georgia"/>
                <w:color w:val="4E443C"/>
                <w:sz w:val="21"/>
                <w:szCs w:val="21"/>
              </w:rPr>
            </w:rPrChange>
          </w:rPr>
          <w:t>y b</w:t>
        </w:r>
        <w:r w:rsidRPr="00000263">
          <w:rPr>
            <w:rFonts w:asciiTheme="majorHAnsi" w:eastAsiaTheme="minorEastAsia" w:hAnsiTheme="majorHAnsi" w:cstheme="majorHAnsi"/>
            <w:color w:val="313131"/>
            <w:lang w:val="en-GB"/>
            <w:rPrChange w:id="1559" w:author="Pham Thanh" w:date="2018-07-18T16:42:00Z">
              <w:rPr>
                <w:rFonts w:ascii="Cambria" w:hAnsi="Cambria" w:cs="Cambria"/>
                <w:color w:val="4E443C"/>
                <w:sz w:val="21"/>
                <w:szCs w:val="21"/>
              </w:rPr>
            </w:rPrChange>
          </w:rPr>
          <w:t>ằ</w:t>
        </w:r>
        <w:r w:rsidRPr="00000263">
          <w:rPr>
            <w:rFonts w:asciiTheme="majorHAnsi" w:eastAsiaTheme="minorEastAsia" w:hAnsiTheme="majorHAnsi" w:cstheme="majorHAnsi"/>
            <w:color w:val="313131"/>
            <w:lang w:val="en-GB"/>
            <w:rPrChange w:id="1560" w:author="Pham Thanh" w:date="2018-07-18T16:42:00Z">
              <w:rPr>
                <w:rFonts w:ascii="Georgia" w:hAnsi="Georgia"/>
                <w:color w:val="4E443C"/>
                <w:sz w:val="21"/>
                <w:szCs w:val="21"/>
              </w:rPr>
            </w:rPrChange>
          </w:rPr>
          <w:t>ng cách ch</w:t>
        </w:r>
        <w:r w:rsidRPr="00000263">
          <w:rPr>
            <w:rFonts w:asciiTheme="majorHAnsi" w:eastAsiaTheme="minorEastAsia" w:hAnsiTheme="majorHAnsi" w:cstheme="majorHAnsi"/>
            <w:color w:val="313131"/>
            <w:lang w:val="en-GB"/>
            <w:rPrChange w:id="1561" w:author="Pham Thanh" w:date="2018-07-18T16:42:00Z">
              <w:rPr>
                <w:rFonts w:ascii="Cambria" w:hAnsi="Cambria" w:cs="Cambria"/>
                <w:color w:val="4E443C"/>
                <w:sz w:val="21"/>
                <w:szCs w:val="21"/>
              </w:rPr>
            </w:rPrChange>
          </w:rPr>
          <w:t>ỉ</w:t>
        </w:r>
        <w:r w:rsidRPr="00000263">
          <w:rPr>
            <w:rFonts w:asciiTheme="majorHAnsi" w:eastAsiaTheme="minorEastAsia" w:hAnsiTheme="majorHAnsi" w:cstheme="majorHAnsi"/>
            <w:color w:val="313131"/>
            <w:lang w:val="en-GB"/>
            <w:rPrChange w:id="1562"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563"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64" w:author="Pham Thanh" w:date="2018-07-18T16:42:00Z">
              <w:rPr>
                <w:rFonts w:ascii="Cambria" w:hAnsi="Cambria" w:cs="Cambria"/>
                <w:color w:val="4E443C"/>
                <w:sz w:val="21"/>
                <w:szCs w:val="21"/>
              </w:rPr>
            </w:rPrChange>
          </w:rPr>
          <w:t>ị</w:t>
        </w:r>
        <w:r w:rsidRPr="00000263">
          <w:rPr>
            <w:rFonts w:asciiTheme="majorHAnsi" w:eastAsiaTheme="minorEastAsia" w:hAnsiTheme="majorHAnsi" w:cstheme="majorHAnsi"/>
            <w:color w:val="313131"/>
            <w:lang w:val="en-GB"/>
            <w:rPrChange w:id="1565" w:author="Pham Thanh" w:date="2018-07-18T16:42:00Z">
              <w:rPr>
                <w:rFonts w:ascii="Georgia" w:hAnsi="Georgia"/>
                <w:color w:val="4E443C"/>
                <w:sz w:val="21"/>
                <w:szCs w:val="21"/>
              </w:rPr>
            </w:rPrChange>
          </w:rPr>
          <w:t>nh t</w:t>
        </w:r>
        <w:r w:rsidRPr="00000263">
          <w:rPr>
            <w:rFonts w:asciiTheme="majorHAnsi" w:eastAsiaTheme="minorEastAsia" w:hAnsiTheme="majorHAnsi" w:cstheme="majorHAnsi"/>
            <w:color w:val="313131"/>
            <w:lang w:val="en-GB"/>
            <w:rPrChange w:id="1566"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67" w:author="Pham Thanh" w:date="2018-07-18T16:42:00Z">
              <w:rPr>
                <w:rFonts w:ascii="Georgia" w:hAnsi="Georgia"/>
                <w:color w:val="4E443C"/>
                <w:sz w:val="21"/>
                <w:szCs w:val="21"/>
              </w:rPr>
            </w:rPrChange>
          </w:rPr>
          <w:t>p tin b</w:t>
        </w:r>
        <w:r w:rsidRPr="00000263">
          <w:rPr>
            <w:rFonts w:asciiTheme="majorHAnsi" w:eastAsiaTheme="minorEastAsia" w:hAnsiTheme="majorHAnsi" w:cstheme="majorHAnsi"/>
            <w:color w:val="313131"/>
            <w:lang w:val="en-GB"/>
            <w:rPrChange w:id="1568"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69"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570"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571" w:author="Pham Thanh" w:date="2018-07-18T16:42:00Z">
              <w:rPr>
                <w:rFonts w:ascii="Georgia" w:hAnsi="Georgia"/>
                <w:color w:val="4E443C"/>
                <w:sz w:val="21"/>
                <w:szCs w:val="21"/>
              </w:rPr>
            </w:rPrChange>
          </w:rPr>
          <w:t>n theo d</w:t>
        </w:r>
        <w:r w:rsidRPr="00000263">
          <w:rPr>
            <w:rFonts w:asciiTheme="majorHAnsi" w:eastAsiaTheme="minorEastAsia" w:hAnsiTheme="majorHAnsi" w:cstheme="majorHAnsi"/>
            <w:color w:val="313131"/>
            <w:lang w:val="en-GB"/>
            <w:rPrChange w:id="1572"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573" w:author="Pham Thanh" w:date="2018-07-18T16:42:00Z">
              <w:rPr>
                <w:rFonts w:ascii="Georgia" w:hAnsi="Georgia"/>
                <w:color w:val="4E443C"/>
                <w:sz w:val="21"/>
                <w:szCs w:val="21"/>
              </w:rPr>
            </w:rPrChange>
          </w:rPr>
          <w:t>i trong m</w:t>
        </w:r>
        <w:r w:rsidRPr="00000263">
          <w:rPr>
            <w:rFonts w:asciiTheme="majorHAnsi" w:eastAsiaTheme="minorEastAsia" w:hAnsiTheme="majorHAnsi" w:cstheme="majorHAnsi"/>
            <w:color w:val="313131"/>
            <w:lang w:val="en-GB"/>
            <w:rPrChange w:id="1574" w:author="Pham Thanh" w:date="2018-07-18T16:42:00Z">
              <w:rPr>
                <w:rFonts w:ascii="Cambria" w:hAnsi="Cambria" w:cs="Cambria"/>
                <w:color w:val="4E443C"/>
                <w:sz w:val="21"/>
                <w:szCs w:val="21"/>
              </w:rPr>
            </w:rPrChange>
          </w:rPr>
          <w:t>ỗ</w:t>
        </w:r>
        <w:r w:rsidRPr="00000263">
          <w:rPr>
            <w:rFonts w:asciiTheme="majorHAnsi" w:eastAsiaTheme="minorEastAsia" w:hAnsiTheme="majorHAnsi" w:cstheme="majorHAnsi"/>
            <w:color w:val="313131"/>
            <w:lang w:val="en-GB"/>
            <w:rPrChange w:id="1575"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576"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77" w:author="Pham Thanh" w:date="2018-07-18T16:42:00Z">
              <w:rPr>
                <w:rFonts w:ascii="Georgia" w:hAnsi="Georgia"/>
                <w:color w:val="4E443C"/>
                <w:sz w:val="21"/>
                <w:szCs w:val="21"/>
              </w:rPr>
            </w:rPrChange>
          </w:rPr>
          <w:t>n commit s</w:t>
        </w:r>
        <w:r w:rsidRPr="00000263">
          <w:rPr>
            <w:rFonts w:asciiTheme="majorHAnsi" w:eastAsiaTheme="minorEastAsia" w:hAnsiTheme="majorHAnsi" w:cstheme="majorHAnsi"/>
            <w:color w:val="313131"/>
            <w:lang w:val="en-GB"/>
            <w:rPrChange w:id="1578" w:author="Pham Thanh" w:date="2018-07-18T16:42:00Z">
              <w:rPr>
                <w:rFonts w:ascii="Cambria" w:hAnsi="Cambria" w:cs="Cambria"/>
                <w:color w:val="4E443C"/>
                <w:sz w:val="21"/>
                <w:szCs w:val="21"/>
              </w:rPr>
            </w:rPrChange>
          </w:rPr>
          <w:t>ử</w:t>
        </w:r>
        <w:r w:rsidRPr="00000263">
          <w:rPr>
            <w:rFonts w:asciiTheme="majorHAnsi" w:eastAsiaTheme="minorEastAsia" w:hAnsiTheme="majorHAnsi" w:cstheme="majorHAnsi"/>
            <w:color w:val="313131"/>
            <w:lang w:val="en-GB"/>
            <w:rPrChange w:id="1579" w:author="Pham Thanh" w:date="2018-07-18T16:42:00Z">
              <w:rPr>
                <w:rFonts w:ascii="Georgia" w:hAnsi="Georgia"/>
                <w:color w:val="4E443C"/>
                <w:sz w:val="21"/>
                <w:szCs w:val="21"/>
              </w:rPr>
            </w:rPrChange>
          </w:rPr>
          <w:t xml:space="preserve"> d</w:t>
        </w:r>
        <w:r w:rsidRPr="00000263">
          <w:rPr>
            <w:rFonts w:asciiTheme="majorHAnsi" w:eastAsiaTheme="minorEastAsia" w:hAnsiTheme="majorHAnsi" w:cstheme="majorHAnsi"/>
            <w:color w:val="313131"/>
            <w:lang w:val="en-GB"/>
            <w:rPrChange w:id="1580"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581"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582" w:author="Pham Thanh" w:date="2018-07-18T16:42:00Z">
              <w:rPr>
                <w:rFonts w:ascii="Georgia" w:hAnsi="Georgia" w:cs="Georgia"/>
                <w:color w:val="4E443C"/>
                <w:sz w:val="21"/>
                <w:szCs w:val="21"/>
              </w:rPr>
            </w:rPrChange>
          </w:rPr>
          <w:t>â</w:t>
        </w:r>
        <w:r w:rsidRPr="00000263">
          <w:rPr>
            <w:rFonts w:asciiTheme="majorHAnsi" w:eastAsiaTheme="minorEastAsia" w:hAnsiTheme="majorHAnsi" w:cstheme="majorHAnsi"/>
            <w:color w:val="313131"/>
            <w:lang w:val="en-GB"/>
            <w:rPrChange w:id="1583" w:author="Pham Thanh" w:date="2018-07-18T16:42:00Z">
              <w:rPr>
                <w:rFonts w:ascii="Georgia" w:hAnsi="Georgia"/>
                <w:color w:val="4E443C"/>
                <w:sz w:val="21"/>
                <w:szCs w:val="21"/>
              </w:rPr>
            </w:rPrChange>
          </w:rPr>
          <w:t>u l</w:t>
        </w:r>
        <w:r w:rsidRPr="00000263">
          <w:rPr>
            <w:rFonts w:asciiTheme="majorHAnsi" w:eastAsiaTheme="minorEastAsia" w:hAnsiTheme="majorHAnsi" w:cstheme="majorHAnsi"/>
            <w:color w:val="313131"/>
            <w:lang w:val="en-GB"/>
            <w:rPrChange w:id="1584"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85" w:author="Pham Thanh" w:date="2018-07-18T16:42:00Z">
              <w:rPr>
                <w:rFonts w:ascii="Georgia" w:hAnsi="Georgia"/>
                <w:color w:val="4E443C"/>
                <w:sz w:val="21"/>
                <w:szCs w:val="21"/>
              </w:rPr>
            </w:rPrChange>
          </w:rPr>
          <w:t>nh </w:t>
        </w:r>
        <w:r w:rsidRPr="00000263">
          <w:rPr>
            <w:rFonts w:asciiTheme="majorHAnsi" w:eastAsiaTheme="minorEastAsia" w:hAnsiTheme="majorHAnsi" w:cstheme="majorHAnsi"/>
            <w:color w:val="313131"/>
            <w:lang w:val="en-GB"/>
            <w:rPrChange w:id="1586" w:author="Pham Thanh" w:date="2018-07-18T16:42:00Z">
              <w:rPr>
                <w:rStyle w:val="HTMLCode"/>
                <w:rFonts w:ascii="Courier" w:hAnsi="Courier"/>
                <w:color w:val="F14E32"/>
                <w:sz w:val="21"/>
                <w:szCs w:val="21"/>
                <w:bdr w:val="single" w:sz="6" w:space="1" w:color="EFEEE6" w:frame="1"/>
                <w:shd w:val="clear" w:color="auto" w:fill="FFFFFF"/>
              </w:rPr>
            </w:rPrChange>
          </w:rPr>
          <w:t>git add</w:t>
        </w:r>
        <w:r w:rsidRPr="00000263">
          <w:rPr>
            <w:rFonts w:asciiTheme="majorHAnsi" w:eastAsiaTheme="minorEastAsia" w:hAnsiTheme="majorHAnsi" w:cstheme="majorHAnsi"/>
            <w:color w:val="313131"/>
            <w:lang w:val="en-GB"/>
            <w:rPrChange w:id="1587" w:author="Pham Thanh" w:date="2018-07-18T16:42:00Z">
              <w:rPr>
                <w:rFonts w:ascii="Georgia" w:hAnsi="Georgia"/>
                <w:color w:val="4E443C"/>
                <w:sz w:val="21"/>
                <w:szCs w:val="21"/>
              </w:rPr>
            </w:rPrChange>
          </w:rPr>
          <w:t>:</w:t>
        </w:r>
      </w:ins>
    </w:p>
    <w:p w:rsidR="00000263" w:rsidRPr="00000263" w:rsidRDefault="00000263" w:rsidP="00000263">
      <w:pPr>
        <w:pStyle w:val="NormalWeb"/>
        <w:shd w:val="clear" w:color="auto" w:fill="FCFCFA"/>
        <w:spacing w:before="0" w:beforeAutospacing="0" w:after="0" w:afterAutospacing="0" w:line="330" w:lineRule="atLeast"/>
        <w:rPr>
          <w:ins w:id="1588" w:author="Pham Thanh" w:date="2018-07-18T16:42:00Z"/>
          <w:rFonts w:asciiTheme="majorHAnsi" w:eastAsiaTheme="minorEastAsia" w:hAnsiTheme="majorHAnsi" w:cstheme="majorHAnsi"/>
          <w:color w:val="313131"/>
          <w:lang w:val="en-GB"/>
          <w:rPrChange w:id="1589" w:author="Pham Thanh" w:date="2018-07-18T16:42:00Z">
            <w:rPr>
              <w:ins w:id="1590" w:author="Pham Thanh" w:date="2018-07-18T16:42:00Z"/>
              <w:rFonts w:ascii="Georgia" w:hAnsi="Georgia"/>
              <w:color w:val="4E443C"/>
              <w:sz w:val="21"/>
              <w:szCs w:val="21"/>
            </w:rPr>
          </w:rPrChange>
        </w:rPr>
      </w:pPr>
    </w:p>
    <w:p w:rsidR="00000263" w:rsidRPr="00000263" w:rsidRDefault="00000263">
      <w:pPr>
        <w:pBdr>
          <w:top w:val="single" w:sz="4" w:space="1" w:color="auto"/>
          <w:left w:val="single" w:sz="4" w:space="4" w:color="auto"/>
          <w:bottom w:val="single" w:sz="4" w:space="1" w:color="auto"/>
          <w:right w:val="single" w:sz="4" w:space="4" w:color="auto"/>
        </w:pBdr>
        <w:rPr>
          <w:ins w:id="1591" w:author="Pham Thanh" w:date="2018-07-18T16:42:00Z"/>
          <w:rFonts w:asciiTheme="majorHAnsi" w:hAnsiTheme="majorHAnsi" w:cstheme="majorHAnsi"/>
          <w:color w:val="313131"/>
          <w:sz w:val="24"/>
          <w:szCs w:val="24"/>
          <w:lang w:val="en-GB"/>
          <w:rPrChange w:id="1592" w:author="Pham Thanh" w:date="2018-07-18T16:42:00Z">
            <w:rPr>
              <w:ins w:id="1593" w:author="Pham Thanh" w:date="2018-07-18T16:42:00Z"/>
              <w:rStyle w:val="HTMLCode"/>
              <w:rFonts w:ascii="Courier" w:hAnsi="Courier"/>
              <w:color w:val="F14E32"/>
              <w:sz w:val="21"/>
              <w:szCs w:val="21"/>
              <w:bdr w:val="single" w:sz="6" w:space="1" w:color="EFEEE6" w:frame="1"/>
              <w:shd w:val="clear" w:color="auto" w:fill="FFFFFF"/>
              <w:lang w:val="en-US"/>
            </w:rPr>
          </w:rPrChange>
        </w:rPr>
        <w:pPrChange w:id="1594"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595" w:author="Pham Thanh" w:date="2018-07-18T16:42:00Z">
        <w:r w:rsidRPr="00000263">
          <w:rPr>
            <w:rFonts w:asciiTheme="majorHAnsi" w:hAnsiTheme="majorHAnsi" w:cstheme="majorHAnsi"/>
            <w:color w:val="313131"/>
            <w:sz w:val="24"/>
            <w:szCs w:val="24"/>
            <w:rPrChange w:id="1596" w:author="Pham Thanh" w:date="2018-07-18T16:42:00Z">
              <w:rPr>
                <w:rStyle w:val="HTMLCode"/>
                <w:rFonts w:ascii="Courier" w:hAnsi="Courier"/>
                <w:color w:val="F14E32"/>
                <w:sz w:val="21"/>
                <w:szCs w:val="21"/>
                <w:bdr w:val="single" w:sz="6" w:space="1" w:color="EFEEE6" w:frame="1"/>
                <w:shd w:val="clear" w:color="auto" w:fill="FFFFFF"/>
              </w:rPr>
            </w:rPrChange>
          </w:rPr>
          <w:t>$ git add *.c</w:t>
        </w:r>
      </w:ins>
    </w:p>
    <w:p w:rsidR="00000263" w:rsidRPr="00000263" w:rsidRDefault="00000263">
      <w:pPr>
        <w:pBdr>
          <w:top w:val="single" w:sz="4" w:space="1" w:color="auto"/>
          <w:left w:val="single" w:sz="4" w:space="4" w:color="auto"/>
          <w:bottom w:val="single" w:sz="4" w:space="1" w:color="auto"/>
          <w:right w:val="single" w:sz="4" w:space="4" w:color="auto"/>
        </w:pBdr>
        <w:rPr>
          <w:ins w:id="1597" w:author="Pham Thanh" w:date="2018-07-18T16:42:00Z"/>
          <w:rFonts w:asciiTheme="majorHAnsi" w:hAnsiTheme="majorHAnsi" w:cstheme="majorHAnsi"/>
          <w:color w:val="313131"/>
          <w:sz w:val="24"/>
          <w:szCs w:val="24"/>
          <w:lang w:val="en-GB"/>
          <w:rPrChange w:id="1598" w:author="Pham Thanh" w:date="2018-07-18T16:42:00Z">
            <w:rPr>
              <w:ins w:id="1599" w:author="Pham Thanh" w:date="2018-07-18T16:42:00Z"/>
              <w:rStyle w:val="HTMLCode"/>
              <w:rFonts w:ascii="Courier" w:hAnsi="Courier"/>
              <w:color w:val="F14E32"/>
              <w:sz w:val="21"/>
              <w:szCs w:val="21"/>
              <w:bdr w:val="single" w:sz="6" w:space="1" w:color="EFEEE6" w:frame="1"/>
              <w:shd w:val="clear" w:color="auto" w:fill="FFFFFF"/>
              <w:lang w:val="en-US"/>
            </w:rPr>
          </w:rPrChange>
        </w:rPr>
        <w:pPrChange w:id="1600"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601" w:author="Pham Thanh" w:date="2018-07-18T16:42:00Z">
        <w:r w:rsidRPr="00000263">
          <w:rPr>
            <w:rFonts w:asciiTheme="majorHAnsi" w:hAnsiTheme="majorHAnsi" w:cstheme="majorHAnsi"/>
            <w:color w:val="313131"/>
            <w:sz w:val="24"/>
            <w:szCs w:val="24"/>
            <w:rPrChange w:id="1602" w:author="Pham Thanh" w:date="2018-07-18T16:42:00Z">
              <w:rPr>
                <w:rStyle w:val="HTMLCode"/>
                <w:rFonts w:ascii="Courier" w:hAnsi="Courier"/>
                <w:color w:val="F14E32"/>
                <w:sz w:val="21"/>
                <w:szCs w:val="21"/>
                <w:bdr w:val="single" w:sz="6" w:space="1" w:color="EFEEE6" w:frame="1"/>
                <w:shd w:val="clear" w:color="auto" w:fill="FFFFFF"/>
              </w:rPr>
            </w:rPrChange>
          </w:rPr>
          <w:t>$ git add README</w:t>
        </w:r>
      </w:ins>
    </w:p>
    <w:p w:rsidR="00000263" w:rsidRPr="00000263" w:rsidRDefault="00000263">
      <w:pPr>
        <w:pBdr>
          <w:top w:val="single" w:sz="4" w:space="1" w:color="auto"/>
          <w:left w:val="single" w:sz="4" w:space="4" w:color="auto"/>
          <w:bottom w:val="single" w:sz="4" w:space="1" w:color="auto"/>
          <w:right w:val="single" w:sz="4" w:space="4" w:color="auto"/>
        </w:pBdr>
        <w:rPr>
          <w:ins w:id="1603" w:author="Pham Thanh" w:date="2018-07-18T16:42:00Z"/>
          <w:rFonts w:asciiTheme="majorHAnsi" w:hAnsiTheme="majorHAnsi" w:cstheme="majorHAnsi"/>
          <w:color w:val="313131"/>
          <w:sz w:val="24"/>
          <w:szCs w:val="24"/>
          <w:rPrChange w:id="1604" w:author="Pham Thanh" w:date="2018-07-18T16:42:00Z">
            <w:rPr>
              <w:ins w:id="1605" w:author="Pham Thanh" w:date="2018-07-18T16:42:00Z"/>
              <w:rFonts w:ascii="Courier" w:hAnsi="Courier"/>
              <w:color w:val="F14E32"/>
              <w:sz w:val="21"/>
              <w:szCs w:val="21"/>
            </w:rPr>
          </w:rPrChange>
        </w:rPr>
        <w:pPrChange w:id="1606"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607" w:author="Pham Thanh" w:date="2018-07-18T16:42:00Z">
        <w:r w:rsidRPr="00000263">
          <w:rPr>
            <w:rFonts w:asciiTheme="majorHAnsi" w:hAnsiTheme="majorHAnsi" w:cstheme="majorHAnsi"/>
            <w:color w:val="313131"/>
            <w:sz w:val="24"/>
            <w:szCs w:val="24"/>
            <w:rPrChange w:id="1608" w:author="Pham Thanh" w:date="2018-07-18T16:42:00Z">
              <w:rPr>
                <w:rStyle w:val="HTMLCode"/>
                <w:rFonts w:ascii="Courier" w:hAnsi="Courier"/>
                <w:color w:val="F14E32"/>
                <w:sz w:val="21"/>
                <w:szCs w:val="21"/>
                <w:bdr w:val="single" w:sz="6" w:space="1" w:color="EFEEE6" w:frame="1"/>
                <w:shd w:val="clear" w:color="auto" w:fill="FFFFFF"/>
              </w:rPr>
            </w:rPrChange>
          </w:rPr>
          <w:t xml:space="preserve">$ git commit -m 'phiên bản </w:t>
        </w:r>
        <w:r w:rsidRPr="00000263">
          <w:rPr>
            <w:rFonts w:asciiTheme="majorHAnsi" w:hAnsiTheme="majorHAnsi" w:cstheme="majorHAnsi" w:hint="eastAsia"/>
            <w:color w:val="313131"/>
            <w:sz w:val="24"/>
            <w:szCs w:val="24"/>
            <w:rPrChange w:id="1609" w:author="Pham Thanh" w:date="2018-07-18T16:42:00Z">
              <w:rPr>
                <w:rStyle w:val="HTMLCode"/>
                <w:rFonts w:ascii="Courier" w:hAnsi="Courier" w:hint="eastAsia"/>
                <w:color w:val="F14E32"/>
                <w:sz w:val="21"/>
                <w:szCs w:val="21"/>
                <w:bdr w:val="single" w:sz="6" w:space="1" w:color="EFEEE6" w:frame="1"/>
                <w:shd w:val="clear" w:color="auto" w:fill="FFFFFF"/>
              </w:rPr>
            </w:rPrChange>
          </w:rPr>
          <w:t>đ</w:t>
        </w:r>
        <w:r w:rsidRPr="00000263">
          <w:rPr>
            <w:rFonts w:asciiTheme="majorHAnsi" w:hAnsiTheme="majorHAnsi" w:cstheme="majorHAnsi"/>
            <w:color w:val="313131"/>
            <w:sz w:val="24"/>
            <w:szCs w:val="24"/>
            <w:rPrChange w:id="1610" w:author="Pham Thanh" w:date="2018-07-18T16:42:00Z">
              <w:rPr>
                <w:rStyle w:val="HTMLCode"/>
                <w:rFonts w:ascii="Courier" w:hAnsi="Courier"/>
                <w:color w:val="F14E32"/>
                <w:sz w:val="21"/>
                <w:szCs w:val="21"/>
                <w:bdr w:val="single" w:sz="6" w:space="1" w:color="EFEEE6" w:frame="1"/>
                <w:shd w:val="clear" w:color="auto" w:fill="FFFFFF"/>
              </w:rPr>
            </w:rPrChange>
          </w:rPr>
          <w:t xml:space="preserve">ầu tiên/khởi tạo của dự </w:t>
        </w:r>
        <w:r w:rsidRPr="00000263">
          <w:rPr>
            <w:rFonts w:asciiTheme="majorHAnsi" w:hAnsiTheme="majorHAnsi" w:cstheme="majorHAnsi" w:hint="eastAsia"/>
            <w:color w:val="313131"/>
            <w:sz w:val="24"/>
            <w:szCs w:val="24"/>
            <w:rPrChange w:id="1611" w:author="Pham Thanh" w:date="2018-07-18T16:42:00Z">
              <w:rPr>
                <w:rStyle w:val="HTMLCode"/>
                <w:rFonts w:ascii="Courier" w:hAnsi="Courier" w:hint="eastAsia"/>
                <w:color w:val="F14E32"/>
                <w:sz w:val="21"/>
                <w:szCs w:val="21"/>
                <w:bdr w:val="single" w:sz="6" w:space="1" w:color="EFEEE6" w:frame="1"/>
                <w:shd w:val="clear" w:color="auto" w:fill="FFFFFF"/>
              </w:rPr>
            </w:rPrChange>
          </w:rPr>
          <w:t>á</w:t>
        </w:r>
        <w:r w:rsidRPr="00000263">
          <w:rPr>
            <w:rFonts w:asciiTheme="majorHAnsi" w:hAnsiTheme="majorHAnsi" w:cstheme="majorHAnsi"/>
            <w:color w:val="313131"/>
            <w:sz w:val="24"/>
            <w:szCs w:val="24"/>
            <w:rPrChange w:id="1612" w:author="Pham Thanh" w:date="2018-07-18T16:42:00Z">
              <w:rPr>
                <w:rStyle w:val="HTMLCode"/>
                <w:rFonts w:ascii="Courier" w:hAnsi="Courier"/>
                <w:color w:val="F14E32"/>
                <w:sz w:val="21"/>
                <w:szCs w:val="21"/>
                <w:bdr w:val="single" w:sz="6" w:space="1" w:color="EFEEE6" w:frame="1"/>
                <w:shd w:val="clear" w:color="auto" w:fill="FFFFFF"/>
              </w:rPr>
            </w:rPrChange>
          </w:rPr>
          <w:t>n'</w:t>
        </w:r>
      </w:ins>
    </w:p>
    <w:p w:rsidR="00C54D8C" w:rsidRDefault="00C54D8C">
      <w:pPr>
        <w:rPr>
          <w:ins w:id="1613" w:author="Pham Thanh" w:date="2018-07-18T16:44:00Z"/>
          <w:rFonts w:cstheme="majorHAnsi"/>
          <w:color w:val="313131"/>
          <w:lang w:val="en-GB"/>
        </w:rPr>
        <w:pPrChange w:id="1614" w:author="Pham Thanh" w:date="2018-07-18T16:15:00Z">
          <w:pPr>
            <w:pStyle w:val="Heading3"/>
          </w:pPr>
        </w:pPrChange>
      </w:pPr>
    </w:p>
    <w:p w:rsidR="00000263" w:rsidRPr="00000263" w:rsidRDefault="00000263">
      <w:pPr>
        <w:rPr>
          <w:ins w:id="1615" w:author="Pham Thanh" w:date="2018-07-18T16:13:00Z"/>
          <w:rFonts w:cstheme="majorHAnsi"/>
          <w:color w:val="313131"/>
          <w:lang w:val="en-GB"/>
          <w:rPrChange w:id="1616" w:author="Pham Thanh" w:date="2018-07-18T16:42:00Z">
            <w:rPr>
              <w:ins w:id="1617" w:author="Pham Thanh" w:date="2018-07-18T16:13:00Z"/>
              <w:b/>
              <w:lang w:val="en-GB"/>
            </w:rPr>
          </w:rPrChange>
        </w:rPr>
        <w:pPrChange w:id="1618" w:author="Pham Thanh" w:date="2018-07-18T16:15:00Z">
          <w:pPr>
            <w:pStyle w:val="Heading3"/>
          </w:pPr>
        </w:pPrChange>
      </w:pPr>
    </w:p>
    <w:p w:rsidR="000658D3" w:rsidRPr="00000263" w:rsidRDefault="000658D3" w:rsidP="00EB0FB7">
      <w:pPr>
        <w:rPr>
          <w:rFonts w:asciiTheme="majorHAnsi" w:hAnsiTheme="majorHAnsi" w:cstheme="majorHAnsi"/>
          <w:color w:val="313131"/>
          <w:sz w:val="24"/>
          <w:szCs w:val="24"/>
          <w:lang w:val="en-GB"/>
          <w:rPrChange w:id="1619" w:author="Pham Thanh" w:date="2018-07-18T16:42:00Z">
            <w:rPr>
              <w:rFonts w:asciiTheme="majorHAnsi" w:eastAsia="Times New Roman" w:hAnsiTheme="majorHAnsi" w:cstheme="majorHAnsi"/>
              <w:color w:val="313131"/>
              <w:sz w:val="24"/>
              <w:szCs w:val="24"/>
              <w:lang w:val="en-GB"/>
            </w:rPr>
          </w:rPrChange>
        </w:rPr>
      </w:pPr>
    </w:p>
    <w:sectPr w:rsidR="000658D3" w:rsidRPr="000002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2"/>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 w:numId="1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GB" w:vendorID="64" w:dllVersion="131078" w:nlCheck="1" w:checkStyle="0"/>
  <w:activeWritingStyle w:appName="MSWord" w:lang="en-US" w:vendorID="64" w:dllVersion="131078" w:nlCheck="1" w:checkStyle="1"/>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30A4B"/>
    <w:rsid w:val="000658D3"/>
    <w:rsid w:val="000859CA"/>
    <w:rsid w:val="0008788F"/>
    <w:rsid w:val="000937F0"/>
    <w:rsid w:val="000A6060"/>
    <w:rsid w:val="000E659F"/>
    <w:rsid w:val="00126760"/>
    <w:rsid w:val="00140331"/>
    <w:rsid w:val="0014043E"/>
    <w:rsid w:val="00153BC3"/>
    <w:rsid w:val="001653E5"/>
    <w:rsid w:val="00186E46"/>
    <w:rsid w:val="001E5F77"/>
    <w:rsid w:val="001F59DB"/>
    <w:rsid w:val="00220BE7"/>
    <w:rsid w:val="002A1D48"/>
    <w:rsid w:val="002B08A5"/>
    <w:rsid w:val="002B0DB9"/>
    <w:rsid w:val="002B65DB"/>
    <w:rsid w:val="0030543A"/>
    <w:rsid w:val="003071CB"/>
    <w:rsid w:val="00314E64"/>
    <w:rsid w:val="0032409B"/>
    <w:rsid w:val="00332894"/>
    <w:rsid w:val="00344B87"/>
    <w:rsid w:val="00373FC7"/>
    <w:rsid w:val="0038042B"/>
    <w:rsid w:val="003834C2"/>
    <w:rsid w:val="003D00BC"/>
    <w:rsid w:val="003F4206"/>
    <w:rsid w:val="00401B28"/>
    <w:rsid w:val="004263BA"/>
    <w:rsid w:val="0045624D"/>
    <w:rsid w:val="00476EDB"/>
    <w:rsid w:val="004968C9"/>
    <w:rsid w:val="004A60D1"/>
    <w:rsid w:val="004F07EE"/>
    <w:rsid w:val="00507A7E"/>
    <w:rsid w:val="00584515"/>
    <w:rsid w:val="00586919"/>
    <w:rsid w:val="00593025"/>
    <w:rsid w:val="005A51FC"/>
    <w:rsid w:val="005A74A2"/>
    <w:rsid w:val="005A7561"/>
    <w:rsid w:val="005B04B4"/>
    <w:rsid w:val="005C1E9A"/>
    <w:rsid w:val="005D36EE"/>
    <w:rsid w:val="005D6E5D"/>
    <w:rsid w:val="005E047A"/>
    <w:rsid w:val="006A1070"/>
    <w:rsid w:val="006B0566"/>
    <w:rsid w:val="006C7E69"/>
    <w:rsid w:val="006D294C"/>
    <w:rsid w:val="007004E0"/>
    <w:rsid w:val="00715F91"/>
    <w:rsid w:val="007443D6"/>
    <w:rsid w:val="00780ACB"/>
    <w:rsid w:val="007C0367"/>
    <w:rsid w:val="007C131C"/>
    <w:rsid w:val="007D1365"/>
    <w:rsid w:val="007D4AB1"/>
    <w:rsid w:val="007D7BA1"/>
    <w:rsid w:val="00832D27"/>
    <w:rsid w:val="008378AD"/>
    <w:rsid w:val="00861361"/>
    <w:rsid w:val="008B51EB"/>
    <w:rsid w:val="008C5066"/>
    <w:rsid w:val="00915574"/>
    <w:rsid w:val="00922B54"/>
    <w:rsid w:val="009738DA"/>
    <w:rsid w:val="00987C91"/>
    <w:rsid w:val="009B2220"/>
    <w:rsid w:val="009C1C30"/>
    <w:rsid w:val="009C59CC"/>
    <w:rsid w:val="00A14895"/>
    <w:rsid w:val="00A14FF9"/>
    <w:rsid w:val="00A538BF"/>
    <w:rsid w:val="00A57694"/>
    <w:rsid w:val="00A861A9"/>
    <w:rsid w:val="00A875EF"/>
    <w:rsid w:val="00AC22B2"/>
    <w:rsid w:val="00AD2E18"/>
    <w:rsid w:val="00AD7359"/>
    <w:rsid w:val="00B15BD7"/>
    <w:rsid w:val="00B40B2D"/>
    <w:rsid w:val="00B46ECB"/>
    <w:rsid w:val="00BB123F"/>
    <w:rsid w:val="00BE3539"/>
    <w:rsid w:val="00C026E2"/>
    <w:rsid w:val="00C22BE7"/>
    <w:rsid w:val="00C4094F"/>
    <w:rsid w:val="00C4128E"/>
    <w:rsid w:val="00C50337"/>
    <w:rsid w:val="00C54D8C"/>
    <w:rsid w:val="00C64AF6"/>
    <w:rsid w:val="00C77AE6"/>
    <w:rsid w:val="00C81E22"/>
    <w:rsid w:val="00C94F11"/>
    <w:rsid w:val="00CB2B65"/>
    <w:rsid w:val="00CC275A"/>
    <w:rsid w:val="00CD2AC0"/>
    <w:rsid w:val="00CF3AD0"/>
    <w:rsid w:val="00D02747"/>
    <w:rsid w:val="00D107A6"/>
    <w:rsid w:val="00D37146"/>
    <w:rsid w:val="00D448BD"/>
    <w:rsid w:val="00D768D5"/>
    <w:rsid w:val="00D934D8"/>
    <w:rsid w:val="00D97E38"/>
    <w:rsid w:val="00DC2877"/>
    <w:rsid w:val="00DC5ABD"/>
    <w:rsid w:val="00E16EED"/>
    <w:rsid w:val="00E23978"/>
    <w:rsid w:val="00E43F59"/>
    <w:rsid w:val="00E6289F"/>
    <w:rsid w:val="00E65079"/>
    <w:rsid w:val="00E65529"/>
    <w:rsid w:val="00E749A5"/>
    <w:rsid w:val="00E90F99"/>
    <w:rsid w:val="00E958F3"/>
    <w:rsid w:val="00EB0FB7"/>
    <w:rsid w:val="00EC29DC"/>
    <w:rsid w:val="00EC6E21"/>
    <w:rsid w:val="00F3709C"/>
    <w:rsid w:val="00F52591"/>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microsoft.com/office/2011/relationships/people" Target="people.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jo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42FD-40D2-4545-A83F-A5251615A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1</Pages>
  <Words>4967</Words>
  <Characters>28317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Tung Tran Thanh</cp:lastModifiedBy>
  <cp:revision>19</cp:revision>
  <dcterms:created xsi:type="dcterms:W3CDTF">2018-06-28T02:44:00Z</dcterms:created>
  <dcterms:modified xsi:type="dcterms:W3CDTF">2018-07-18T16:28:00Z</dcterms:modified>
</cp:coreProperties>
</file>